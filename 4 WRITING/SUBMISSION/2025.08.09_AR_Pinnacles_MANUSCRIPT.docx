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7">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77777777" w:rsidR="00C57308" w:rsidRPr="00C715CC" w:rsidRDefault="00000000" w:rsidP="00132A98">
      <w:pPr>
        <w:pStyle w:val="Heading1"/>
        <w:spacing w:line="240" w:lineRule="auto"/>
      </w:pPr>
      <w:bookmarkStart w:id="2" w:name="_5fl97vwjlziu" w:colFirst="0" w:colLast="0"/>
      <w:bookmarkEnd w:id="2"/>
      <w:proofErr w:type="spellStart"/>
      <w:r w:rsidRPr="00C715CC">
        <w:t>CRediT</w:t>
      </w:r>
      <w:proofErr w:type="spellEnd"/>
      <w:r w:rsidRPr="00C715CC">
        <w:t xml:space="preserve"> Author Contributions </w:t>
      </w:r>
    </w:p>
    <w:p w14:paraId="50A0A3E4" w14:textId="3F963EBA" w:rsidR="00AE7146" w:rsidRPr="00AE7146" w:rsidRDefault="00000000" w:rsidP="00AE7146">
      <w:pPr>
        <w:spacing w:after="240"/>
        <w:rPr>
          <w:lang w:val="en-GB"/>
        </w:rPr>
      </w:pPr>
      <w:r w:rsidRPr="00C715CC">
        <w:rPr>
          <w:b/>
          <w:lang w:val="en-GB"/>
        </w:rPr>
        <w:t xml:space="preserve">Scarlett </w:t>
      </w:r>
      <w:r w:rsidR="004E4E3B">
        <w:rPr>
          <w:b/>
          <w:lang w:val="en-GB"/>
        </w:rPr>
        <w:t xml:space="preserve">R. </w:t>
      </w:r>
      <w:r w:rsidRPr="00C715CC">
        <w:rPr>
          <w:b/>
          <w:lang w:val="en-GB"/>
        </w:rPr>
        <w:t>Taylor:</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sidRPr="00C715CC">
        <w:rPr>
          <w:b/>
          <w:lang w:val="en-GB"/>
        </w:rPr>
        <w:t xml:space="preserve">Piers Baillie: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7B463D0A" w:rsidR="00C57308" w:rsidRPr="00C715CC" w:rsidRDefault="00000000" w:rsidP="00132A98">
      <w:pPr>
        <w:pStyle w:val="Heading1"/>
      </w:pPr>
      <w:r w:rsidRPr="00C715CC">
        <w:lastRenderedPageBreak/>
        <w:t>ABSTRACT</w:t>
      </w:r>
    </w:p>
    <w:p w14:paraId="3B8D8813" w14:textId="101C3739" w:rsidR="00EE0507" w:rsidRDefault="00EE0507" w:rsidP="00EE0507">
      <w:pPr>
        <w:spacing w:after="240" w:line="480" w:lineRule="auto"/>
        <w:rPr>
          <w:lang w:val="en-GB"/>
        </w:rPr>
      </w:pPr>
      <w:r w:rsidRPr="00EE0507">
        <w:rPr>
          <w:lang w:val="en-GB"/>
        </w:rPr>
        <w:t>Artificial reefs are widely deployed to enhance fish populations, yet their capacity to replicate the ecological roles of natural reef systems remains uncertain</w:t>
      </w:r>
      <w:r>
        <w:rPr>
          <w:lang w:val="en-GB"/>
        </w:rPr>
        <w:t>, and</w:t>
      </w:r>
      <w:r w:rsidRPr="00EE0507">
        <w:rPr>
          <w:lang w:val="en-GB"/>
        </w:rPr>
        <w:t xml:space="preserve"> comparisons are often limited to nearby fringing reefs</w:t>
      </w:r>
      <w:r>
        <w:rPr>
          <w:lang w:val="en-GB"/>
        </w:rPr>
        <w:t xml:space="preserve">. </w:t>
      </w:r>
      <w:r w:rsidRPr="00EE0507">
        <w:rPr>
          <w:lang w:val="en-GB"/>
        </w:rPr>
        <w:t xml:space="preserve">Such assessments may overlook how structural features influence ecological outcomes. This study compared fish assemblages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enabled assessment of whether high-relief artificial structures, such as shipwrecks, more closely reflect fish communities found on similarly structured natural reefs. Bayesian multivariate models applied to 350 underwater surveys from 14 sites showed that shipwrecks resembled pelagic pinnacles in supporting mesopredators and higher trophic level </w:t>
      </w:r>
      <w:proofErr w:type="gramStart"/>
      <w:r w:rsidRPr="00EE0507">
        <w:rPr>
          <w:lang w:val="en-GB"/>
        </w:rPr>
        <w:t>predators, but</w:t>
      </w:r>
      <w:proofErr w:type="gramEnd"/>
      <w:r w:rsidRPr="00EE0507">
        <w:rPr>
          <w:lang w:val="en-GB"/>
        </w:rPr>
        <w:t xml:space="preserve"> had consistently lower representation of grazers and invertivores relative to both natural reef types. These results indicate functional divergence likely driven by reduced benthic complexity and limited forage availability. While shipwrecks may support fisheries species and predator biomass, they do not fully function as ecological analogues of natural reefs. Findings highlight the importance of aligning artificial reef design with defined ecological objectives and considering structural context in management strategies across tropical reef systems worldwide.</w:t>
      </w:r>
    </w:p>
    <w:p w14:paraId="21A8AA02" w14:textId="01C9F375" w:rsidR="00AE7146" w:rsidRPr="00AE7146" w:rsidRDefault="00523557" w:rsidP="00AE7146">
      <w:pPr>
        <w:spacing w:after="240"/>
        <w:rPr>
          <w:lang w:val="en-GB"/>
        </w:rPr>
      </w:pPr>
      <w:del w:id="4" w:author="Scarlett Taylor" w:date="2025-08-09T14:20:00Z" w16du:dateUtc="2025-08-09T07:20:00Z">
        <w:r w:rsidRPr="00523557" w:rsidDel="00EE0507">
          <w:rPr>
            <w:lang w:val="en-GB"/>
          </w:rPr>
          <w:delText xml:space="preserve"> </w:delText>
        </w:r>
      </w:del>
      <w:r w:rsidRPr="00132A98">
        <w:rPr>
          <w:b/>
          <w:bCs/>
          <w:lang w:val="en-GB"/>
        </w:rPr>
        <w:t>Keywords:</w:t>
      </w:r>
      <w:r w:rsidRPr="00C715CC">
        <w:rPr>
          <w:lang w:val="en-GB"/>
        </w:rPr>
        <w:t xml:space="preserve"> artificial reefs, fish assemblages, trophic structure, </w:t>
      </w:r>
      <w:r w:rsidR="005A4E44" w:rsidRPr="00C715CC">
        <w:rPr>
          <w:lang w:val="en-GB"/>
        </w:rPr>
        <w:t>Bayesian</w:t>
      </w:r>
      <w:r w:rsidRPr="00C715CC">
        <w:rPr>
          <w:lang w:val="en-GB"/>
        </w:rPr>
        <w:t xml:space="preserve"> inference, marine conservation. </w:t>
      </w:r>
      <w:bookmarkStart w:id="5" w:name="_tc0du5trno0" w:colFirst="0" w:colLast="0"/>
      <w:bookmarkStart w:id="6" w:name="_d4d6ntvps1wk" w:colFirst="0" w:colLast="0"/>
      <w:bookmarkEnd w:id="5"/>
      <w:bookmarkEnd w:id="6"/>
      <w:r w:rsidR="00AE7146">
        <w:br w:type="page"/>
      </w:r>
    </w:p>
    <w:p w14:paraId="3EE917E6" w14:textId="3054009F" w:rsidR="00C57308" w:rsidRPr="00C715CC" w:rsidRDefault="00000000" w:rsidP="00132A98">
      <w:pPr>
        <w:pStyle w:val="Heading1"/>
      </w:pPr>
      <w:r w:rsidRPr="00C715CC">
        <w:lastRenderedPageBreak/>
        <w:t>1. INTRODUCTION</w:t>
      </w:r>
    </w:p>
    <w:p w14:paraId="5D09C0A6" w14:textId="7D591E62" w:rsidR="00F63F11" w:rsidRDefault="00B10A4B" w:rsidP="00C715CC">
      <w:pPr>
        <w:spacing w:before="240" w:after="240" w:line="480" w:lineRule="auto"/>
        <w:rPr>
          <w:lang w:val="en-GB"/>
        </w:rPr>
      </w:pPr>
      <w:bookmarkStart w:id="7" w:name="_5g48a2m0kxmd" w:colFirst="0" w:colLast="0"/>
      <w:bookmarkEnd w:id="7"/>
      <w:r w:rsidRPr="00B10A4B">
        <w:rPr>
          <w:lang w:val="en-GB"/>
        </w:rPr>
        <w:t xml:space="preserve">Artificial reef performance is </w:t>
      </w:r>
      <w:r>
        <w:rPr>
          <w:lang w:val="en-GB"/>
        </w:rPr>
        <w:t>typically</w:t>
      </w:r>
      <w:r w:rsidRPr="00B10A4B">
        <w:rPr>
          <w:lang w:val="en-GB"/>
        </w:rPr>
        <w:t xml:space="preserve"> evaluated by comparison with nearby fringing reef systems, yet these assessments may overlook how structural features influence ecological outcomes. Fringing reefs, which dominate nearshore tropical coastlines, are generally low in vertical relief and </w:t>
      </w:r>
      <w:r>
        <w:rPr>
          <w:lang w:val="en-GB"/>
        </w:rPr>
        <w:t xml:space="preserve">often </w:t>
      </w:r>
      <w:r w:rsidRPr="00B10A4B">
        <w:rPr>
          <w:lang w:val="en-GB"/>
        </w:rPr>
        <w:t xml:space="preserve">embedded in sediment-rich, human-impacted environments (Bell &amp; </w:t>
      </w:r>
      <w:proofErr w:type="spellStart"/>
      <w:r w:rsidRPr="00B10A4B">
        <w:rPr>
          <w:lang w:val="en-GB"/>
        </w:rPr>
        <w:t>Galzin</w:t>
      </w:r>
      <w:proofErr w:type="spellEnd"/>
      <w:r w:rsidRPr="00B10A4B">
        <w:rPr>
          <w:lang w:val="en-GB"/>
        </w:rPr>
        <w:t xml:space="preserve"> 1984, </w:t>
      </w:r>
      <w:proofErr w:type="spellStart"/>
      <w:r w:rsidRPr="00B10A4B">
        <w:rPr>
          <w:lang w:val="en-GB"/>
        </w:rPr>
        <w:t>Letessier</w:t>
      </w:r>
      <w:proofErr w:type="spellEnd"/>
      <w:r w:rsidRPr="00B10A4B">
        <w:rPr>
          <w:lang w:val="en-GB"/>
        </w:rPr>
        <w:t xml:space="preserve"> et al. 2019). In contrast, many artificial reefs</w:t>
      </w:r>
      <w:r>
        <w:rPr>
          <w:lang w:val="en-GB"/>
        </w:rPr>
        <w:t xml:space="preserve">, </w:t>
      </w:r>
      <w:r w:rsidRPr="00B10A4B">
        <w:rPr>
          <w:lang w:val="en-GB"/>
        </w:rPr>
        <w:t>particularly shipwrecks</w:t>
      </w:r>
      <w:r>
        <w:rPr>
          <w:lang w:val="en-GB"/>
        </w:rPr>
        <w:t xml:space="preserve">, </w:t>
      </w:r>
      <w:r w:rsidRPr="00B10A4B">
        <w:rPr>
          <w:lang w:val="en-GB"/>
        </w:rPr>
        <w:t>share greater physical similarity with offshore pelagic pinnacles, including steep vertical profiles, current exposure, and spatial isolation (</w:t>
      </w:r>
      <w:proofErr w:type="spellStart"/>
      <w:r w:rsidRPr="00B10A4B">
        <w:rPr>
          <w:lang w:val="en-GB"/>
        </w:rPr>
        <w:t>Letessier</w:t>
      </w:r>
      <w:proofErr w:type="spellEnd"/>
      <w:r w:rsidRPr="00B10A4B">
        <w:rPr>
          <w:lang w:val="en-GB"/>
        </w:rPr>
        <w:t xml:space="preserve"> et al. 2019, Paxton et al. 2020b, Galbraith et al. 2022). These </w:t>
      </w:r>
      <w:r>
        <w:rPr>
          <w:lang w:val="en-GB"/>
        </w:rPr>
        <w:t xml:space="preserve">structural </w:t>
      </w:r>
      <w:r w:rsidRPr="00B10A4B">
        <w:rPr>
          <w:lang w:val="en-GB"/>
        </w:rPr>
        <w:t>features influence foraging opportunities, predator access, and planktonic input, potentially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29A5305C" w14:textId="0CAD7D57" w:rsidR="001C6241" w:rsidRDefault="001C6241" w:rsidP="00B31269">
      <w:pPr>
        <w:spacing w:after="240" w:line="480" w:lineRule="auto"/>
        <w:rPr>
          <w:lang w:val="en-GB"/>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In Thailand, shipwreck deployment has been widespread since the launch of the national Artificial Reef Program in 1978, aimed at reducing diver pressure on natural reefs and supporting fisheries enhancement (</w:t>
      </w:r>
      <w:proofErr w:type="spellStart"/>
      <w:r w:rsidRPr="001C6241">
        <w:t>Yeemin</w:t>
      </w:r>
      <w:proofErr w:type="spellEnd"/>
      <w:r w:rsidRPr="001C6241">
        <w:t xml:space="preserve"> et al. 2006, Mattos &amp; </w:t>
      </w:r>
      <w:proofErr w:type="spellStart"/>
      <w:r w:rsidRPr="001C6241">
        <w:t>Yeemin</w:t>
      </w:r>
      <w:proofErr w:type="spellEnd"/>
      <w:r w:rsidRPr="001C6241">
        <w:t xml:space="preserve"> 2020, Harvey et al. 2021, Baillie et al. 2024). 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w:t>
      </w:r>
      <w:r w:rsidRPr="001C6241">
        <w:lastRenderedPageBreak/>
        <w:t>vertical relief, and a growing number of artificial structures such as shipwrecks (Mattos et al. 2023). Despite the prevalence of these artificial reefs, relatively few studies have assessed their ecological functioning, particularly their capacity to support balanced trophic assemblages and replicate the ecological roles of natural reef systems (Fowler &amp; Booth 2012, Simon et al. 2013, Streich et al. 2017, Medeiros et al. 2022, Paxton et al. 2023, Schram et al. 2024).</w:t>
      </w:r>
    </w:p>
    <w:p w14:paraId="565831CA" w14:textId="682D3709"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However, these metrics can obscure differences in community composition and ecological function (</w:t>
      </w:r>
      <w:r w:rsidR="003C2044">
        <w:rPr>
          <w:lang w:val="en-GB"/>
        </w:rPr>
        <w:t>Ross et al. 2006,</w:t>
      </w:r>
      <w:r w:rsidR="003C2044" w:rsidRPr="00D06BB2">
        <w:t xml:space="preserve"> </w:t>
      </w:r>
      <w:r w:rsidRPr="00C715CC">
        <w:rPr>
          <w:lang w:val="en-GB"/>
        </w:rPr>
        <w:t xml:space="preserve">Paxton </w:t>
      </w:r>
      <w:r w:rsidR="003C2044">
        <w:rPr>
          <w:lang w:val="en-GB"/>
        </w:rPr>
        <w:t>et al.</w:t>
      </w:r>
      <w:r w:rsidRPr="00C715CC">
        <w:rPr>
          <w:lang w:val="en-GB"/>
        </w:rPr>
        <w:t xml:space="preserve"> 2020a,</w:t>
      </w:r>
      <w:r w:rsidR="00F63F11" w:rsidRPr="00F63F11">
        <w:rPr>
          <w:lang w:val="en-GB"/>
        </w:rPr>
        <w:t xml:space="preserve"> </w:t>
      </w:r>
      <w:r w:rsidR="00F63F11" w:rsidRPr="00C715CC">
        <w:rPr>
          <w:lang w:val="en-GB"/>
        </w:rPr>
        <w:t xml:space="preserve">Paxton </w:t>
      </w:r>
      <w:r w:rsidR="00F63F11">
        <w:rPr>
          <w:lang w:val="en-GB"/>
        </w:rPr>
        <w:t>et al.</w:t>
      </w:r>
      <w:r w:rsidR="00F63F11" w:rsidRPr="00C715CC">
        <w:rPr>
          <w:lang w:val="en-GB"/>
        </w:rPr>
        <w:t xml:space="preserve"> 2020</w:t>
      </w:r>
      <w:r w:rsidRPr="00C715CC">
        <w:rPr>
          <w:lang w:val="en-GB"/>
        </w:rPr>
        <w:t>b</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r w:rsidR="00F63F11" w:rsidRPr="00C715CC">
        <w:rPr>
          <w:lang w:val="en-GB"/>
        </w:rPr>
        <w:t>Predator</w:t>
      </w:r>
      <w:r w:rsidRPr="00C715CC">
        <w:rPr>
          <w:lang w:val="en-GB"/>
        </w:rPr>
        <w:t xml:space="preserve"> biomass is frequently elevated, while lower trophic guilds 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w:t>
      </w:r>
      <w:r w:rsidR="00F63F11" w:rsidRPr="00F63F11">
        <w:rPr>
          <w:lang w:val="en-GB"/>
        </w:rPr>
        <w:t>This imbalance may limit processes such as algal control, nutrient cycling, and trophic transfer, indicating that high fish abundance alone does not equate to ecological equivalence with natural reefs.</w:t>
      </w:r>
      <w:r w:rsidR="00F63F11" w:rsidRPr="00F63F11" w:rsidDel="00F63F11">
        <w:rPr>
          <w:lang w:val="en-GB"/>
        </w:rPr>
        <w:t xml:space="preserve"> </w:t>
      </w:r>
    </w:p>
    <w:p w14:paraId="59B356A0" w14:textId="2FDF0577" w:rsidR="00C715CC" w:rsidRPr="00C715CC" w:rsidRDefault="000049FD" w:rsidP="00C715CC">
      <w:pPr>
        <w:spacing w:before="240" w:after="240" w:line="480" w:lineRule="auto"/>
        <w:rPr>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Shipwrecks tend to be high-relief and spatially isolated, favouring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Paxton et al. 2023, Sibley et al. 2023). Distinguishing superficial species-level similarity from broader ecological performance is therefore essential when evaluating artificial reef outcomes (Simon et al. 2013, Medeiros et al. </w:t>
      </w:r>
      <w:r w:rsidRPr="000049FD">
        <w:rPr>
          <w:lang w:val="en-GB"/>
        </w:rPr>
        <w:lastRenderedPageBreak/>
        <w:t>2022, Schram et al. 2024).</w:t>
      </w:r>
      <w:r w:rsidRPr="000049FD" w:rsidDel="000049FD">
        <w:rPr>
          <w:lang w:val="en-GB"/>
        </w:rPr>
        <w:t xml:space="preserve"> </w:t>
      </w: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 xml:space="preserve">Isolated pelagic pinnacles, often exposed to strong hydrodynamic flow,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2023a,</w:t>
      </w:r>
      <w:r w:rsidR="00F63F11" w:rsidRPr="00F63F11">
        <w:rPr>
          <w:lang w:val="en-GB"/>
        </w:rPr>
        <w:t xml:space="preserve"> </w:t>
      </w:r>
      <w:r w:rsidR="00F63F11" w:rsidRPr="00D84338">
        <w:rPr>
          <w:lang w:val="en-GB"/>
        </w:rPr>
        <w:t>Galbraith et al. 2023</w:t>
      </w:r>
      <w:r w:rsidR="00D84338" w:rsidRPr="00D84338">
        <w:rPr>
          <w:lang w:val="en-GB"/>
        </w:rPr>
        <w:t>b,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C715CC" w:rsidRPr="00C715CC">
        <w:rPr>
          <w:lang w:val="en-GB"/>
        </w:rPr>
        <w:t xml:space="preserve">Galbraith </w:t>
      </w:r>
      <w:r w:rsidR="003C2044">
        <w:rPr>
          <w:lang w:val="en-GB"/>
        </w:rPr>
        <w:t>et al.</w:t>
      </w:r>
      <w:r w:rsidR="00C715CC" w:rsidRPr="00C715CC">
        <w:rPr>
          <w:lang w:val="en-GB"/>
        </w:rPr>
        <w:t xml:space="preserve"> 2023). Pinnacles also exhibit substantial vertical relief and structural complexity, which provide refuge and foraging opportunities across multiple trophic guilds (Galbraith </w:t>
      </w:r>
      <w:r w:rsidR="003C2044">
        <w:rPr>
          <w:lang w:val="en-GB"/>
        </w:rPr>
        <w:t>et al.</w:t>
      </w:r>
      <w:r w:rsidR="00C715CC" w:rsidRPr="00C715CC">
        <w:rPr>
          <w:lang w:val="en-GB"/>
        </w:rPr>
        <w:t xml:space="preserve"> 2023</w:t>
      </w:r>
      <w:r>
        <w:rPr>
          <w:lang w:val="en-GB"/>
        </w:rPr>
        <w:t>,</w:t>
      </w:r>
      <w:r w:rsidR="00C715CC" w:rsidRPr="00C715CC">
        <w:rPr>
          <w:lang w:val="en-GB"/>
        </w:rPr>
        <w:t xml:space="preserve"> </w:t>
      </w:r>
      <w:proofErr w:type="spellStart"/>
      <w:r w:rsidR="00C715CC" w:rsidRPr="00C715CC">
        <w:rPr>
          <w:lang w:val="en-GB"/>
        </w:rPr>
        <w:t>Letessier</w:t>
      </w:r>
      <w:proofErr w:type="spellEnd"/>
      <w:r w:rsidR="00C715CC" w:rsidRPr="00C715CC">
        <w:rPr>
          <w:lang w:val="en-GB"/>
        </w:rPr>
        <w:t xml:space="preserve"> </w:t>
      </w:r>
      <w:r w:rsidR="003C2044">
        <w:rPr>
          <w:lang w:val="en-GB"/>
        </w:rPr>
        <w:t>et al.</w:t>
      </w:r>
      <w:r w:rsidR="00C715CC" w:rsidRPr="00C715CC">
        <w:rPr>
          <w:lang w:val="en-GB"/>
        </w:rPr>
        <w:t xml:space="preserve"> 2019).</w:t>
      </w:r>
    </w:p>
    <w:p w14:paraId="500F1017" w14:textId="1B208980" w:rsidR="00C715CC" w:rsidRPr="00C715CC" w:rsidRDefault="00C715CC" w:rsidP="00C715CC">
      <w:pPr>
        <w:spacing w:before="240" w:after="240" w:line="480" w:lineRule="auto"/>
        <w:rPr>
          <w:lang w:val="en-GB"/>
        </w:rPr>
      </w:pPr>
      <w:r w:rsidRPr="00C715CC">
        <w:rPr>
          <w:lang w:val="en-GB"/>
        </w:rPr>
        <w:t xml:space="preserve">In contrast, fringing reefs and other emergent coastal systems are shaped more strongly by local variation in benthic composition, hydrodynamic exposure, and human disturbance (Bell </w:t>
      </w:r>
      <w:r w:rsidR="003C2044">
        <w:rPr>
          <w:lang w:val="en-GB"/>
        </w:rPr>
        <w:t>&amp;</w:t>
      </w:r>
      <w:r w:rsidRPr="00C715CC">
        <w:rPr>
          <w:lang w:val="en-GB"/>
        </w:rPr>
        <w:t xml:space="preserve"> </w:t>
      </w:r>
      <w:proofErr w:type="spellStart"/>
      <w:r w:rsidRPr="00C715CC">
        <w:rPr>
          <w:lang w:val="en-GB"/>
        </w:rPr>
        <w:t>Galzin</w:t>
      </w:r>
      <w:proofErr w:type="spellEnd"/>
      <w:r w:rsidRPr="00C715CC">
        <w:rPr>
          <w:lang w:val="en-GB"/>
        </w:rPr>
        <w:t>, 1984</w:t>
      </w:r>
      <w:r w:rsidR="003C2044">
        <w:rPr>
          <w:lang w:val="en-GB"/>
        </w:rPr>
        <w:t>,</w:t>
      </w:r>
      <w:r w:rsidRPr="00C715CC">
        <w:rPr>
          <w:lang w:val="en-GB"/>
        </w:rPr>
        <w:t xml:space="preserve"> </w:t>
      </w:r>
      <w:proofErr w:type="spellStart"/>
      <w:r w:rsidR="003C2044" w:rsidRPr="00C715CC">
        <w:rPr>
          <w:lang w:val="en-GB"/>
        </w:rPr>
        <w:t>Letessier</w:t>
      </w:r>
      <w:proofErr w:type="spellEnd"/>
      <w:r w:rsidR="003C2044" w:rsidRPr="00C715CC">
        <w:rPr>
          <w:lang w:val="en-GB"/>
        </w:rPr>
        <w:t xml:space="preserve">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2021).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Pr="00C715CC">
        <w:rPr>
          <w:lang w:val="en-GB"/>
        </w:rPr>
        <w:t>,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4755AB8A" w14:textId="060BE837" w:rsidR="00C715CC" w:rsidRPr="00C715CC" w:rsidRDefault="00C715CC" w:rsidP="00C715CC">
      <w:pPr>
        <w:spacing w:before="240" w:after="240" w:line="480" w:lineRule="auto"/>
        <w:rPr>
          <w:lang w:val="en-GB"/>
        </w:rPr>
      </w:pPr>
      <w:r w:rsidRPr="00C715CC">
        <w:rPr>
          <w:lang w:val="en-GB"/>
        </w:rPr>
        <w:lastRenderedPageBreak/>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with the aim of evaluating whether shipwrecks replicate the community structure and trophic composition of natural reef analogues or represent a functionally novel assemblage type. </w:t>
      </w:r>
      <w:r w:rsidR="000049FD" w:rsidRPr="000049FD">
        <w:rPr>
          <w:lang w:val="en-GB"/>
        </w:rPr>
        <w:t>Unlike most prior studies, which have compared artificial reefs only to nearby fringing reefs, this work explicitly tests shipwreck similarity against two contrasting natural reef types: fringing reefs and pelagic pinnacles, to determine which they more closely resemble.</w:t>
      </w:r>
      <w:r w:rsidR="003C2044">
        <w:rPr>
          <w:lang w:val="en-GB"/>
        </w:rPr>
        <w:t xml:space="preserve"> </w:t>
      </w:r>
      <w:r w:rsidRPr="00C715CC">
        <w:rPr>
          <w:lang w:val="en-GB"/>
        </w:rPr>
        <w: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These divergences may reflect differences in habitat structure, trophic filtering, or broader ecological constraints. Characterising such patterns is critical to evaluating the ecological role of artificial reefs in tropical marine systems.</w:t>
      </w:r>
    </w:p>
    <w:p w14:paraId="4D5F24A4" w14:textId="77777777" w:rsidR="000049FD" w:rsidRPr="001C6241" w:rsidRDefault="000049FD" w:rsidP="000049FD">
      <w:pPr>
        <w:spacing w:after="240" w:line="480" w:lineRule="auto"/>
        <w:rPr>
          <w:lang w:val="en-GB"/>
        </w:rPr>
      </w:pPr>
      <w:r w:rsidRPr="000049FD">
        <w:rPr>
          <w:lang w:val="en-GB"/>
        </w:rPr>
        <w:t>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w:t>
      </w:r>
      <w:proofErr w:type="spellStart"/>
      <w:r w:rsidRPr="000049FD">
        <w:rPr>
          <w:lang w:val="en-GB"/>
        </w:rPr>
        <w:t>Rilov</w:t>
      </w:r>
      <w:proofErr w:type="spellEnd"/>
      <w:r w:rsidRPr="000049FD">
        <w:rPr>
          <w:lang w:val="en-GB"/>
        </w:rPr>
        <w:t xml:space="preserve"> &amp; Benayahu 2000, Paxton et al. 2020a). These findings contribute to a broader understanding of how artificial reefs function across structurally varied reef contexts and are intended to inform </w:t>
      </w:r>
      <w:r w:rsidRPr="000049FD">
        <w:rPr>
          <w:lang w:val="en-GB"/>
        </w:rPr>
        <w:lastRenderedPageBreak/>
        <w:t>ecologically grounded deployment strategies not only in Thailand, where shipwreck use continues to expand, but in other tropical regions pursuing artificial reef development to support reef fisheries and conservation goals (Paxton et al. 2020a, Baillie et al. 2024).</w:t>
      </w:r>
      <w:r w:rsidRPr="000049FD" w:rsidDel="000049FD">
        <w:rPr>
          <w:lang w:val="en-GB"/>
        </w:rPr>
        <w:t xml:space="preserve"> </w:t>
      </w:r>
    </w:p>
    <w:p w14:paraId="44C7C463" w14:textId="7370E71C"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8" w:name="_oufnu1adhg4c" w:colFirst="0" w:colLast="0"/>
      <w:bookmarkEnd w:id="8"/>
      <w:r w:rsidRPr="00C715CC">
        <w:t xml:space="preserve">2.1. </w:t>
      </w:r>
      <w:r w:rsidR="001E279D">
        <w:t>Study Sites</w:t>
      </w:r>
    </w:p>
    <w:p w14:paraId="45F84795" w14:textId="7571DFAD" w:rsidR="00C57308" w:rsidRPr="00C715CC" w:rsidRDefault="00000000" w:rsidP="001E279D">
      <w:pPr>
        <w:spacing w:after="240" w:line="480" w:lineRule="auto"/>
        <w:rPr>
          <w:lang w:val="en-GB"/>
        </w:rPr>
      </w:pPr>
      <w:r w:rsidRPr="00C715CC">
        <w:rPr>
          <w:lang w:val="en-GB"/>
        </w:rPr>
        <w:t>Surveys were conducted on three distinct reef types: artificial reefs (i.e. shipwrecks, n=3), pelagic pinnacles (n=6) and fringing reefs (n=5); comprising 14 individual sites</w:t>
      </w:r>
      <w:r w:rsidR="00B31269">
        <w:rPr>
          <w:lang w:val="en-GB"/>
        </w:rPr>
        <w:t xml:space="preserve"> (Figure 1</w:t>
      </w:r>
      <w:proofErr w:type="gramStart"/>
      <w:r w:rsidR="00B31269">
        <w:rPr>
          <w:lang w:val="en-GB"/>
        </w:rPr>
        <w:t>)</w:t>
      </w:r>
      <w:r w:rsidRPr="00C715CC">
        <w:rPr>
          <w:lang w:val="en-GB"/>
        </w:rPr>
        <w:t>..</w:t>
      </w:r>
      <w:proofErr w:type="gramEnd"/>
      <w:r w:rsidRPr="00C715CC">
        <w:rPr>
          <w:lang w:val="en-GB"/>
        </w:rPr>
        <w:t xml:space="preserve"> </w:t>
      </w:r>
      <w:r w:rsidR="00B31269" w:rsidRPr="00B31269">
        <w:rPr>
          <w:lang w:val="en-GB"/>
        </w:rPr>
        <w:t xml:space="preserve">All sites were located around Koh Tao (10.10980° N, 99.81180° E) in the Gulf of Thailand, the largest semi-enclosed area in the central Indo-Pacific (Mattos et al. 2023). Koh Tao lies approximately 65 km offshore and provides access to a range of reef structures for comparative </w:t>
      </w:r>
      <w:proofErr w:type="spellStart"/>
      <w:proofErr w:type="gramStart"/>
      <w:r w:rsidR="00B31269" w:rsidRPr="00B31269">
        <w:rPr>
          <w:lang w:val="en-GB"/>
        </w:rPr>
        <w:t>study.</w:t>
      </w:r>
      <w:r w:rsidRPr="00C715CC">
        <w:rPr>
          <w:lang w:val="en-GB"/>
        </w:rPr>
        <w:t>The</w:t>
      </w:r>
      <w:proofErr w:type="spellEnd"/>
      <w:proofErr w:type="gramEnd"/>
      <w:r w:rsidRPr="00C715CC">
        <w:rPr>
          <w:lang w:val="en-GB"/>
        </w:rPr>
        <w:t xml:space="preserv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Surveys were performed at predetermined locations within each reef type to ensure consistency across dives. </w:t>
      </w:r>
    </w:p>
    <w:p w14:paraId="60DEEABB" w14:textId="1905578A" w:rsidR="00C57308" w:rsidRPr="00C715CC" w:rsidRDefault="00000000" w:rsidP="00132A98">
      <w:pPr>
        <w:pStyle w:val="Heading2"/>
      </w:pPr>
      <w:bookmarkStart w:id="9" w:name="_wkrrlat1y6lc" w:colFirst="0" w:colLast="0"/>
      <w:bookmarkEnd w:id="9"/>
      <w:r w:rsidRPr="00C715CC">
        <w:t xml:space="preserve">2.2. </w:t>
      </w:r>
      <w:r w:rsidR="001E279D">
        <w:t>Survey Protocol</w:t>
      </w:r>
    </w:p>
    <w:p w14:paraId="62DFEC56" w14:textId="32F42983" w:rsidR="00C57308" w:rsidRPr="00C715CC" w:rsidRDefault="00000000" w:rsidP="001E279D">
      <w:pPr>
        <w:spacing w:after="240" w:line="480" w:lineRule="auto"/>
        <w:rPr>
          <w:lang w:val="en-GB"/>
        </w:rPr>
      </w:pPr>
      <w:r w:rsidRPr="00C715CC">
        <w:rPr>
          <w:lang w:val="en-GB"/>
        </w:rPr>
        <w:t xml:space="preserve">All surveys followed 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lastRenderedPageBreak/>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77777777" w:rsidR="00C57308" w:rsidRPr="00C715CC" w:rsidRDefault="00000000" w:rsidP="001E279D">
      <w:pPr>
        <w:spacing w:after="240" w:line="480"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5A02E1EE" w:rsidR="00C57308" w:rsidRPr="00C715CC" w:rsidRDefault="00000000" w:rsidP="00132A98">
      <w:pPr>
        <w:pStyle w:val="Heading2"/>
      </w:pPr>
      <w:bookmarkStart w:id="10" w:name="_kmnnqgfdlep6" w:colFirst="0" w:colLast="0"/>
      <w:bookmarkEnd w:id="10"/>
      <w:r w:rsidRPr="00C715CC">
        <w:t xml:space="preserve">2.3. </w:t>
      </w:r>
      <w:r w:rsidR="001E279D">
        <w:t>Data Analysis</w:t>
      </w:r>
      <w:r w:rsidRPr="00C715CC">
        <w:t xml:space="preserve"> </w:t>
      </w:r>
    </w:p>
    <w:p w14:paraId="3F48EA60" w14:textId="77D06B24"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S1) for analysis of broader ecological patterns and to facilitate interpretation of </w:t>
      </w:r>
      <w:r w:rsidRPr="00C715CC">
        <w:rPr>
          <w:lang w:val="en-GB"/>
        </w:rPr>
        <w:lastRenderedPageBreak/>
        <w:t>community-level responses. Separate multivariate models were fitted to evaluate differences in 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rsidP="00132A98">
      <w:pPr>
        <w:pStyle w:val="Heading3"/>
      </w:pPr>
      <w:bookmarkStart w:id="11" w:name="_ap0laf6xnjoq" w:colFirst="0" w:colLast="0"/>
      <w:bookmarkEnd w:id="11"/>
      <w:r w:rsidRPr="00C715CC">
        <w:t xml:space="preserve">2.3.1. Functional group analysis </w:t>
      </w:r>
    </w:p>
    <w:p w14:paraId="196CCA5D" w14:textId="77777777" w:rsidR="00C57308" w:rsidRPr="00C715CC"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02BBECD6" w:rsidR="00C57308" w:rsidRPr="00C715CC" w:rsidRDefault="00000000" w:rsidP="001E279D">
      <w:pPr>
        <w:spacing w:after="240" w:line="480" w:lineRule="auto"/>
        <w:rPr>
          <w:lang w:val="en-GB"/>
        </w:rPr>
      </w:pPr>
      <w:r w:rsidRPr="00C715CC">
        <w:rPr>
          <w:lang w:val="en-GB"/>
        </w:rPr>
        <w:lastRenderedPageBreak/>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ins w:id="12" w:author="Scarlett Taylor" w:date="2025-08-09T16:23:00Z" w16du:dateUtc="2025-08-09T09:23:00Z">
                  <w:rPr>
                    <w:rFonts w:ascii="Cambria Math" w:hAnsi="Cambria Math"/>
                    <w:lang w:val="en-GB"/>
                  </w:rPr>
                </w:ins>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ins w:id="13"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ins w:id="14" w:author="Scarlett Taylor" w:date="2025-08-09T16:23:00Z" w16du:dateUtc="2025-08-09T09:23:00Z">
                  <w:rPr>
                    <w:rFonts w:ascii="Cambria Math" w:hAnsi="Cambria Math"/>
                    <w:lang w:val="en-GB"/>
                  </w:rPr>
                </w:ins>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1E279D">
      <w:pPr>
        <w:spacing w:after="240"/>
        <w:jc w:val="center"/>
        <w:rPr>
          <w:lang w:val="en-GB"/>
        </w:rPr>
      </w:pPr>
      <m:oMathPara>
        <m:oMath>
          <m:r>
            <w:rPr>
              <w:rFonts w:ascii="Cambria Math" w:hAnsi="Cambria Math"/>
              <w:lang w:val="en-GB"/>
            </w:rPr>
            <m:t>log(</m:t>
          </m:r>
          <m:sSub>
            <m:sSubPr>
              <m:ctrlPr>
                <w:ins w:id="15"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ins w:id="16" w:author="Scarlett Taylor" w:date="2025-08-09T16:23:00Z" w16du:dateUtc="2025-08-09T09:23:00Z">
                  <w:rPr>
                    <w:rFonts w:ascii="Cambria Math" w:hAnsi="Cambria Math"/>
                    <w:lang w:val="en-GB"/>
                  </w:rPr>
                </w:ins>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ins w:id="17" w:author="Scarlett Taylor" w:date="2025-08-09T16:23:00Z" w16du:dateUtc="2025-08-09T09:23:00Z">
                  <w:rPr>
                    <w:rFonts w:ascii="Cambria Math" w:hAnsi="Cambria Math"/>
                    <w:lang w:val="en-GB"/>
                  </w:rPr>
                </w:ins>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ins w:id="18" w:author="Scarlett Taylor" w:date="2025-08-09T16:23:00Z" w16du:dateUtc="2025-08-09T09:23:00Z">
                  <w:rPr>
                    <w:rFonts w:ascii="Cambria Math" w:hAnsi="Cambria Math"/>
                    <w:lang w:val="en-GB"/>
                  </w:rPr>
                </w:ins>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ins w:id="19" w:author="Scarlett Taylor" w:date="2025-08-09T16:23:00Z" w16du:dateUtc="2025-08-09T09:23:00Z">
                  <w:rPr>
                    <w:rFonts w:ascii="Cambria Math" w:hAnsi="Cambria Math"/>
                    <w:lang w:val="en-GB"/>
                  </w:rPr>
                </w:ins>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ins w:id="20" w:author="Scarlett Taylor" w:date="2025-08-09T16:23:00Z" w16du:dateUtc="2025-08-09T09:23:00Z">
                  <w:rPr>
                    <w:rFonts w:ascii="Cambria Math" w:hAnsi="Cambria Math"/>
                    <w:lang w:val="en-GB"/>
                  </w:rPr>
                </w:ins>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ins w:id="21"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1E279D">
      <w:pPr>
        <w:spacing w:after="240"/>
        <w:jc w:val="center"/>
        <w:rPr>
          <w:lang w:val="en-GB"/>
        </w:rPr>
      </w:pPr>
      <m:oMathPara>
        <m:oMath>
          <m:sSub>
            <m:sSubPr>
              <m:ctrlPr>
                <w:ins w:id="22"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ins w:id="23" w:author="Scarlett Taylor" w:date="2025-08-09T16:23:00Z" w16du:dateUtc="2025-08-09T09:23:00Z">
                  <w:rPr>
                    <w:rFonts w:ascii="Cambria Math" w:hAnsi="Cambria Math"/>
                    <w:lang w:val="en-GB"/>
                  </w:rPr>
                </w:ins>
              </m:ctrlPr>
            </m:sSubPr>
            <m:e>
              <m:sSup>
                <m:sSupPr>
                  <m:ctrlPr>
                    <w:ins w:id="24" w:author="Scarlett Taylor" w:date="2025-08-09T16:23:00Z" w16du:dateUtc="2025-08-09T09:23:00Z">
                      <w:rPr>
                        <w:rFonts w:ascii="Cambria Math" w:hAnsi="Cambria Math"/>
                        <w:lang w:val="en-GB"/>
                      </w:rPr>
                    </w:ins>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47EB3DEE" w:rsidR="00C57308" w:rsidRPr="00C715CC" w:rsidRDefault="00000000" w:rsidP="001E279D">
      <w:pPr>
        <w:spacing w:after="240" w:line="480" w:lineRule="auto"/>
        <w:rPr>
          <w:lang w:val="en-GB"/>
        </w:rPr>
      </w:pPr>
      <w:r w:rsidRPr="00C715CC">
        <w:rPr>
          <w:lang w:val="en-GB"/>
        </w:rPr>
        <w:t xml:space="preserve">Here, </w:t>
      </w:r>
      <m:oMath>
        <m:sSub>
          <m:sSubPr>
            <m:ctrlPr>
              <w:ins w:id="25" w:author="Scarlett Taylor" w:date="2025-08-09T16:23:00Z" w16du:dateUtc="2025-08-09T09:23:00Z">
                <w:rPr>
                  <w:rFonts w:ascii="Cambria Math" w:hAnsi="Cambria Math"/>
                  <w:lang w:val="en-GB"/>
                </w:rPr>
              </w:ins>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ins w:id="26"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ins w:id="27" w:author="Scarlett Taylor" w:date="2025-08-09T16:23:00Z" w16du:dateUtc="2025-08-09T09:23:00Z">
                <w:rPr>
                  <w:rFonts w:ascii="Cambria Math" w:hAnsi="Cambria Math"/>
                  <w:lang w:val="en-GB"/>
                </w:rPr>
              </w:ins>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ins w:id="28"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w:t>
      </w:r>
      <w:r w:rsidRPr="00C715CC">
        <w:rPr>
          <w:lang w:val="en-GB"/>
        </w:rPr>
        <w:lastRenderedPageBreak/>
        <w:t xml:space="preserve">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29" w:name="_y4qkqo9zdgtp" w:colFirst="0" w:colLast="0"/>
      <w:bookmarkEnd w:id="29"/>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ins w:id="30" w:author="Scarlett Taylor" w:date="2025-08-09T16:23:00Z" w16du:dateUtc="2025-08-09T09:23:00Z">
                <w:rPr>
                  <w:rFonts w:ascii="Cambria Math" w:hAnsi="Cambria Math"/>
                  <w:lang w:val="en-GB"/>
                </w:rPr>
              </w:ins>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ins w:id="31"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ins w:id="32" w:author="Scarlett Taylor" w:date="2025-08-09T16:23:00Z" w16du:dateUtc="2025-08-09T09:23:00Z">
                <w:rPr>
                  <w:rFonts w:ascii="Cambria Math" w:hAnsi="Cambria Math"/>
                  <w:lang w:val="en-GB"/>
                </w:rPr>
              </w:ins>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ins w:id="33"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ins w:id="34" w:author="Scarlett Taylor" w:date="2025-08-09T16:23:00Z" w16du:dateUtc="2025-08-09T09:23:00Z">
                  <w:rPr>
                    <w:rFonts w:ascii="Cambria Math" w:hAnsi="Cambria Math"/>
                    <w:lang w:val="en-GB"/>
                  </w:rPr>
                </w:ins>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ins w:id="35" w:author="Scarlett Taylor" w:date="2025-08-09T16:23:00Z" w16du:dateUtc="2025-08-09T09:23:00Z">
                  <w:rPr>
                    <w:rFonts w:ascii="Cambria Math" w:hAnsi="Cambria Math"/>
                    <w:lang w:val="en-GB"/>
                  </w:rPr>
                </w:ins>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ins w:id="36" w:author="Scarlett Taylor" w:date="2025-08-09T16:23:00Z" w16du:dateUtc="2025-08-09T09:23:00Z">
                  <w:rPr>
                    <w:rFonts w:ascii="Cambria Math" w:hAnsi="Cambria Math"/>
                    <w:lang w:val="en-GB"/>
                  </w:rPr>
                </w:ins>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ins w:id="37" w:author="Scarlett Taylor" w:date="2025-08-09T16:23:00Z" w16du:dateUtc="2025-08-09T09:23:00Z">
                  <w:rPr>
                    <w:rFonts w:ascii="Cambria Math" w:hAnsi="Cambria Math"/>
                    <w:lang w:val="en-GB"/>
                  </w:rPr>
                </w:ins>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ins w:id="38" w:author="Scarlett Taylor" w:date="2025-08-09T16:23:00Z" w16du:dateUtc="2025-08-09T09:23:00Z">
                  <w:rPr>
                    <w:rFonts w:ascii="Cambria Math" w:hAnsi="Cambria Math"/>
                    <w:lang w:val="en-GB"/>
                  </w:rPr>
                </w:ins>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ins w:id="39"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ins w:id="40"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ins w:id="41" w:author="Scarlett Taylor" w:date="2025-08-09T16:23:00Z" w16du:dateUtc="2025-08-09T09:23:00Z">
                  <w:rPr>
                    <w:rFonts w:ascii="Cambria Math" w:hAnsi="Cambria Math"/>
                    <w:lang w:val="en-GB"/>
                  </w:rPr>
                </w:ins>
              </m:ctrlPr>
            </m:sSubPr>
            <m:e>
              <m:sSup>
                <m:sSupPr>
                  <m:ctrlPr>
                    <w:ins w:id="42" w:author="Scarlett Taylor" w:date="2025-08-09T16:23:00Z" w16du:dateUtc="2025-08-09T09:23:00Z">
                      <w:rPr>
                        <w:rFonts w:ascii="Cambria Math" w:hAnsi="Cambria Math"/>
                        <w:lang w:val="en-GB"/>
                      </w:rPr>
                    </w:ins>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1E279D">
      <w:pPr>
        <w:spacing w:after="240" w:line="480" w:lineRule="auto"/>
        <w:rPr>
          <w:lang w:val="en-GB"/>
        </w:rPr>
      </w:pPr>
      <w:r w:rsidRPr="00C715CC">
        <w:rPr>
          <w:lang w:val="en-GB"/>
        </w:rPr>
        <w:t xml:space="preserve">Where </w:t>
      </w:r>
      <m:oMath>
        <m:sSub>
          <m:sSubPr>
            <m:ctrlPr>
              <w:ins w:id="43" w:author="Scarlett Taylor" w:date="2025-08-09T16:23:00Z" w16du:dateUtc="2025-08-09T09:23:00Z">
                <w:rPr>
                  <w:rFonts w:ascii="Cambria Math" w:hAnsi="Cambria Math"/>
                  <w:lang w:val="en-GB"/>
                </w:rPr>
              </w:ins>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ins w:id="44"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ins w:id="45" w:author="Scarlett Taylor" w:date="2025-08-09T16:23:00Z" w16du:dateUtc="2025-08-09T09:23:00Z">
                <w:rPr>
                  <w:rFonts w:ascii="Cambria Math" w:hAnsi="Cambria Math"/>
                  <w:lang w:val="en-GB"/>
                </w:rPr>
              </w:ins>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ins w:id="46"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w:t>
      </w:r>
      <w:r w:rsidRPr="00C715CC">
        <w:rPr>
          <w:lang w:val="en-GB"/>
        </w:rPr>
        <w:lastRenderedPageBreak/>
        <w:t xml:space="preserve">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47" w:name="_ghijga7vsfoa" w:colFirst="0" w:colLast="0"/>
      <w:bookmarkEnd w:id="47"/>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ins w:id="48" w:author="Scarlett Taylor" w:date="2025-08-09T16:23:00Z" w16du:dateUtc="2025-08-09T09:23:00Z">
                  <w:rPr>
                    <w:rFonts w:ascii="Cambria Math" w:hAnsi="Cambria Math"/>
                    <w:lang w:val="en-GB"/>
                  </w:rPr>
                </w:ins>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ins w:id="49" w:author="Scarlett Taylor" w:date="2025-08-09T16:23:00Z" w16du:dateUtc="2025-08-09T09:23:00Z">
                  <w:rPr>
                    <w:rFonts w:ascii="Cambria Math" w:hAnsi="Cambria Math"/>
                    <w:lang w:val="en-GB"/>
                  </w:rPr>
                </w:ins>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ins w:id="50" w:author="Scarlett Taylor" w:date="2025-08-09T16:23:00Z" w16du:dateUtc="2025-08-09T09:23:00Z">
                  <w:rPr>
                    <w:rFonts w:ascii="Cambria Math" w:hAnsi="Cambria Math"/>
                    <w:lang w:val="en-GB"/>
                  </w:rPr>
                </w:ins>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ins w:id="51" w:author="Scarlett Taylor" w:date="2025-08-09T16:23:00Z" w16du:dateUtc="2025-08-09T09:23:00Z">
                  <w:rPr>
                    <w:rFonts w:ascii="Cambria Math" w:hAnsi="Cambria Math"/>
                    <w:lang w:val="en-GB"/>
                  </w:rPr>
                </w:ins>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ins w:id="52"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ins w:id="53" w:author="Scarlett Taylor" w:date="2025-08-09T16:23:00Z" w16du:dateUtc="2025-08-09T09:23:00Z">
                  <w:rPr>
                    <w:rFonts w:ascii="Cambria Math" w:hAnsi="Cambria Math"/>
                    <w:lang w:val="en-GB"/>
                  </w:rPr>
                </w:ins>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ins w:id="54"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ins w:id="55" w:author="Scarlett Taylor" w:date="2025-08-09T16:23:00Z" w16du:dateUtc="2025-08-09T09:23:00Z">
                  <w:rPr>
                    <w:rFonts w:ascii="Cambria Math" w:hAnsi="Cambria Math"/>
                    <w:lang w:val="en-GB"/>
                  </w:rPr>
                </w:ins>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ins w:id="56" w:author="Scarlett Taylor" w:date="2025-08-09T16:23:00Z" w16du:dateUtc="2025-08-09T09:23:00Z">
                  <w:rPr>
                    <w:rFonts w:ascii="Cambria Math" w:hAnsi="Cambria Math"/>
                    <w:lang w:val="en-GB"/>
                  </w:rPr>
                </w:ins>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ins w:id="57" w:author="Scarlett Taylor" w:date="2025-08-09T16:23:00Z" w16du:dateUtc="2025-08-09T09:23:00Z">
                  <w:rPr>
                    <w:rFonts w:ascii="Cambria Math" w:hAnsi="Cambria Math"/>
                    <w:lang w:val="en-GB"/>
                  </w:rPr>
                </w:ins>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ins w:id="58" w:author="Scarlett Taylor" w:date="2025-08-09T16:23:00Z" w16du:dateUtc="2025-08-09T09:23:00Z">
                  <w:rPr>
                    <w:rFonts w:ascii="Cambria Math" w:hAnsi="Cambria Math"/>
                    <w:lang w:val="en-GB"/>
                  </w:rPr>
                </w:ins>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ins w:id="59" w:author="Scarlett Taylor" w:date="2025-08-09T16:23:00Z" w16du:dateUtc="2025-08-09T09:23:00Z">
                  <w:rPr>
                    <w:rFonts w:ascii="Cambria Math" w:hAnsi="Cambria Math"/>
                    <w:lang w:val="en-GB"/>
                  </w:rPr>
                </w:ins>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67DB73B3" w:rsidR="00C57308" w:rsidRPr="00C715CC" w:rsidRDefault="00000000">
      <w:pPr>
        <w:spacing w:before="240" w:after="240" w:line="480" w:lineRule="auto"/>
        <w:rPr>
          <w:lang w:val="en-GB"/>
        </w:rPr>
      </w:pPr>
      <w:r w:rsidRPr="00C715CC">
        <w:rPr>
          <w:lang w:val="en-GB"/>
        </w:rPr>
        <w:t xml:space="preserve">Here, </w:t>
      </w:r>
      <m:oMath>
        <m:sSub>
          <m:sSubPr>
            <m:ctrlPr>
              <w:ins w:id="60" w:author="Scarlett Taylor" w:date="2025-08-09T16:23:00Z" w16du:dateUtc="2025-08-09T09:23:00Z">
                <w:rPr>
                  <w:rFonts w:ascii="Cambria Math" w:hAnsi="Cambria Math"/>
                  <w:lang w:val="en-GB"/>
                </w:rPr>
              </w:ins>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ins w:id="61" w:author="Scarlett Taylor" w:date="2025-08-09T16:23:00Z" w16du:dateUtc="2025-08-09T09:23:00Z">
                <w:rPr>
                  <w:rFonts w:ascii="Cambria Math" w:hAnsi="Cambria Math"/>
                  <w:lang w:val="en-GB"/>
                </w:rPr>
              </w:ins>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ins w:id="62" w:author="Scarlett Taylor" w:date="2025-08-09T16:23:00Z" w16du:dateUtc="2025-08-09T09:23:00Z">
                <w:rPr>
                  <w:rFonts w:ascii="Cambria Math" w:hAnsi="Cambria Math"/>
                  <w:lang w:val="en-GB"/>
                </w:rPr>
              </w:ins>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was not included as a random effect due to limited data and resulting model instability. With </w:t>
      </w:r>
      <w:r w:rsidRPr="00C715CC">
        <w:rPr>
          <w:lang w:val="en-GB"/>
        </w:rPr>
        <w:lastRenderedPageBreak/>
        <w:t>1</w:t>
      </w:r>
      <w:r w:rsidR="00835B01">
        <w:rPr>
          <w:lang w:val="en-GB"/>
        </w:rPr>
        <w:t>8</w:t>
      </w:r>
      <w:r w:rsidRPr="00C715CC">
        <w:rPr>
          <w:lang w:val="en-GB"/>
        </w:rPr>
        <w:t xml:space="preserve"> taxa across 12 sites, the model became overparameterised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63" w:name="_igkw3jbs1h89" w:colFirst="0" w:colLast="0"/>
      <w:bookmarkStart w:id="64" w:name="_bf7wafrjl4fh" w:colFirst="0" w:colLast="0"/>
      <w:bookmarkEnd w:id="63"/>
      <w:bookmarkEnd w:id="64"/>
      <w:r>
        <w:t>3. RESULTS </w:t>
      </w:r>
    </w:p>
    <w:p w14:paraId="7A7166E3" w14:textId="77777777" w:rsidR="00E13A21" w:rsidRDefault="00E13A21" w:rsidP="00E13A21">
      <w:pPr>
        <w:pStyle w:val="NormalWeb"/>
        <w:spacing w:before="0" w:beforeAutospacing="0" w:after="160" w:afterAutospacing="0" w:line="480" w:lineRule="auto"/>
        <w:rPr>
          <w:color w:val="000000"/>
        </w:rPr>
      </w:pPr>
      <w:r>
        <w:rPr>
          <w:color w:val="000000"/>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132A98">
      <w:pPr>
        <w:pStyle w:val="Heading2"/>
      </w:pPr>
      <w:r>
        <w:t>3.1. Functional groups</w:t>
      </w:r>
    </w:p>
    <w:p w14:paraId="67F100E8" w14:textId="77777777"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1,200 m²; 95% Credible Interval: [91, 181]), slightly lower at pinnacles (105.9; [78, 145]), and substantially lower at shipwrecks (59.7; [38, 94]). Invertivores showed comparable predicted abundance at pinnacles </w:t>
      </w:r>
      <w:r>
        <w:rPr>
          <w:color w:val="000000"/>
        </w:rPr>
        <w:lastRenderedPageBreak/>
        <w:t xml:space="preserve">(56.0;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132A98">
      <w:pPr>
        <w:pStyle w:val="Heading2"/>
      </w:pPr>
      <w:r>
        <w:lastRenderedPageBreak/>
        <w:t>3.2. Geographic zones</w:t>
      </w:r>
    </w:p>
    <w:p w14:paraId="2550504B" w14:textId="77777777" w:rsidR="00E13A21" w:rsidRDefault="00E13A21" w:rsidP="00E13A21">
      <w:pPr>
        <w:pStyle w:val="NormalWeb"/>
        <w:spacing w:before="240" w:beforeAutospacing="0" w:after="240" w:afterAutospacing="0" w:line="480" w:lineRule="auto"/>
        <w:rPr>
          <w:color w:val="000000"/>
        </w:rPr>
      </w:pPr>
      <w:r>
        <w:rPr>
          <w:color w:val="000000"/>
        </w:rPr>
        <w:t xml:space="preserve">While reef classification explained most of the variation in functional group composition, a secondary analysis evaluated whether geographic zone, defined by proximity to shore, also structured fish assemblages (Figure 4). Grazers were more abundant in both nearshore (median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132A98">
      <w:pPr>
        <w:pStyle w:val="Heading2"/>
      </w:pPr>
      <w:r>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lastRenderedPageBreak/>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w:t>
      </w:r>
      <w:r>
        <w:rPr>
          <w:color w:val="000000"/>
        </w:rPr>
        <w:lastRenderedPageBreak/>
        <w:t xml:space="preserve">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695CD2D2"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w:t>
      </w:r>
      <w:r w:rsidRPr="00C715CC">
        <w:rPr>
          <w:lang w:val="en-GB"/>
        </w:rPr>
        <w:lastRenderedPageBreak/>
        <w:t>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3C2044">
        <w:rPr>
          <w:lang w:val="en-GB"/>
        </w:rPr>
        <w:t>et al.</w:t>
      </w:r>
      <w:r w:rsidRPr="00C715CC">
        <w:rPr>
          <w:lang w:val="en-GB"/>
        </w:rPr>
        <w:t xml:space="preserve"> 2024; Paxton </w:t>
      </w:r>
      <w:r w:rsidR="003C2044">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65" w:name="_f60g0u5kmq4" w:colFirst="0" w:colLast="0"/>
      <w:bookmarkEnd w:id="65"/>
      <w:r w:rsidRPr="00C715CC">
        <w:t>4.1. Shipwrecks resemble pinnacles in meso- and higher trophic level predators</w:t>
      </w:r>
    </w:p>
    <w:p w14:paraId="38257FCC" w14:textId="1A0DC041"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w:t>
      </w:r>
      <w:proofErr w:type="spellStart"/>
      <w:r w:rsidR="001437F9" w:rsidRPr="001437F9">
        <w:t>Rilov</w:t>
      </w:r>
      <w:proofErr w:type="spellEnd"/>
      <w:r w:rsidR="001437F9" w:rsidRPr="001437F9">
        <w:t xml:space="preserve"> &amp; Benayahu 2000, Galbraith 2021, Galbraith et al. 2023, Cresswell et al. 2023).</w:t>
      </w:r>
      <w:r w:rsidR="001437F9">
        <w:t xml:space="preserve"> </w:t>
      </w:r>
      <w:r w:rsidRPr="00C715CC">
        <w:rPr>
          <w:lang w:val="en-GB"/>
        </w:rPr>
        <w:t>Vertical extent has also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p>
    <w:p w14:paraId="11A48403" w14:textId="294FBD96" w:rsidR="00C57308" w:rsidRPr="00C715CC" w:rsidRDefault="00000000" w:rsidP="001E279D">
      <w:pPr>
        <w:spacing w:after="240"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132A98">
      <w:pPr>
        <w:pStyle w:val="Heading2"/>
      </w:pPr>
      <w:bookmarkStart w:id="66" w:name="_8priziyv84wp" w:colFirst="0" w:colLast="0"/>
      <w:bookmarkEnd w:id="66"/>
      <w:r w:rsidRPr="00C715CC">
        <w:t xml:space="preserve">4.2. Divergence in lower trophic guilds </w:t>
      </w:r>
    </w:p>
    <w:p w14:paraId="2FB6CCA2" w14:textId="585F3156"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w:t>
      </w:r>
      <w:r w:rsidRPr="00C715CC">
        <w:rPr>
          <w:lang w:val="en-GB"/>
        </w:rPr>
        <w:lastRenderedPageBreak/>
        <w:t>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12D520D2" w14:textId="6023FD64" w:rsidR="00C57308" w:rsidRPr="00C715CC" w:rsidRDefault="00000000" w:rsidP="001E279D">
      <w:pPr>
        <w:spacing w:after="240" w:line="480" w:lineRule="auto"/>
        <w:rPr>
          <w:lang w:val="en-GB"/>
        </w:rPr>
      </w:pPr>
      <w:r w:rsidRPr="00C715CC">
        <w:rPr>
          <w:lang w:val="en-GB"/>
        </w:rPr>
        <w:t>Several ecological and physical constraints likely contribute to this divergence. Structural complexity is likely insufficient to establish shipwrecks as effective ecological analogues of natural reefs; shipwrecks often lack fine-scale refugia, cryptic microhabitats, and turf algal cover needed by benthic feeders (</w:t>
      </w:r>
      <w:r w:rsidR="001437F9" w:rsidRPr="001437F9">
        <w:rPr>
          <w:lang w:val="en-GB"/>
        </w:rPr>
        <w:t xml:space="preserve">Simon et al. 2013, Koeck et al. 2014, Mattos &amp; </w:t>
      </w:r>
      <w:proofErr w:type="spellStart"/>
      <w:r w:rsidR="001437F9" w:rsidRPr="001437F9">
        <w:rPr>
          <w:lang w:val="en-GB"/>
        </w:rPr>
        <w:t>Yeemin</w:t>
      </w:r>
      <w:proofErr w:type="spellEnd"/>
      <w:r w:rsidR="001437F9" w:rsidRPr="001437F9">
        <w:rPr>
          <w:lang w:val="en-GB"/>
        </w:rPr>
        <w:t xml:space="preserve"> 2020, </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w:t>
      </w:r>
      <w:r w:rsidR="001437F9">
        <w:rPr>
          <w:lang w:val="en-GB"/>
        </w:rPr>
        <w:t xml:space="preserve">, </w:t>
      </w:r>
      <w:r w:rsidRPr="00C715CC">
        <w:rPr>
          <w:lang w:val="en-GB"/>
        </w:rPr>
        <w:t>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658B83A7" w:rsidR="00C57308" w:rsidRPr="00C715C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 xml:space="preserve">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w:t>
      </w:r>
      <w:r w:rsidRPr="00C715CC">
        <w:rPr>
          <w:lang w:val="en-GB"/>
        </w:rPr>
        <w:lastRenderedPageBreak/>
        <w:t>been observed on shipwrecks in other regions, including the eastern Mediterranean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rsidP="00132A98">
      <w:pPr>
        <w:pStyle w:val="Heading2"/>
      </w:pPr>
      <w:bookmarkStart w:id="67" w:name="_tu4l9qpiadwm" w:colFirst="0" w:colLast="0"/>
      <w:bookmarkEnd w:id="67"/>
      <w:r w:rsidRPr="00C715CC">
        <w:t xml:space="preserve">4.3. Functional limitations of ARs as ecosystem surrogates </w:t>
      </w:r>
    </w:p>
    <w:p w14:paraId="52C027A1" w14:textId="57BE085F"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While shipwrecks may offer fisheries value and act as de facto refuges under high exploitation pressure as they serve as physical barriers to bottom-trawling practices (Hickman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 xml:space="preserve">ecological function of natural reefs. These findings underscore the need for </w:t>
      </w:r>
      <w:r w:rsidRPr="00C715CC">
        <w:rPr>
          <w:lang w:val="en-GB"/>
        </w:rPr>
        <w:lastRenderedPageBreak/>
        <w:t>functionally driven reef design and context-aware management goals when deploying artificial structures.</w:t>
      </w:r>
    </w:p>
    <w:p w14:paraId="30BD1CF0" w14:textId="77777777" w:rsidR="00C57308" w:rsidRPr="00C715CC" w:rsidRDefault="00000000" w:rsidP="00132A98">
      <w:pPr>
        <w:pStyle w:val="Heading2"/>
      </w:pPr>
      <w:bookmarkStart w:id="68" w:name="_f110367vqcnr" w:colFirst="0" w:colLast="0"/>
      <w:bookmarkEnd w:id="68"/>
      <w:r w:rsidRPr="00C715CC">
        <w:t xml:space="preserve">4.4. Design and management implications </w:t>
      </w:r>
    </w:p>
    <w:p w14:paraId="620BE7AC" w14:textId="61A6DC4D" w:rsidR="00C57308" w:rsidRPr="00C715CC" w:rsidRDefault="00000000" w:rsidP="001E279D">
      <w:pPr>
        <w:spacing w:before="240" w:after="240" w:line="480"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 </w:t>
      </w:r>
      <w:r w:rsidR="003C2044">
        <w:rPr>
          <w:lang w:val="en-GB"/>
        </w:rPr>
        <w:t xml:space="preserve">Mattos &amp; </w:t>
      </w:r>
      <w:proofErr w:type="spellStart"/>
      <w:r w:rsidR="003C2044">
        <w:rPr>
          <w:lang w:val="en-GB"/>
        </w:rPr>
        <w:t>Yeemin</w:t>
      </w:r>
      <w:proofErr w:type="spellEnd"/>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uniform concrete blocks or ship hulls </w:t>
      </w:r>
      <w:r w:rsidR="001437F9" w:rsidRPr="001437F9">
        <w:rPr>
          <w:lang w:val="en-GB"/>
        </w:rPr>
        <w:t>(</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 Jaxion-Harm et al. 2018, Baillie et al. 2024)</w:t>
      </w:r>
      <w:r w:rsidR="001437F9">
        <w:rPr>
          <w:lang w:val="en-GB"/>
        </w:rPr>
        <w:t xml:space="preserve">. </w:t>
      </w:r>
      <w:r w:rsidRPr="00C715CC">
        <w:rPr>
          <w:lang w:val="en-GB"/>
        </w:rPr>
        <w:t>Internal cavities and varied surface materials that shipwrecks may lack, can help to improve habitat heterogeneity and support functional diversity in fish assemblages.</w:t>
      </w:r>
    </w:p>
    <w:p w14:paraId="7DC38C12" w14:textId="38ADE7FF"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w:t>
      </w:r>
      <w:r w:rsidRPr="00C715CC">
        <w:rPr>
          <w:lang w:val="en-GB"/>
        </w:rPr>
        <w:lastRenderedPageBreak/>
        <w:t xml:space="preserve">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 xml:space="preserve">Ross et al. 2006,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6CE7499" w:rsidR="00C57308" w:rsidRPr="00C715CC" w:rsidRDefault="00000000" w:rsidP="001E279D">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w:t>
      </w:r>
      <w:r w:rsidRPr="00C715CC">
        <w:rPr>
          <w:lang w:val="en-GB"/>
        </w:rPr>
        <w:lastRenderedPageBreak/>
        <w:t>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2C8A243E" w:rsidR="00C57308" w:rsidRPr="00C715CC" w:rsidRDefault="00000000" w:rsidP="001E279D">
      <w:pPr>
        <w:spacing w:before="240" w:after="240" w:line="480" w:lineRule="auto"/>
        <w:rPr>
          <w:lang w:val="en-GB"/>
        </w:rPr>
      </w:pPr>
      <w:r w:rsidRPr="00C715CC">
        <w:rPr>
          <w:lang w:val="en-GB"/>
        </w:rPr>
        <w:t>Where this study focused on variance of fish assemblages across natural and artificial reef sites, future research should extend beyond fish to include benthic and fouling communities, which influence habitat development and substrate use over time (</w:t>
      </w:r>
      <w:r w:rsidR="003C2044">
        <w:rPr>
          <w:lang w:val="en-GB"/>
        </w:rPr>
        <w:t>Fowler &amp; Booth</w:t>
      </w:r>
      <w:r w:rsidRPr="00C715CC">
        <w:rPr>
          <w:lang w:val="en-GB"/>
        </w:rPr>
        <w:t xml:space="preserve">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w:t>
      </w:r>
      <w:r w:rsidRPr="00C715CC">
        <w:rPr>
          <w:lang w:val="en-GB"/>
        </w:rPr>
        <w:lastRenderedPageBreak/>
        <w:t>2013). Structural comparisons between modular and monolithic designs, particularly with respect to internal complexity, may reveal strategies for enhancing habitat suitability for lower trophic guilds (</w:t>
      </w:r>
      <w:r w:rsidR="003C2044">
        <w:rPr>
          <w:lang w:val="en-GB"/>
        </w:rPr>
        <w:t xml:space="preserve">Mattos &amp; </w:t>
      </w:r>
      <w:proofErr w:type="spellStart"/>
      <w:r w:rsidR="003C2044">
        <w:rPr>
          <w:lang w:val="en-GB"/>
        </w:rPr>
        <w:t>Yeemin</w:t>
      </w:r>
      <w:proofErr w:type="spellEnd"/>
      <w:r w:rsidRPr="00C715CC">
        <w:rPr>
          <w:lang w:val="en-GB"/>
        </w:rPr>
        <w:t xml:space="preserve"> 2020). 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Overall, this study provides a foundation for evaluating functional </w:t>
      </w:r>
      <w:r w:rsidR="005A599C">
        <w:rPr>
          <w:lang w:val="en-GB"/>
        </w:rPr>
        <w:t xml:space="preserve">performance and </w:t>
      </w:r>
      <w:r w:rsidRPr="00C715CC">
        <w:rPr>
          <w:lang w:val="en-GB"/>
        </w:rPr>
        <w:t>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69" w:name="_boey4qhpyqif" w:colFirst="0" w:colLast="0"/>
      <w:bookmarkEnd w:id="69"/>
      <w:r w:rsidRPr="00C715CC">
        <w:t>5. CONCLUSION</w:t>
      </w:r>
    </w:p>
    <w:p w14:paraId="182FDC27" w14:textId="7014C272"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depends on more than high relief and isolation. Designs should incorporate fine-scale complexity to support lower trophic guilds, and site selection should consider hydrodynamics, connectivity, and spatial placement </w:t>
      </w:r>
      <w:r w:rsidRPr="00491E9D">
        <w:lastRenderedPageBreak/>
        <w:t>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70" w:name="_yk50kyr7wai0" w:colFirst="0" w:colLast="0"/>
      <w:bookmarkEnd w:id="70"/>
      <w:r w:rsidRPr="00C715CC">
        <w:lastRenderedPageBreak/>
        <w:t>6. TABLES</w:t>
      </w:r>
    </w:p>
    <w:p w14:paraId="2A0D94E6" w14:textId="7777777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71" w:name="_r8za2knmn1z1" w:colFirst="0" w:colLast="0"/>
      <w:bookmarkEnd w:id="71"/>
      <w:r w:rsidRPr="00C715CC">
        <w:lastRenderedPageBreak/>
        <w:t>7. FIGURES</w:t>
      </w:r>
    </w:p>
    <w:p w14:paraId="194713F4" w14:textId="1B9C5AEF" w:rsidR="00C57308" w:rsidRPr="00C715CC" w:rsidRDefault="00AA37D0">
      <w:pPr>
        <w:rPr>
          <w:lang w:val="en-GB"/>
        </w:rPr>
      </w:pPr>
      <w:r w:rsidRPr="00C715CC">
        <w:rPr>
          <w:noProof/>
          <w:lang w:val="en-GB"/>
        </w:rPr>
        <w:drawing>
          <wp:inline distT="0" distB="0" distL="0" distR="0" wp14:anchorId="58594C67" wp14:editId="0F58B921">
            <wp:extent cx="5943600" cy="4204970"/>
            <wp:effectExtent l="0" t="0" r="0" b="0"/>
            <wp:docPr id="1335532348" name="Picture 1" descr="A map of a small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348" name="Picture 1" descr="A map of a small isla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77777777"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7A8E9F8F">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77777777"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w:t>
      </w:r>
      <w:proofErr w:type="spellStart"/>
      <w:proofErr w:type="gramStart"/>
      <w:r w:rsidRPr="00C715CC">
        <w:rPr>
          <w:lang w:val="en-GB"/>
        </w:rPr>
        <w:t>shipwrecks.Densities</w:t>
      </w:r>
      <w:proofErr w:type="spellEnd"/>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77777777" w:rsidR="00C57308" w:rsidRPr="00C715CC" w:rsidRDefault="00000000">
      <w:pPr>
        <w:spacing w:line="276" w:lineRule="auto"/>
        <w:rPr>
          <w:rFonts w:eastAsia="Arial"/>
          <w:sz w:val="22"/>
          <w:szCs w:val="22"/>
          <w:lang w:val="en-GB"/>
        </w:rPr>
      </w:pPr>
      <w:r w:rsidRPr="00C715CC">
        <w:rPr>
          <w:rFonts w:eastAsia="Arial"/>
          <w:noProof/>
          <w:sz w:val="22"/>
          <w:szCs w:val="22"/>
          <w:lang w:val="en-GB"/>
        </w:rPr>
        <w:lastRenderedPageBreak/>
        <w:drawing>
          <wp:inline distT="114300" distB="114300" distL="114300" distR="114300" wp14:anchorId="6EC6C389" wp14:editId="42F6F4AF">
            <wp:extent cx="60198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021257" cy="2629536"/>
                    </a:xfrm>
                    <a:prstGeom prst="rect">
                      <a:avLst/>
                    </a:prstGeom>
                    <a:ln/>
                  </pic:spPr>
                </pic:pic>
              </a:graphicData>
            </a:graphic>
          </wp:inline>
        </w:drawing>
      </w:r>
    </w:p>
    <w:p w14:paraId="3FFE6F9B" w14:textId="11DE0412"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72" w:name="_985k75it9yz4" w:colFirst="0" w:colLast="0"/>
      <w:bookmarkEnd w:id="72"/>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73" w:name="_kmw9l3yusmgk" w:colFirst="0" w:colLast="0"/>
      <w:bookmarkEnd w:id="73"/>
      <w:r w:rsidRPr="00C715CC">
        <w:rPr>
          <w:lang w:val="en-GB"/>
        </w:rPr>
        <w:br w:type="page"/>
      </w:r>
    </w:p>
    <w:p w14:paraId="0AE2E46D" w14:textId="77777777" w:rsidR="00C57308" w:rsidRPr="00C715CC" w:rsidRDefault="00000000" w:rsidP="00132A98">
      <w:pPr>
        <w:pStyle w:val="Heading1"/>
      </w:pPr>
      <w:bookmarkStart w:id="74" w:name="_hnnllomz5v09" w:colFirst="0" w:colLast="0"/>
      <w:bookmarkEnd w:id="74"/>
      <w:r w:rsidRPr="00C715CC">
        <w:lastRenderedPageBreak/>
        <w:t xml:space="preserve">8. ACKNOWLEDGEMENTS </w:t>
      </w:r>
    </w:p>
    <w:p w14:paraId="3D61E1DF" w14:textId="77777777"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C715CC" w:rsidRDefault="00000000" w:rsidP="00132A98">
      <w:pPr>
        <w:pStyle w:val="Heading1"/>
      </w:pPr>
      <w:bookmarkStart w:id="75" w:name="_c9ufq256rcpa" w:colFirst="0" w:colLast="0"/>
      <w:bookmarkEnd w:id="75"/>
      <w:r w:rsidRPr="00C715CC">
        <w:t>9. FUNDING</w:t>
      </w:r>
    </w:p>
    <w:p w14:paraId="29A9A0CC" w14:textId="3C329D1F"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77777777" w:rsidR="00C57308" w:rsidRPr="00C715CC" w:rsidRDefault="00000000" w:rsidP="00132A98">
      <w:pPr>
        <w:pStyle w:val="Heading1"/>
      </w:pPr>
      <w:bookmarkStart w:id="76" w:name="_2pxcsaxlieuv" w:colFirst="0" w:colLast="0"/>
      <w:bookmarkEnd w:id="76"/>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77" w:name="_jkyvumhvy7in" w:colFirst="0" w:colLast="0"/>
      <w:bookmarkEnd w:id="77"/>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78" w:name="_ybva4sl89vak" w:colFirst="0" w:colLast="0"/>
      <w:bookmarkEnd w:id="78"/>
      <w:r w:rsidRPr="00C715CC">
        <w:t xml:space="preserve">12. DATA AVAILABILITY </w:t>
      </w:r>
    </w:p>
    <w:p w14:paraId="23598B6B" w14:textId="34B15D1E"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r w:rsidR="00C409F4" w:rsidRPr="00C409F4">
        <w:rPr>
          <w:lang w:val="en-GB"/>
        </w:rPr>
        <w:t>https://doi.org/</w:t>
      </w:r>
      <w:r w:rsidR="00EE0507" w:rsidRPr="00EE0507">
        <w:rPr>
          <w:lang w:val="en-GB"/>
        </w:rPr>
        <w:t>10.5281/zenodo.16784464</w:t>
      </w:r>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79" w:name="_mgdh7rqr3ie9" w:colFirst="0" w:colLast="0"/>
      <w:bookmarkEnd w:id="79"/>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5">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6">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7">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8">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19">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0">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1">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2">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3"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4">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5">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6">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7"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8">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29"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0">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1">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2">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3"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4"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5">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6">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7"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proofErr w:type="spellStart"/>
      <w:r w:rsidRPr="00C715CC">
        <w:rPr>
          <w:rFonts w:eastAsia="Arial"/>
          <w:sz w:val="22"/>
          <w:szCs w:val="22"/>
          <w:lang w:val="en-GB"/>
        </w:rPr>
        <w:lastRenderedPageBreak/>
        <w:t>Rilov</w:t>
      </w:r>
      <w:proofErr w:type="spellEnd"/>
      <w:r w:rsidRPr="00C715CC">
        <w:rPr>
          <w:rFonts w:eastAsia="Arial"/>
          <w:sz w:val="22"/>
          <w:szCs w:val="22"/>
          <w:lang w:val="en-GB"/>
        </w:rPr>
        <w:t xml:space="preserve">,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8">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39"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0">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1">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2">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3">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4">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5">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6">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7">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8"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49">
        <w:r w:rsidR="00C57308" w:rsidRPr="00C715CC">
          <w:rPr>
            <w:rFonts w:eastAsia="Arial"/>
            <w:color w:val="1155CC"/>
            <w:sz w:val="22"/>
            <w:szCs w:val="22"/>
            <w:u w:val="single"/>
            <w:lang w:val="en-GB"/>
          </w:rPr>
          <w:t>https://doi.org/10.21105/joss.01686</w:t>
        </w:r>
      </w:hyperlink>
    </w:p>
    <w:sectPr w:rsidR="00C57308" w:rsidRPr="00C715CC">
      <w:footerReference w:type="default" r:id="rId50"/>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E4379" w14:textId="77777777" w:rsidR="0037358C" w:rsidRDefault="0037358C">
      <w:r>
        <w:separator/>
      </w:r>
    </w:p>
    <w:p w14:paraId="3F7F762A" w14:textId="77777777" w:rsidR="0037358C" w:rsidRDefault="0037358C"/>
  </w:endnote>
  <w:endnote w:type="continuationSeparator" w:id="0">
    <w:p w14:paraId="44F7474F" w14:textId="77777777" w:rsidR="0037358C" w:rsidRDefault="0037358C">
      <w:r>
        <w:continuationSeparator/>
      </w:r>
    </w:p>
    <w:p w14:paraId="5D77832E" w14:textId="77777777" w:rsidR="0037358C" w:rsidRDefault="003735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D546" w14:textId="77777777" w:rsidR="0037358C" w:rsidRDefault="0037358C">
      <w:r>
        <w:separator/>
      </w:r>
    </w:p>
    <w:p w14:paraId="68ACD21E" w14:textId="77777777" w:rsidR="0037358C" w:rsidRDefault="0037358C"/>
  </w:footnote>
  <w:footnote w:type="continuationSeparator" w:id="0">
    <w:p w14:paraId="7ADBE053" w14:textId="77777777" w:rsidR="0037358C" w:rsidRDefault="0037358C">
      <w:r>
        <w:continuationSeparator/>
      </w:r>
    </w:p>
    <w:p w14:paraId="6039D2E7" w14:textId="77777777" w:rsidR="0037358C" w:rsidRDefault="003735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84634"/>
    <w:rsid w:val="00086FF0"/>
    <w:rsid w:val="00087EAF"/>
    <w:rsid w:val="000D57B8"/>
    <w:rsid w:val="00124DF7"/>
    <w:rsid w:val="00127BB9"/>
    <w:rsid w:val="00130E1D"/>
    <w:rsid w:val="00132A98"/>
    <w:rsid w:val="001437F9"/>
    <w:rsid w:val="00160DDC"/>
    <w:rsid w:val="001C6241"/>
    <w:rsid w:val="001D6095"/>
    <w:rsid w:val="001E279D"/>
    <w:rsid w:val="00213430"/>
    <w:rsid w:val="002632BD"/>
    <w:rsid w:val="0027036F"/>
    <w:rsid w:val="0034189D"/>
    <w:rsid w:val="0037358C"/>
    <w:rsid w:val="003C2044"/>
    <w:rsid w:val="003C73AD"/>
    <w:rsid w:val="003E1C2C"/>
    <w:rsid w:val="00433206"/>
    <w:rsid w:val="00491E9D"/>
    <w:rsid w:val="004A7752"/>
    <w:rsid w:val="004C68AF"/>
    <w:rsid w:val="004C7C96"/>
    <w:rsid w:val="004E4E3B"/>
    <w:rsid w:val="00523557"/>
    <w:rsid w:val="005253F1"/>
    <w:rsid w:val="00564D8C"/>
    <w:rsid w:val="005A4E44"/>
    <w:rsid w:val="005A599C"/>
    <w:rsid w:val="005D088F"/>
    <w:rsid w:val="005D112F"/>
    <w:rsid w:val="005D2EE7"/>
    <w:rsid w:val="005D7E19"/>
    <w:rsid w:val="006E6083"/>
    <w:rsid w:val="00815B6D"/>
    <w:rsid w:val="00835B01"/>
    <w:rsid w:val="008607CE"/>
    <w:rsid w:val="008F2696"/>
    <w:rsid w:val="00920CC8"/>
    <w:rsid w:val="009D4853"/>
    <w:rsid w:val="00A56535"/>
    <w:rsid w:val="00A84F9F"/>
    <w:rsid w:val="00AA37D0"/>
    <w:rsid w:val="00AE7146"/>
    <w:rsid w:val="00B10A4B"/>
    <w:rsid w:val="00B265D6"/>
    <w:rsid w:val="00B31269"/>
    <w:rsid w:val="00B55FDC"/>
    <w:rsid w:val="00B90758"/>
    <w:rsid w:val="00C264A2"/>
    <w:rsid w:val="00C409F4"/>
    <w:rsid w:val="00C57308"/>
    <w:rsid w:val="00C715CC"/>
    <w:rsid w:val="00D06BB2"/>
    <w:rsid w:val="00D42433"/>
    <w:rsid w:val="00D66FE9"/>
    <w:rsid w:val="00D84338"/>
    <w:rsid w:val="00E13A21"/>
    <w:rsid w:val="00E61AFC"/>
    <w:rsid w:val="00E8283E"/>
    <w:rsid w:val="00E85ACD"/>
    <w:rsid w:val="00EB6109"/>
    <w:rsid w:val="00EE0507"/>
    <w:rsid w:val="00EE4FC8"/>
    <w:rsid w:val="00F63F11"/>
    <w:rsid w:val="00F96C08"/>
    <w:rsid w:val="00FE300B"/>
    <w:rsid w:val="00FE42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8637/jss.v080.i01" TargetMode="External"/><Relationship Id="rId26" Type="http://schemas.openxmlformats.org/officeDocument/2006/relationships/hyperlink" Target="https://doi.org/10.1111/maec.12782" TargetMode="External"/><Relationship Id="rId39" Type="http://schemas.openxmlformats.org/officeDocument/2006/relationships/hyperlink" Target="https://doi.org/10.7755/FB.114.1.4" TargetMode="External"/><Relationship Id="rId21" Type="http://schemas.openxmlformats.org/officeDocument/2006/relationships/hyperlink" Target="https://doi.org/10.1007/s00227-012-2039-x" TargetMode="External"/><Relationship Id="rId34" Type="http://schemas.openxmlformats.org/officeDocument/2006/relationships/hyperlink" Target="https://doi.org/10.1016/j.marenvres.2021.105505" TargetMode="External"/><Relationship Id="rId42" Type="http://schemas.openxmlformats.org/officeDocument/2006/relationships/hyperlink" Target="https://doi.org/10.1017/S0025315422001011" TargetMode="External"/><Relationship Id="rId47" Type="http://schemas.openxmlformats.org/officeDocument/2006/relationships/hyperlink" Target="https://doi.org/10.1007/s11222-016-9696-4" TargetMode="External"/><Relationship Id="rId50" Type="http://schemas.openxmlformats.org/officeDocument/2006/relationships/footer" Target="footer1.xml"/><Relationship Id="rId7" Type="http://schemas.openxmlformats.org/officeDocument/2006/relationships/hyperlink" Target="mailto:scarlett@global-reef.com" TargetMode="External"/><Relationship Id="rId2" Type="http://schemas.openxmlformats.org/officeDocument/2006/relationships/styles" Target="styles.xml"/><Relationship Id="rId16" Type="http://schemas.openxmlformats.org/officeDocument/2006/relationships/hyperlink" Target="https://www.int-res.com/articles/meps/15/m015p265.pdf" TargetMode="External"/><Relationship Id="rId29" Type="http://schemas.openxmlformats.org/officeDocument/2006/relationships/hyperlink" Target="https://doi.org/10.1111/1365-2664.13748" TargetMode="External"/><Relationship Id="rId11" Type="http://schemas.openxmlformats.org/officeDocument/2006/relationships/image" Target="media/image4.png"/><Relationship Id="rId24" Type="http://schemas.openxmlformats.org/officeDocument/2006/relationships/hyperlink" Target="https://doi.org/10.1002/lno.12431" TargetMode="External"/><Relationship Id="rId32" Type="http://schemas.openxmlformats.org/officeDocument/2006/relationships/hyperlink" Target="https://doi.org/10.1111/1365-2664.14053" TargetMode="External"/><Relationship Id="rId37" Type="http://schemas.openxmlformats.org/officeDocument/2006/relationships/hyperlink" Target="https://doi.org/10.1093/BIOSCI/BIAD084" TargetMode="External"/><Relationship Id="rId40" Type="http://schemas.openxmlformats.org/officeDocument/2006/relationships/hyperlink" Target="https://doi.org/10.1093/icesjms/fsae075" TargetMode="External"/><Relationship Id="rId45" Type="http://schemas.openxmlformats.org/officeDocument/2006/relationships/hyperlink" Target="https://doi.org/10.1080/19425120.2017.1282897"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doi.org/10.3354/meps14377" TargetMode="External"/><Relationship Id="rId31" Type="http://schemas.openxmlformats.org/officeDocument/2006/relationships/hyperlink" Target="https://ph02.tci-thaijo.org/index.php/RIST/article/view/193777" TargetMode="External"/><Relationship Id="rId44" Type="http://schemas.openxmlformats.org/officeDocument/2006/relationships/hyperlink" Target="https://doi.org/10.1016/j.marenvres.2013.05.012" TargetMode="External"/><Relationship Id="rId52"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5903/7ek9%2D5m80" TargetMode="External"/><Relationship Id="rId27" Type="http://schemas.openxmlformats.org/officeDocument/2006/relationships/hyperlink" Target="https://sedarweb.org/documents/sedar-74-rd09-a-comparison-of-fish-assemblages-according-to-artificial-reef-attributes-and-seasons-in-the-northern-gulf-of-mexico/" TargetMode="External"/><Relationship Id="rId30" Type="http://schemas.openxmlformats.org/officeDocument/2006/relationships/hyperlink" Target="https://doi.org/10.1371/JOURNAL.PBIO.3000366" TargetMode="External"/><Relationship Id="rId35" Type="http://schemas.openxmlformats.org/officeDocument/2006/relationships/hyperlink" Target="https://doi.org/10.3389/fmars.2020.00282" TargetMode="External"/><Relationship Id="rId43" Type="http://schemas.openxmlformats.org/officeDocument/2006/relationships/hyperlink" Target="https://doi.org/10.1016/j.ecss.2023.108552" TargetMode="External"/><Relationship Id="rId48" Type="http://schemas.openxmlformats.org/officeDocument/2006/relationships/hyperlink" Target="https://doi.org/10.1016/J.OCECOAMAN.2006.06.002"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890/ES14-00292.1" TargetMode="External"/><Relationship Id="rId25" Type="http://schemas.openxmlformats.org/officeDocument/2006/relationships/hyperlink" Target="https://doi.org/10.3389/FMARS.2021.664014/BIBTEX" TargetMode="External"/><Relationship Id="rId33" Type="http://schemas.openxmlformats.org/officeDocument/2006/relationships/hyperlink" Target="https://doi.org/10.1007/s10452-025-10182-1" TargetMode="External"/><Relationship Id="rId38" Type="http://schemas.openxmlformats.org/officeDocument/2006/relationships/hyperlink" Target="https://doi.org/10.1007/S002279900250" TargetMode="External"/><Relationship Id="rId46" Type="http://schemas.openxmlformats.org/officeDocument/2006/relationships/hyperlink" Target="https://doi.org/10.1007/S00338-015-1322-Y/METRICS" TargetMode="External"/><Relationship Id="rId20" Type="http://schemas.openxmlformats.org/officeDocument/2006/relationships/hyperlink" Target="https://doi.org/10.1371/journal.pone.0063505" TargetMode="External"/><Relationship Id="rId41" Type="http://schemas.openxmlformats.org/officeDocument/2006/relationships/hyperlink" Target="https://doi.org/10.3389/fmars.2020.0044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4456/pmbcrb.2024.4" TargetMode="External"/><Relationship Id="rId23" Type="http://schemas.openxmlformats.org/officeDocument/2006/relationships/hyperlink" Target="https://doi.org/10.13140/RG.2.2.10516.68487/1" TargetMode="External"/><Relationship Id="rId28" Type="http://schemas.openxmlformats.org/officeDocument/2006/relationships/hyperlink" Target="https://doi.org/10.3354/ab00561" TargetMode="External"/><Relationship Id="rId36" Type="http://schemas.openxmlformats.org/officeDocument/2006/relationships/hyperlink" Target="https://doi.org/10.1371/journal.pone.0237374" TargetMode="External"/><Relationship Id="rId49" Type="http://schemas.openxmlformats.org/officeDocument/2006/relationships/hyperlink" Target="https://doi.org/10.21105/joss.016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40</Pages>
  <Words>9953</Words>
  <Characters>56733</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5</cp:revision>
  <dcterms:created xsi:type="dcterms:W3CDTF">2025-08-09T03:46:00Z</dcterms:created>
  <dcterms:modified xsi:type="dcterms:W3CDTF">2025-08-09T09:32:00Z</dcterms:modified>
</cp:coreProperties>
</file>