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pPr>
        <w:pStyle w:val="Title"/>
        <w:rPr>
          <w:lang w:val="en-GB"/>
        </w:rPr>
      </w:pPr>
      <w:bookmarkStart w:id="0" w:name="_25gc61nayoyn" w:colFirst="0" w:colLast="0"/>
      <w:bookmarkEnd w:id="0"/>
      <w:commentRangeStart w:id="1"/>
      <w:commentRangeStart w:id="2"/>
      <w:commentRangeStart w:id="3"/>
      <w:commentRangeStart w:id="4"/>
      <w:r w:rsidRPr="00C715CC">
        <w:rPr>
          <w:lang w:val="en-GB"/>
        </w:rPr>
        <w:t xml:space="preserve">Shipwrecks can mirror predator assemblages of pelagic pinnacles but may lack the trophic balance of natural reef environments. </w:t>
      </w:r>
      <w:commentRangeEnd w:id="1"/>
      <w:r w:rsidRPr="00C715CC">
        <w:rPr>
          <w:lang w:val="en-GB"/>
        </w:rPr>
        <w:commentReference w:id="1"/>
      </w:r>
      <w:commentRangeEnd w:id="2"/>
      <w:r w:rsidRPr="00C715CC">
        <w:rPr>
          <w:lang w:val="en-GB"/>
        </w:rPr>
        <w:commentReference w:id="2"/>
      </w:r>
      <w:commentRangeEnd w:id="3"/>
      <w:r w:rsidRPr="00C715CC">
        <w:rPr>
          <w:lang w:val="en-GB"/>
        </w:rPr>
        <w:commentReference w:id="3"/>
      </w:r>
      <w:commentRangeEnd w:id="4"/>
      <w:r w:rsidRPr="00C715CC">
        <w:rPr>
          <w:lang w:val="en-GB"/>
        </w:rPr>
        <w:commentReference w:id="4"/>
      </w:r>
    </w:p>
    <w:p w14:paraId="50A12A0D" w14:textId="77777777" w:rsidR="00C57308" w:rsidRPr="00C715CC" w:rsidRDefault="00000000">
      <w:pPr>
        <w:jc w:val="center"/>
        <w:rPr>
          <w:lang w:val="en-GB"/>
        </w:rPr>
      </w:pPr>
      <w:commentRangeStart w:id="5"/>
      <w:r w:rsidRPr="00C715CC">
        <w:rPr>
          <w:lang w:val="en-GB"/>
        </w:rPr>
        <w:t xml:space="preserve">Scarlett R. Taylor </w:t>
      </w:r>
      <w:r w:rsidRPr="00C715CC">
        <w:rPr>
          <w:vertAlign w:val="superscript"/>
          <w:lang w:val="en-GB"/>
        </w:rPr>
        <w:t>a*</w:t>
      </w:r>
      <w:commentRangeEnd w:id="5"/>
      <w:r w:rsidRPr="00C715CC">
        <w:rPr>
          <w:lang w:val="en-GB"/>
        </w:rPr>
        <w:commentReference w:id="5"/>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77777777" w:rsidR="00C57308" w:rsidRPr="00C715CC" w:rsidRDefault="00000000">
      <w:pPr>
        <w:spacing w:after="0"/>
        <w:rPr>
          <w:lang w:val="en-GB"/>
        </w:rPr>
      </w:pPr>
      <w:r w:rsidRPr="00C715CC">
        <w:rPr>
          <w:vertAlign w:val="superscript"/>
          <w:lang w:val="en-GB"/>
        </w:rPr>
        <w:t xml:space="preserve">a </w:t>
      </w:r>
      <w:r w:rsidRPr="00C715CC">
        <w:rPr>
          <w:lang w:val="en-GB"/>
        </w:rPr>
        <w:t>Global Reef, Koh Tao, Surat Thani, Thailand, 84360.</w:t>
      </w:r>
    </w:p>
    <w:p w14:paraId="42CF368E" w14:textId="77777777" w:rsidR="00C57308" w:rsidRPr="00C715CC" w:rsidRDefault="00000000">
      <w:pPr>
        <w:spacing w:after="0"/>
        <w:rPr>
          <w:lang w:val="en-GB"/>
        </w:rPr>
      </w:pPr>
      <w:r w:rsidRPr="00C715CC">
        <w:rPr>
          <w:lang w:val="en-GB"/>
        </w:rPr>
        <w:t xml:space="preserve">* Corresponding author: </w:t>
      </w:r>
      <w:hyperlink r:id="rId10">
        <w:r w:rsidRPr="00C715CC">
          <w:rPr>
            <w:color w:val="1155CC"/>
            <w:u w:val="single"/>
            <w:lang w:val="en-GB"/>
          </w:rPr>
          <w:t>scarlett@global-reef.com</w:t>
        </w:r>
      </w:hyperlink>
      <w:r w:rsidRPr="00C715CC">
        <w:rPr>
          <w:lang w:val="en-GB"/>
        </w:rPr>
        <w:t xml:space="preserve">. ORCID: 0009-0004-6842-072X </w:t>
      </w:r>
    </w:p>
    <w:p w14:paraId="226CAB59" w14:textId="77777777" w:rsidR="00C57308" w:rsidRPr="00C715CC" w:rsidRDefault="00C57308">
      <w:pPr>
        <w:pStyle w:val="Heading1"/>
        <w:spacing w:after="0"/>
        <w:rPr>
          <w:lang w:val="en-GB"/>
        </w:rPr>
      </w:pPr>
      <w:bookmarkStart w:id="6" w:name="_5flqv6z8xje" w:colFirst="0" w:colLast="0"/>
      <w:bookmarkEnd w:id="6"/>
    </w:p>
    <w:p w14:paraId="3DF62CEE" w14:textId="77777777" w:rsidR="00C57308" w:rsidRPr="00C715CC" w:rsidRDefault="00000000">
      <w:pPr>
        <w:pStyle w:val="Heading1"/>
        <w:spacing w:after="0"/>
        <w:rPr>
          <w:lang w:val="en-GB"/>
        </w:rPr>
      </w:pPr>
      <w:bookmarkStart w:id="7" w:name="_5fl97vwjlziu" w:colFirst="0" w:colLast="0"/>
      <w:bookmarkEnd w:id="7"/>
      <w:proofErr w:type="spellStart"/>
      <w:r w:rsidRPr="00C715CC">
        <w:rPr>
          <w:lang w:val="en-GB"/>
        </w:rPr>
        <w:t>CRediT</w:t>
      </w:r>
      <w:proofErr w:type="spellEnd"/>
      <w:r w:rsidRPr="00C715CC">
        <w:rPr>
          <w:lang w:val="en-GB"/>
        </w:rPr>
        <w:t xml:space="preserve"> Author Contributions </w:t>
      </w:r>
    </w:p>
    <w:p w14:paraId="282677C3" w14:textId="02FE32B1" w:rsidR="00C57308" w:rsidRPr="00C715CC" w:rsidRDefault="00000000">
      <w:pPr>
        <w:spacing w:after="0"/>
        <w:rPr>
          <w:lang w:val="en-GB"/>
        </w:rPr>
      </w:pPr>
      <w:r w:rsidRPr="00C715CC">
        <w:rPr>
          <w:b/>
          <w:lang w:val="en-GB"/>
        </w:rPr>
        <w:t>Scarlett Taylor:</w:t>
      </w:r>
      <w:r w:rsidRPr="00C715CC">
        <w:rPr>
          <w:lang w:val="en-GB"/>
        </w:rPr>
        <w:t xml:space="preserve"> Methodology, Investigation, Software, Formal Analysis, Visuali</w:t>
      </w:r>
      <w:r w:rsidR="009D4853" w:rsidRPr="00C715CC">
        <w:rPr>
          <w:lang w:val="en-GB"/>
        </w:rPr>
        <w:t>s</w:t>
      </w:r>
      <w:r w:rsidRPr="00C715CC">
        <w:rPr>
          <w:lang w:val="en-GB"/>
        </w:rPr>
        <w:t xml:space="preserve">ation, Writing - Original draft preparation. </w:t>
      </w:r>
      <w:r w:rsidRPr="00C715CC">
        <w:rPr>
          <w:b/>
          <w:lang w:val="en-GB"/>
        </w:rPr>
        <w:t>Gavin Miller:</w:t>
      </w:r>
      <w:r w:rsidRPr="00C715CC">
        <w:rPr>
          <w:lang w:val="en-GB"/>
        </w:rPr>
        <w:t xml:space="preserve"> Conceptuali</w:t>
      </w:r>
      <w:r w:rsidR="009D4853" w:rsidRPr="00C715CC">
        <w:rPr>
          <w:lang w:val="en-GB"/>
        </w:rPr>
        <w:t>s</w:t>
      </w:r>
      <w:r w:rsidRPr="00C715CC">
        <w:rPr>
          <w:lang w:val="en-GB"/>
        </w:rPr>
        <w:t xml:space="preserve">ation, Methodology, Investigation, Writing - Original Draft preparation, Writing - Reviewing and Editing. </w:t>
      </w:r>
      <w:r w:rsidRPr="00C715CC">
        <w:rPr>
          <w:b/>
          <w:lang w:val="en-GB"/>
        </w:rPr>
        <w:t xml:space="preserve">Piers Baillie: </w:t>
      </w:r>
      <w:r w:rsidRPr="00C715CC">
        <w:rPr>
          <w:lang w:val="en-GB"/>
        </w:rPr>
        <w:t xml:space="preserve">Methodology, Investigation, Project Administration, Supervision. </w:t>
      </w:r>
    </w:p>
    <w:p w14:paraId="66CD2A63" w14:textId="77777777" w:rsidR="00C57308" w:rsidRPr="00C715CC" w:rsidRDefault="00C57308">
      <w:pPr>
        <w:spacing w:after="0"/>
        <w:rPr>
          <w:lang w:val="en-GB"/>
        </w:rPr>
      </w:pPr>
    </w:p>
    <w:p w14:paraId="67DFFACB" w14:textId="77777777" w:rsidR="00C57308" w:rsidRPr="00C715CC" w:rsidRDefault="00000000">
      <w:pPr>
        <w:spacing w:after="0"/>
        <w:rPr>
          <w:lang w:val="en-GB"/>
        </w:rPr>
      </w:pPr>
      <w:r w:rsidRPr="00C715CC">
        <w:rPr>
          <w:noProof/>
          <w:lang w:val="en-GB"/>
        </w:rPr>
        <w:drawing>
          <wp:inline distT="114300" distB="114300" distL="114300" distR="114300" wp14:anchorId="35ED81DD" wp14:editId="739BD712">
            <wp:extent cx="5943600" cy="33528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3352800"/>
                    </a:xfrm>
                    <a:prstGeom prst="rect">
                      <a:avLst/>
                    </a:prstGeom>
                    <a:ln/>
                  </pic:spPr>
                </pic:pic>
              </a:graphicData>
            </a:graphic>
          </wp:inline>
        </w:drawing>
      </w:r>
    </w:p>
    <w:p w14:paraId="16A52DFE" w14:textId="77777777" w:rsidR="00C57308" w:rsidRPr="00C715CC" w:rsidRDefault="00C57308">
      <w:pPr>
        <w:spacing w:after="0"/>
        <w:rPr>
          <w:lang w:val="en-GB"/>
        </w:rPr>
      </w:pPr>
    </w:p>
    <w:p w14:paraId="59E2207F" w14:textId="77777777" w:rsidR="00C57308" w:rsidRPr="00C715CC" w:rsidRDefault="00000000">
      <w:pPr>
        <w:pStyle w:val="Heading1"/>
        <w:spacing w:line="480" w:lineRule="auto"/>
        <w:rPr>
          <w:lang w:val="en-GB"/>
        </w:rPr>
      </w:pPr>
      <w:bookmarkStart w:id="8" w:name="_gshxoay6o58x" w:colFirst="0" w:colLast="0"/>
      <w:bookmarkEnd w:id="8"/>
      <w:commentRangeStart w:id="9"/>
      <w:r w:rsidRPr="00C715CC">
        <w:rPr>
          <w:lang w:val="en-GB"/>
        </w:rPr>
        <w:t>ABSTRACT</w:t>
      </w:r>
      <w:commentRangeEnd w:id="9"/>
      <w:r w:rsidRPr="00C715CC">
        <w:rPr>
          <w:lang w:val="en-GB"/>
        </w:rPr>
        <w:commentReference w:id="9"/>
      </w:r>
    </w:p>
    <w:p w14:paraId="53057CF4" w14:textId="399836BC" w:rsidR="00C57308" w:rsidRPr="00C715CC" w:rsidRDefault="00000000">
      <w:pPr>
        <w:spacing w:line="480" w:lineRule="auto"/>
        <w:rPr>
          <w:color w:val="4A86E8"/>
          <w:lang w:val="en-GB"/>
        </w:rPr>
      </w:pPr>
      <w:r w:rsidRPr="00C715CC">
        <w:rPr>
          <w:lang w:val="en-GB"/>
        </w:rPr>
        <w:t xml:space="preserve">Artificial reefs are increasingly deployed to enhance fish populations and support marine conservation efforts, yet their capacity to function as ecological analogues to natural reefs remains uncertain. This study compared fish assemblages across shipwrecks, pelagic pinnacles, and fringing reefs in the Gulf of Thailand to assess whether artificial structures support similar </w:t>
      </w:r>
      <w:r w:rsidRPr="00C715CC">
        <w:rPr>
          <w:lang w:val="en-GB"/>
        </w:rPr>
        <w:lastRenderedPageBreak/>
        <w:t xml:space="preserve">trophic </w:t>
      </w:r>
      <w:r w:rsidR="00E85ACD">
        <w:rPr>
          <w:lang w:val="en-GB"/>
        </w:rPr>
        <w:t xml:space="preserve">complexities </w:t>
      </w:r>
      <w:r w:rsidRPr="00C715CC">
        <w:rPr>
          <w:lang w:val="en-GB"/>
        </w:rPr>
        <w:t xml:space="preserve">and community </w:t>
      </w:r>
      <w:r w:rsidR="00E85ACD">
        <w:rPr>
          <w:lang w:val="en-GB"/>
        </w:rPr>
        <w:t xml:space="preserve">assemblages </w:t>
      </w:r>
      <w:r w:rsidRPr="00C715CC">
        <w:rPr>
          <w:lang w:val="en-GB"/>
        </w:rPr>
        <w:t xml:space="preserve">to their natural reef counterparts. Fish abundance across four functional groups and sixteen </w:t>
      </w:r>
      <w:r w:rsidR="00E85ACD">
        <w:rPr>
          <w:lang w:val="en-GB"/>
        </w:rPr>
        <w:t>taxa</w:t>
      </w:r>
      <w:r w:rsidRPr="00C715CC">
        <w:rPr>
          <w:lang w:val="en-GB"/>
        </w:rPr>
        <w:t xml:space="preserve"> was analysed using Bayesian multivariate models applied to data from 350 underwater surveys conducted at 14 reef sites, </w:t>
      </w:r>
      <w:r w:rsidR="005A4E44" w:rsidRPr="00C715CC">
        <w:rPr>
          <w:lang w:val="en-GB"/>
        </w:rPr>
        <w:t>totalling</w:t>
      </w:r>
      <w:r w:rsidRPr="00C715CC">
        <w:rPr>
          <w:lang w:val="en-GB"/>
        </w:rPr>
        <w:t xml:space="preserve"> approximately 46 hours of observation. Shipwrecks closely resembled pinnacles in their support of mesopredators and high</w:t>
      </w:r>
      <w:r w:rsidR="00E85ACD">
        <w:rPr>
          <w:lang w:val="en-GB"/>
        </w:rPr>
        <w:t>er</w:t>
      </w:r>
      <w:r w:rsidRPr="00C715CC">
        <w:rPr>
          <w:lang w:val="en-GB"/>
        </w:rPr>
        <w:t xml:space="preserve"> trophic level </w:t>
      </w:r>
      <w:r w:rsidR="00E85ACD" w:rsidRPr="00C715CC">
        <w:rPr>
          <w:lang w:val="en-GB"/>
        </w:rPr>
        <w:t>predators</w:t>
      </w:r>
      <w:r w:rsidR="00E85ACD">
        <w:rPr>
          <w:lang w:val="en-GB"/>
        </w:rPr>
        <w:t xml:space="preserve"> but</w:t>
      </w:r>
      <w:r w:rsidRPr="00C715CC">
        <w:rPr>
          <w:lang w:val="en-GB"/>
        </w:rPr>
        <w:t xml:space="preserve"> diverged </w:t>
      </w:r>
      <w:r w:rsidR="00213430" w:rsidRPr="00C715CC">
        <w:rPr>
          <w:lang w:val="en-GB"/>
        </w:rPr>
        <w:t>substantially</w:t>
      </w:r>
      <w:r w:rsidRPr="00C715CC">
        <w:rPr>
          <w:lang w:val="en-GB"/>
        </w:rPr>
        <w:t xml:space="preserve"> from both natural reef types in their low representation of grazers and invertivores. These patterns likely reflect structural and ecological limitations of shipwrecks, including reduced benthic complexity and forage availability. Although shipwrecks may support fisheries species and predator biomass, they do not fully function as ecological analogues of natural reefs. Artificial reef deployment should be guided by defined ecological objectives and paired with protection of natural reefs to ensure functional integrity and long-term resilience in tropical reef systems. </w:t>
      </w:r>
    </w:p>
    <w:p w14:paraId="14978E29" w14:textId="4077E957" w:rsidR="00C57308" w:rsidRPr="00C715CC" w:rsidRDefault="00000000">
      <w:pPr>
        <w:rPr>
          <w:lang w:val="en-GB"/>
        </w:rPr>
      </w:pPr>
      <w:r w:rsidRPr="00C715CC">
        <w:rPr>
          <w:lang w:val="en-GB"/>
        </w:rPr>
        <w:t xml:space="preserve">Keywords: artificial reefs, fish assemblages, trophic structure, </w:t>
      </w:r>
      <w:r w:rsidR="005A4E44" w:rsidRPr="00C715CC">
        <w:rPr>
          <w:lang w:val="en-GB"/>
        </w:rPr>
        <w:t>Bayesian</w:t>
      </w:r>
      <w:r w:rsidRPr="00C715CC">
        <w:rPr>
          <w:lang w:val="en-GB"/>
        </w:rPr>
        <w:t xml:space="preserve"> inference, marine conservation. </w:t>
      </w:r>
    </w:p>
    <w:p w14:paraId="1535757E" w14:textId="1D94E7DC" w:rsidR="00C57308" w:rsidRPr="00D66FE9" w:rsidRDefault="00000000" w:rsidP="00D66FE9">
      <w:pPr>
        <w:pStyle w:val="ListParagraph"/>
        <w:numPr>
          <w:ilvl w:val="0"/>
          <w:numId w:val="1"/>
        </w:numPr>
        <w:rPr>
          <w:lang w:val="en-GB"/>
        </w:rPr>
      </w:pPr>
      <w:bookmarkStart w:id="10" w:name="_tc0du5trno0" w:colFirst="0" w:colLast="0"/>
      <w:bookmarkEnd w:id="10"/>
      <w:commentRangeStart w:id="11"/>
      <w:r w:rsidRPr="00D66FE9">
        <w:rPr>
          <w:lang w:val="en-GB"/>
        </w:rPr>
        <w:br w:type="page"/>
      </w:r>
      <w:commentRangeEnd w:id="11"/>
      <w:r w:rsidRPr="00C715CC">
        <w:rPr>
          <w:lang w:val="en-GB"/>
        </w:rPr>
        <w:commentReference w:id="11"/>
      </w:r>
    </w:p>
    <w:p w14:paraId="3EE917E6" w14:textId="77777777" w:rsidR="00C57308" w:rsidRPr="00C715CC" w:rsidRDefault="00000000">
      <w:pPr>
        <w:pStyle w:val="Heading1"/>
        <w:spacing w:line="480" w:lineRule="auto"/>
        <w:rPr>
          <w:lang w:val="en-GB"/>
        </w:rPr>
      </w:pPr>
      <w:bookmarkStart w:id="12" w:name="_d4d6ntvps1wk" w:colFirst="0" w:colLast="0"/>
      <w:bookmarkEnd w:id="12"/>
      <w:r w:rsidRPr="00C715CC">
        <w:rPr>
          <w:lang w:val="en-GB"/>
        </w:rPr>
        <w:lastRenderedPageBreak/>
        <w:t>1. INTRODUCTION</w:t>
      </w:r>
    </w:p>
    <w:p w14:paraId="32392BF5" w14:textId="77777777" w:rsidR="00C715CC" w:rsidRPr="00C715CC" w:rsidRDefault="00C715CC" w:rsidP="00C715CC">
      <w:pPr>
        <w:spacing w:before="240" w:after="240" w:line="480" w:lineRule="auto"/>
        <w:rPr>
          <w:lang w:val="en-GB"/>
        </w:rPr>
      </w:pPr>
      <w:bookmarkStart w:id="13" w:name="_5g48a2m0kxmd" w:colFirst="0" w:colLast="0"/>
      <w:bookmarkEnd w:id="13"/>
      <w:r w:rsidRPr="00C715CC">
        <w:rPr>
          <w:lang w:val="en-GB"/>
        </w:rPr>
        <w:t>As coral reef ecosystems face mounting pressures from climate change, coastal development, and overexploitation, reef-associated fish communities are experiencing widespread declines (</w:t>
      </w:r>
      <w:commentRangeStart w:id="14"/>
      <w:commentRangeStart w:id="15"/>
      <w:r w:rsidRPr="00C715CC">
        <w:rPr>
          <w:lang w:val="en-GB"/>
        </w:rPr>
        <w:t>Boaden and Kingsford, 2015; Fowler and Booth, 2012</w:t>
      </w:r>
      <w:commentRangeEnd w:id="14"/>
      <w:r w:rsidRPr="00C715CC">
        <w:rPr>
          <w:lang w:val="en-GB"/>
        </w:rPr>
        <w:commentReference w:id="14"/>
      </w:r>
      <w:commentRangeEnd w:id="15"/>
      <w:r w:rsidRPr="00C715CC">
        <w:rPr>
          <w:lang w:val="en-GB"/>
        </w:rPr>
        <w:commentReference w:id="15"/>
      </w:r>
      <w:r w:rsidRPr="00C715CC">
        <w:rPr>
          <w:lang w:val="en-GB"/>
        </w:rPr>
        <w:t xml:space="preserve">). Artificial reefs (ARs), broadly defined as “submerged structures deployed on the seabed to mimic characteristics of natural reefs” (Jenson, 1998), are increasingly used in marine management to mitigate habitat loss and enhance fish populations (Baillie et al., 2024; Harvey et al., 2021; Paxton et al., 2020a; </w:t>
      </w:r>
      <w:proofErr w:type="spellStart"/>
      <w:r w:rsidRPr="00C715CC">
        <w:rPr>
          <w:lang w:val="en-GB"/>
        </w:rPr>
        <w:t>Rilov</w:t>
      </w:r>
      <w:proofErr w:type="spellEnd"/>
      <w:r w:rsidRPr="00C715CC">
        <w:rPr>
          <w:lang w:val="en-GB"/>
        </w:rPr>
        <w:t xml:space="preserve"> and Benayahu, 2000). Amongst other AR types, shipwrecks are commonly selected due to their structural complexity, dive tourism value, and visual appeal (Hickman et al., 2024; Mattos and </w:t>
      </w:r>
      <w:proofErr w:type="spellStart"/>
      <w:r w:rsidRPr="00C715CC">
        <w:rPr>
          <w:lang w:val="en-GB"/>
        </w:rPr>
        <w:t>Yeemin</w:t>
      </w:r>
      <w:proofErr w:type="spellEnd"/>
      <w:r w:rsidRPr="00C715CC">
        <w:rPr>
          <w:lang w:val="en-GB"/>
        </w:rPr>
        <w:t xml:space="preserve">, 2020). These structures may be deliberately deployed or result from maritime accidents, conflict, or extreme weather (Medeiros et al., 2022). In Thailand, shipwreck deployment has been widely practiced since the Department of Fisheries launched its </w:t>
      </w:r>
      <w:commentRangeStart w:id="16"/>
      <w:commentRangeStart w:id="17"/>
      <w:commentRangeStart w:id="18"/>
      <w:r w:rsidRPr="00C715CC">
        <w:rPr>
          <w:lang w:val="en-GB"/>
        </w:rPr>
        <w:t>Artificial Reef Program in 1978</w:t>
      </w:r>
      <w:commentRangeEnd w:id="16"/>
      <w:r w:rsidRPr="00C715CC">
        <w:rPr>
          <w:lang w:val="en-GB"/>
        </w:rPr>
        <w:commentReference w:id="16"/>
      </w:r>
      <w:commentRangeEnd w:id="17"/>
      <w:r w:rsidRPr="00C715CC">
        <w:rPr>
          <w:lang w:val="en-GB"/>
        </w:rPr>
        <w:commentReference w:id="17"/>
      </w:r>
      <w:commentRangeEnd w:id="18"/>
      <w:r w:rsidRPr="00C715CC">
        <w:rPr>
          <w:lang w:val="en-GB"/>
        </w:rPr>
        <w:commentReference w:id="18"/>
      </w:r>
      <w:r w:rsidRPr="00C715CC">
        <w:rPr>
          <w:lang w:val="en-GB"/>
        </w:rPr>
        <w:t xml:space="preserve">, aimed at reducing diver pressure on natural reefs and supporting fisheries enhancement (Baillie et al., 2024; Harvey et al., 2021; Mattos and </w:t>
      </w:r>
      <w:proofErr w:type="spellStart"/>
      <w:r w:rsidRPr="00C715CC">
        <w:rPr>
          <w:lang w:val="en-GB"/>
        </w:rPr>
        <w:t>Yeemin</w:t>
      </w:r>
      <w:proofErr w:type="spellEnd"/>
      <w:r w:rsidRPr="00C715CC">
        <w:rPr>
          <w:lang w:val="en-GB"/>
        </w:rPr>
        <w:t xml:space="preserve">, 2020; </w:t>
      </w:r>
      <w:proofErr w:type="spellStart"/>
      <w:r w:rsidRPr="00C715CC">
        <w:rPr>
          <w:lang w:val="en-GB"/>
        </w:rPr>
        <w:t>Yeemin</w:t>
      </w:r>
      <w:proofErr w:type="spellEnd"/>
      <w:r w:rsidRPr="00C715CC">
        <w:rPr>
          <w:lang w:val="en-GB"/>
        </w:rPr>
        <w:t xml:space="preserve"> et al., 2006). However, relatively few studies have assessed the ecological functioning of these structures, particularly their ability to support balanced trophic assemblages and replicate the ecological roles of natural reef systems (Fowler and Booth, 2012; Medeiros et al., 2022; Schram et al., 2024; Simon et al., 2013; Streich et al., 2017).</w:t>
      </w:r>
    </w:p>
    <w:p w14:paraId="565831CA" w14:textId="77777777" w:rsidR="00C715CC" w:rsidRPr="00C715CC" w:rsidRDefault="00C715CC" w:rsidP="00C715CC">
      <w:pPr>
        <w:spacing w:before="240" w:after="240" w:line="480" w:lineRule="auto"/>
        <w:rPr>
          <w:lang w:val="en-GB"/>
        </w:rPr>
      </w:pPr>
      <w:r w:rsidRPr="00C715CC">
        <w:rPr>
          <w:lang w:val="en-GB"/>
        </w:rPr>
        <w:t xml:space="preserve">Where evaluations do exist, artificial reefs, particularly shipwrecks, often support high total fish abundance and species richness compared to nearby natural reefs (Fowler and Booth, 2012; </w:t>
      </w:r>
      <w:proofErr w:type="spellStart"/>
      <w:r w:rsidRPr="00C715CC">
        <w:rPr>
          <w:lang w:val="en-GB"/>
        </w:rPr>
        <w:t>Folpp</w:t>
      </w:r>
      <w:proofErr w:type="spellEnd"/>
      <w:r w:rsidRPr="00C715CC">
        <w:rPr>
          <w:lang w:val="en-GB"/>
        </w:rPr>
        <w:t xml:space="preserve"> et al., 2013; Schulze et al., 2020). However, these metrics can obscure underlying differences in community composition and ecological function (Paxton et al., 2020a, 2020b). </w:t>
      </w:r>
      <w:proofErr w:type="gramStart"/>
      <w:r w:rsidRPr="00C715CC">
        <w:rPr>
          <w:lang w:val="en-GB"/>
        </w:rPr>
        <w:t>In particular, predator</w:t>
      </w:r>
      <w:proofErr w:type="gramEnd"/>
      <w:r w:rsidRPr="00C715CC">
        <w:rPr>
          <w:lang w:val="en-GB"/>
        </w:rPr>
        <w:t xml:space="preserve"> biomass is frequently elevated, while lower trophic guilds such as grazers </w:t>
      </w:r>
      <w:r w:rsidRPr="00C715CC">
        <w:rPr>
          <w:lang w:val="en-GB"/>
        </w:rPr>
        <w:lastRenderedPageBreak/>
        <w:t>and invertivores tend to be underrepresented on artificial reefs (Fowler and Booth, 2012; Schram et al., 2024). This imbalance may limit key processes such as algal control, nutrient cycling, and trophic transfer. These patterns suggest that high fish abundance alone does not indicate ecological equivalence with natural reef systems.</w:t>
      </w:r>
    </w:p>
    <w:p w14:paraId="107AFFC8" w14:textId="77777777" w:rsidR="00C715CC" w:rsidRPr="00C715CC" w:rsidRDefault="00C715CC" w:rsidP="00C715CC">
      <w:pPr>
        <w:spacing w:before="240" w:after="240" w:line="480" w:lineRule="auto"/>
        <w:rPr>
          <w:lang w:val="en-GB"/>
        </w:rPr>
      </w:pPr>
      <w:r w:rsidRPr="00C715CC">
        <w:rPr>
          <w:lang w:val="en-GB"/>
        </w:rPr>
        <w:t>Such divergences are shaped by multiple ecological and structural factors, including vertical relief, habitat complexity, reef age, and proximity to natural systems (</w:t>
      </w:r>
      <w:proofErr w:type="spellStart"/>
      <w:r w:rsidRPr="00C715CC">
        <w:rPr>
          <w:lang w:val="en-GB"/>
        </w:rPr>
        <w:t>Rilov</w:t>
      </w:r>
      <w:proofErr w:type="spellEnd"/>
      <w:r w:rsidRPr="00C715CC">
        <w:rPr>
          <w:lang w:val="en-GB"/>
        </w:rPr>
        <w:t xml:space="preserve"> and Benayahu, 2000; Simon et al., 2013; Streich et al., 2017). Shipwrecks</w:t>
      </w:r>
      <w:proofErr w:type="gramStart"/>
      <w:r w:rsidRPr="00C715CC">
        <w:rPr>
          <w:lang w:val="en-GB"/>
        </w:rPr>
        <w:t>, in particular, tend</w:t>
      </w:r>
      <w:proofErr w:type="gramEnd"/>
      <w:r w:rsidRPr="00C715CC">
        <w:rPr>
          <w:lang w:val="en-GB"/>
        </w:rPr>
        <w:t xml:space="preserve"> to be high-relief and spatially isolated, favouring aggregation of upper trophic level species while offering limited support for lower trophic guilds (Harvey et al. 2021; Medeiros et al., 2022; Schram et al., 2024). Over time, these dynamics may lead to the formation of novel assemblages that diverge functionally and compositionally from adjacent natural reefs (Paxton et al., 2020b; Sibley et al., 2023). As a result, it is important to distinguish superficial species-level similarity from broader ecological performance when evaluating artificial reef outcomes (Medeiros et al., 2022; Schram et al., 2024; Simon et al., 2013).</w:t>
      </w:r>
    </w:p>
    <w:p w14:paraId="59B356A0" w14:textId="77777777" w:rsidR="00C715CC" w:rsidRPr="00C715CC" w:rsidRDefault="00C715CC" w:rsidP="00C715CC">
      <w:pPr>
        <w:spacing w:before="240" w:after="240" w:line="480" w:lineRule="auto"/>
        <w:rPr>
          <w:lang w:val="en-GB"/>
        </w:rPr>
      </w:pPr>
      <w:r w:rsidRPr="00C715CC">
        <w:rPr>
          <w:lang w:val="en-GB"/>
        </w:rPr>
        <w:t xml:space="preserve">Understanding variation among natural reef types provides essential context for interpreting artificial reef performance. Isolated pelagic pinnacles, often exposed to strong hydrodynamic flow, tend to support high densities of mesopredators and large-bodied predators such as </w:t>
      </w:r>
      <w:r w:rsidRPr="00C715CC">
        <w:rPr>
          <w:i/>
          <w:lang w:val="en-GB"/>
        </w:rPr>
        <w:t>Caranx</w:t>
      </w:r>
      <w:r w:rsidRPr="00C715CC">
        <w:rPr>
          <w:lang w:val="en-GB"/>
        </w:rPr>
        <w:t xml:space="preserve">, </w:t>
      </w:r>
      <w:r w:rsidRPr="00C715CC">
        <w:rPr>
          <w:i/>
          <w:lang w:val="en-GB"/>
        </w:rPr>
        <w:t>Lethrinus</w:t>
      </w:r>
      <w:r w:rsidRPr="00C715CC">
        <w:rPr>
          <w:lang w:val="en-GB"/>
        </w:rPr>
        <w:t xml:space="preserve">, </w:t>
      </w:r>
      <w:r w:rsidRPr="00C715CC">
        <w:rPr>
          <w:i/>
          <w:lang w:val="en-GB"/>
        </w:rPr>
        <w:t>Lutjanus</w:t>
      </w:r>
      <w:r w:rsidRPr="00C715CC">
        <w:rPr>
          <w:lang w:val="en-GB"/>
        </w:rPr>
        <w:t xml:space="preserve">, and </w:t>
      </w:r>
      <w:r w:rsidRPr="00C715CC">
        <w:rPr>
          <w:i/>
          <w:lang w:val="en-GB"/>
        </w:rPr>
        <w:t>Epinephelus</w:t>
      </w:r>
      <w:r w:rsidRPr="00C715CC">
        <w:rPr>
          <w:lang w:val="en-GB"/>
        </w:rPr>
        <w:t xml:space="preserve"> spp. (Cresswell et al., 2023; Galbraith et al., 2022, 2023; </w:t>
      </w:r>
      <w:proofErr w:type="spellStart"/>
      <w:r w:rsidRPr="00C715CC">
        <w:rPr>
          <w:lang w:val="en-GB"/>
        </w:rPr>
        <w:t>Letessier</w:t>
      </w:r>
      <w:proofErr w:type="spellEnd"/>
      <w:r w:rsidRPr="00C715CC">
        <w:rPr>
          <w:lang w:val="en-GB"/>
        </w:rPr>
        <w:t xml:space="preserve"> et al., 2019; Mattos et al. 2023). These physical features enhance planktonic input and nutrient delivery, increasing productivity at lower trophic levels and facilitating biomass accumulation at higher trophic levels (Galbraith et al., 2023; White et al., 2007). Pinnacles also exhibit substantial vertical relief and structural complexity, which provide refuge and foraging opportunities across multiple trophic guilds (Galbraith et al., 2023; </w:t>
      </w:r>
      <w:proofErr w:type="spellStart"/>
      <w:r w:rsidRPr="00C715CC">
        <w:rPr>
          <w:lang w:val="en-GB"/>
        </w:rPr>
        <w:t>Letessier</w:t>
      </w:r>
      <w:proofErr w:type="spellEnd"/>
      <w:r w:rsidRPr="00C715CC">
        <w:rPr>
          <w:lang w:val="en-GB"/>
        </w:rPr>
        <w:t xml:space="preserve"> et al., 2019).</w:t>
      </w:r>
    </w:p>
    <w:p w14:paraId="500F1017" w14:textId="77777777" w:rsidR="00C715CC" w:rsidRPr="00C715CC" w:rsidRDefault="00C715CC" w:rsidP="00C715CC">
      <w:pPr>
        <w:spacing w:before="240" w:after="240" w:line="480" w:lineRule="auto"/>
        <w:rPr>
          <w:lang w:val="en-GB"/>
        </w:rPr>
      </w:pPr>
      <w:r w:rsidRPr="00C715CC">
        <w:rPr>
          <w:lang w:val="en-GB"/>
        </w:rPr>
        <w:lastRenderedPageBreak/>
        <w:t xml:space="preserve">In contrast, fringing reefs and other emergent coastal systems are shaped more strongly by local variation in benthic composition, hydrodynamic exposure, and human disturbance (Bell and </w:t>
      </w:r>
      <w:proofErr w:type="spellStart"/>
      <w:r w:rsidRPr="00C715CC">
        <w:rPr>
          <w:lang w:val="en-GB"/>
        </w:rPr>
        <w:t>Galzin</w:t>
      </w:r>
      <w:proofErr w:type="spellEnd"/>
      <w:r w:rsidRPr="00C715CC">
        <w:rPr>
          <w:lang w:val="en-GB"/>
        </w:rPr>
        <w:t xml:space="preserve">, 1984; Galbraith, 2021; </w:t>
      </w:r>
      <w:proofErr w:type="spellStart"/>
      <w:r w:rsidRPr="00C715CC">
        <w:rPr>
          <w:lang w:val="en-GB"/>
        </w:rPr>
        <w:t>Letessier</w:t>
      </w:r>
      <w:proofErr w:type="spellEnd"/>
      <w:r w:rsidRPr="00C715CC">
        <w:rPr>
          <w:lang w:val="en-GB"/>
        </w:rPr>
        <w:t xml:space="preserve"> et al., 2019). These environments tend to support more </w:t>
      </w:r>
      <w:proofErr w:type="spellStart"/>
      <w:r w:rsidRPr="00C715CC">
        <w:rPr>
          <w:lang w:val="en-GB"/>
        </w:rPr>
        <w:t>trophically</w:t>
      </w:r>
      <w:proofErr w:type="spellEnd"/>
      <w:r w:rsidRPr="00C715CC">
        <w:rPr>
          <w:lang w:val="en-GB"/>
        </w:rPr>
        <w:t xml:space="preserve"> balanced assemblages, with a greater relative abundance of grazers and invertivores that play key roles in reef resilience and benthic regulation (Boaden and Kingsford, 2015; Koeck et al., 2014; Schram et al., 2024; Streit et al., 2015). Comparisons between artificial reefs and adjacent natural reefs, including fringing systems, have consistently shown that shipwrecks support higher densities of mid- to higher-trophic fish, such as </w:t>
      </w:r>
      <w:r w:rsidRPr="00C715CC">
        <w:rPr>
          <w:i/>
          <w:lang w:val="en-GB"/>
        </w:rPr>
        <w:t>Lutjanus</w:t>
      </w:r>
      <w:r w:rsidRPr="00C715CC">
        <w:rPr>
          <w:lang w:val="en-GB"/>
        </w:rPr>
        <w:t xml:space="preserve">, </w:t>
      </w:r>
      <w:r w:rsidRPr="00C715CC">
        <w:rPr>
          <w:i/>
          <w:lang w:val="en-GB"/>
        </w:rPr>
        <w:t>Sphyraena</w:t>
      </w:r>
      <w:r w:rsidRPr="00C715CC">
        <w:rPr>
          <w:lang w:val="en-GB"/>
        </w:rPr>
        <w:t xml:space="preserve">, </w:t>
      </w:r>
      <w:proofErr w:type="spellStart"/>
      <w:r w:rsidRPr="00C715CC">
        <w:rPr>
          <w:i/>
          <w:lang w:val="en-GB"/>
        </w:rPr>
        <w:t>Plectorhinchus</w:t>
      </w:r>
      <w:proofErr w:type="spellEnd"/>
      <w:r w:rsidRPr="00C715CC">
        <w:rPr>
          <w:lang w:val="en-GB"/>
        </w:rPr>
        <w:t xml:space="preserve">, and </w:t>
      </w:r>
      <w:r w:rsidRPr="00C715CC">
        <w:rPr>
          <w:i/>
          <w:lang w:val="en-GB"/>
        </w:rPr>
        <w:t>Epinephelus</w:t>
      </w:r>
      <w:r w:rsidRPr="00C715CC">
        <w:rPr>
          <w:lang w:val="en-GB"/>
        </w:rPr>
        <w:t xml:space="preserve"> spp., but reduced densities of lower trophic guilds (Fowler and Booth, 2012; Medeiros et al., 2022; Paxton et al., 2020a; Schram et al., 2024). These patterns likely reflect limited food availability for grazers and invertivores on artificial substrates, as well as differences in benthic microhabitats and structural complexity (</w:t>
      </w:r>
      <w:proofErr w:type="spellStart"/>
      <w:r w:rsidRPr="00C715CC">
        <w:rPr>
          <w:lang w:val="en-GB"/>
        </w:rPr>
        <w:t>Rilov</w:t>
      </w:r>
      <w:proofErr w:type="spellEnd"/>
      <w:r w:rsidRPr="00C715CC">
        <w:rPr>
          <w:lang w:val="en-GB"/>
        </w:rPr>
        <w:t xml:space="preserve"> and Benayahu, 2000; Schram et al., 2024).</w:t>
      </w:r>
    </w:p>
    <w:p w14:paraId="6CE925A2" w14:textId="77777777" w:rsidR="00C715CC" w:rsidRPr="00C715CC" w:rsidRDefault="00C715CC" w:rsidP="00C715CC">
      <w:pPr>
        <w:spacing w:before="240" w:after="240" w:line="480" w:lineRule="auto"/>
        <w:rPr>
          <w:lang w:val="en-GB"/>
        </w:rPr>
      </w:pPr>
      <w:r w:rsidRPr="00C715CC">
        <w:rPr>
          <w:lang w:val="en-GB"/>
        </w:rPr>
        <w:t xml:space="preserve">Despite the widespread use of shipwrecks as artificial reefs, their ecological performance has primarily been evaluated in relation to nearby fringing or coastal reef systems (Fowler and Booth, 2012; Schram et al., 2024; Medeiros et al., 2022). Few, if any, studies have explicitly </w:t>
      </w:r>
      <w:ins w:id="19" w:author="Global Reef" w:date="2025-07-19T09:48:00Z">
        <w:r w:rsidRPr="00C715CC">
          <w:rPr>
            <w:lang w:val="en-GB"/>
          </w:rPr>
          <w:t xml:space="preserve">compared shipwrecks to reefs of varying profiles, nor </w:t>
        </w:r>
      </w:ins>
      <w:r w:rsidRPr="00C715CC">
        <w:rPr>
          <w:lang w:val="en-GB"/>
        </w:rPr>
        <w:t>examined whether shipwrecks more closely resemble fish assemblages found on structurally complex, high-relief environments such as pelagic pinnacles.</w:t>
      </w:r>
      <w:commentRangeStart w:id="20"/>
      <w:r w:rsidRPr="00C715CC">
        <w:rPr>
          <w:lang w:val="en-GB"/>
        </w:rPr>
        <w:t xml:space="preserve"> Both shipwrecks and pinnacles are typically isolated from shore, subject to strong currents, and characterised by substantial vertical relief; features that may shape similar community structures (Galbraith et al., 2022; </w:t>
      </w:r>
      <w:proofErr w:type="spellStart"/>
      <w:r w:rsidRPr="00C715CC">
        <w:rPr>
          <w:lang w:val="en-GB"/>
        </w:rPr>
        <w:t>Letessier</w:t>
      </w:r>
      <w:proofErr w:type="spellEnd"/>
      <w:r w:rsidRPr="00C715CC">
        <w:rPr>
          <w:lang w:val="en-GB"/>
        </w:rPr>
        <w:t xml:space="preserve"> et al., 2019; Paxton et al., 2020b). </w:t>
      </w:r>
      <w:commentRangeEnd w:id="20"/>
      <w:del w:id="21" w:author="Global Reef" w:date="2025-07-19T09:52:00Z">
        <w:r w:rsidRPr="00C715CC">
          <w:rPr>
            <w:lang w:val="en-GB"/>
          </w:rPr>
          <w:commentReference w:id="20"/>
        </w:r>
        <w:r w:rsidRPr="00C715CC">
          <w:rPr>
            <w:lang w:val="en-GB"/>
          </w:rPr>
          <w:delText xml:space="preserve">Yet no studies to date have directly compared fish assemblages across these three habitat types, </w:delText>
        </w:r>
      </w:del>
      <w:r w:rsidRPr="00C715CC">
        <w:rPr>
          <w:lang w:val="en-GB"/>
        </w:rPr>
        <w:t xml:space="preserve">leaving a key gap in understanding how shipwrecks function within broader seascapes. Addressing this </w:t>
      </w:r>
      <w:r w:rsidRPr="00C715CC">
        <w:rPr>
          <w:lang w:val="en-GB"/>
        </w:rPr>
        <w:lastRenderedPageBreak/>
        <w:t>gap is essential for guiding artificial reef design and deployment, particularly in regions such as Thailand where shipwreck deployments continue to expand (Harvey et al., 2021; Baillie et al., 2024).</w:t>
      </w:r>
    </w:p>
    <w:p w14:paraId="4755AB8A" w14:textId="5A62E973" w:rsidR="00C715CC" w:rsidRPr="00C715CC" w:rsidRDefault="00C715CC" w:rsidP="00C715CC">
      <w:pPr>
        <w:spacing w:before="240" w:after="240" w:line="480" w:lineRule="auto"/>
        <w:rPr>
          <w:lang w:val="en-GB"/>
        </w:rPr>
      </w:pPr>
      <w:r w:rsidRPr="00C715CC">
        <w:rPr>
          <w:lang w:val="en-GB"/>
        </w:rPr>
        <w:t xml:space="preserve">This study builds on previous assessments of fish assemblages in the Gulf of Thailand (Baillie et al., 2024; Mattos et al. 2023; Mattos and </w:t>
      </w:r>
      <w:proofErr w:type="spellStart"/>
      <w:r w:rsidRPr="00C715CC">
        <w:rPr>
          <w:lang w:val="en-GB"/>
        </w:rPr>
        <w:t>Yeemin</w:t>
      </w:r>
      <w:proofErr w:type="spellEnd"/>
      <w:r w:rsidRPr="00C715CC">
        <w:rPr>
          <w:lang w:val="en-GB"/>
        </w:rPr>
        <w:t xml:space="preserve">, 2020; Harvey et al., 2021), with the aim of evaluating whether shipwrecks replicate the community structure and trophic composition of natural reef analogues or represent a functionally </w:t>
      </w:r>
      <w:commentRangeStart w:id="22"/>
      <w:r w:rsidRPr="00C715CC">
        <w:rPr>
          <w:lang w:val="en-GB"/>
        </w:rPr>
        <w:t>novel</w:t>
      </w:r>
      <w:commentRangeEnd w:id="22"/>
      <w:r w:rsidRPr="00C715CC">
        <w:rPr>
          <w:lang w:val="en-GB"/>
        </w:rPr>
        <w:commentReference w:id="22"/>
      </w:r>
      <w:r w:rsidRPr="00C715CC">
        <w:rPr>
          <w:lang w:val="en-GB"/>
        </w:rPr>
        <w:t xml:space="preserve"> assemblage type. </w:t>
      </w:r>
      <w:r w:rsidR="006E6083" w:rsidRPr="006E6083">
        <w:rPr>
          <w:lang w:val="en-GB"/>
        </w:rPr>
        <w:t>Fringing reefs are the dominant nearshore reef type in the Gulf of Thailand, forming directly along the coastline and sloping gradually toward sandy bottoms</w:t>
      </w:r>
      <w:r w:rsidR="006E6083">
        <w:rPr>
          <w:lang w:val="en-GB"/>
        </w:rPr>
        <w:t>, unlike barrier reefs</w:t>
      </w:r>
      <w:r w:rsidR="006E6083" w:rsidRPr="006E6083">
        <w:rPr>
          <w:lang w:val="en-GB"/>
        </w:rPr>
        <w:t xml:space="preserve"> (</w:t>
      </w:r>
      <w:proofErr w:type="spellStart"/>
      <w:r w:rsidR="006E6083" w:rsidRPr="006E6083">
        <w:rPr>
          <w:lang w:val="en-GB"/>
        </w:rPr>
        <w:t>Yeemin</w:t>
      </w:r>
      <w:proofErr w:type="spellEnd"/>
      <w:r w:rsidR="006E6083" w:rsidRPr="006E6083">
        <w:rPr>
          <w:lang w:val="en-GB"/>
        </w:rPr>
        <w:t xml:space="preserve"> et al. 2009). Reef habitats in the region also include deeper offshore pinnacles and a growing number of artificial structures such as shipwrecks (Mattos et al. 2023</w:t>
      </w:r>
      <w:proofErr w:type="gramStart"/>
      <w:r w:rsidR="006E6083" w:rsidRPr="006E6083">
        <w:rPr>
          <w:lang w:val="en-GB"/>
        </w:rPr>
        <w:t>).</w:t>
      </w:r>
      <w:r w:rsidRPr="00C715CC">
        <w:rPr>
          <w:lang w:val="en-GB"/>
        </w:rPr>
        <w:t>Given</w:t>
      </w:r>
      <w:proofErr w:type="gramEnd"/>
      <w:r w:rsidRPr="00C715CC">
        <w:rPr>
          <w:lang w:val="en-GB"/>
        </w:rPr>
        <w:t xml:space="preserve"> their structural similarity to 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(Fowler and Booth, 2012; Simon et al., 2013; Schram et al., 2024). These divergences may reflect differences in habitat structure, trophic filtering, or broader ecological constraints. Characterising such patterns is critical to evaluating the ecological role of artificial reefs in tropical marine systems.</w:t>
      </w:r>
    </w:p>
    <w:p w14:paraId="3CA2B85B" w14:textId="17E4CB4B" w:rsidR="00C715CC" w:rsidRPr="00C715CC" w:rsidRDefault="00C715CC" w:rsidP="00C715CC">
      <w:pPr>
        <w:spacing w:before="240" w:after="240" w:line="480" w:lineRule="auto"/>
        <w:rPr>
          <w:lang w:val="en-GB"/>
        </w:rPr>
      </w:pPr>
      <w:r w:rsidRPr="00C715CC">
        <w:rPr>
          <w:lang w:val="en-GB"/>
        </w:rPr>
        <w:t xml:space="preserve">By explicitly comparing fish assemblages across shipwrecks, pinnacles, and fringing reefs, this study evaluates whether shipwrecks more closely resemble a particular type of natural reef or support distinct assemblages. Patterns in functional group composition, including the relative abundance of grazers, invertivores, mesopredators, and higher trophic level predators, are used alongside species-specific responses to assess ecological similarity and divergence. Design </w:t>
      </w:r>
      <w:r w:rsidRPr="00C715CC">
        <w:rPr>
          <w:lang w:val="en-GB"/>
        </w:rPr>
        <w:lastRenderedPageBreak/>
        <w:t>characteristics such as vertical relief, surface complexity, and orientation are known to influence artificial reef performance and are considered in interpreting observed patterns (</w:t>
      </w:r>
      <w:proofErr w:type="spellStart"/>
      <w:r w:rsidRPr="00C715CC">
        <w:rPr>
          <w:lang w:val="en-GB"/>
        </w:rPr>
        <w:t>Rilov</w:t>
      </w:r>
      <w:proofErr w:type="spellEnd"/>
      <w:r w:rsidRPr="00C715CC">
        <w:rPr>
          <w:lang w:val="en-GB"/>
        </w:rPr>
        <w:t xml:space="preserve"> and Benayahu, 2000; Paxton et al., 2020a). Findings are intended to support reef management in Thailand by informing how artificial reef deployment, especially of shipwrecks, can best achieve ecological goals through context-specific design and placement (Baillie et al., 2024; Paxton et al., 2020a).</w:t>
      </w:r>
    </w:p>
    <w:p w14:paraId="44C7C463" w14:textId="77777777" w:rsidR="00C57308" w:rsidRPr="00C715CC" w:rsidRDefault="00000000">
      <w:pPr>
        <w:pStyle w:val="Heading1"/>
        <w:spacing w:line="480" w:lineRule="auto"/>
        <w:rPr>
          <w:lang w:val="en-GB"/>
        </w:rPr>
      </w:pPr>
      <w:r w:rsidRPr="00C715CC">
        <w:rPr>
          <w:lang w:val="en-GB"/>
        </w:rPr>
        <w:t xml:space="preserve">2. METHODS </w:t>
      </w:r>
    </w:p>
    <w:p w14:paraId="3EC5D139" w14:textId="77777777" w:rsidR="00C57308" w:rsidRPr="00C715CC" w:rsidRDefault="00000000">
      <w:pPr>
        <w:pStyle w:val="Heading2"/>
        <w:spacing w:after="200" w:line="480" w:lineRule="auto"/>
        <w:rPr>
          <w:lang w:val="en-GB"/>
        </w:rPr>
      </w:pPr>
      <w:bookmarkStart w:id="23" w:name="_oufnu1adhg4c" w:colFirst="0" w:colLast="0"/>
      <w:bookmarkEnd w:id="23"/>
      <w:r w:rsidRPr="00C715CC">
        <w:rPr>
          <w:lang w:val="en-GB"/>
        </w:rPr>
        <w:t>2.1. STUDY SITES</w:t>
      </w:r>
    </w:p>
    <w:p w14:paraId="45F84795" w14:textId="4D9D3910" w:rsidR="00C57308" w:rsidRPr="00C715CC" w:rsidRDefault="00000000">
      <w:pPr>
        <w:spacing w:line="480" w:lineRule="auto"/>
        <w:rPr>
          <w:lang w:val="en-GB"/>
        </w:rPr>
      </w:pPr>
      <w:r w:rsidRPr="00C715CC">
        <w:rPr>
          <w:lang w:val="en-GB"/>
        </w:rPr>
        <w:t xml:space="preserve">Surveys were conducted on three distinct reef types: artificial reefs (i.e. shipwrecks, n=3), pelagic pinnacles (n=6) and fringing reefs (n=5); comprising 14 individual sites. These sites (Figure 1), located around Koh Tao (10.10980°N, 99.81180°E) in the Gulf of Thailand, were selected to assess differences in fish assemblages across varying habitat structures. Koh Tao sits around 65km offshore in the Gulf of Thailand, the largest semi-enclosed area in the central Indo-Pacific (Mattos </w:t>
      </w:r>
      <w:r w:rsidR="009D4853" w:rsidRPr="00C715CC">
        <w:rPr>
          <w:lang w:val="en-GB"/>
        </w:rPr>
        <w:t>et al.,</w:t>
      </w:r>
      <w:r w:rsidRPr="00C715CC">
        <w:rPr>
          <w:lang w:val="en-GB"/>
        </w:rPr>
        <w:t xml:space="preserve"> 2023). The three shipwrecks studied were the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Royal-Thai Navy decommissioned vessels the </w:t>
      </w:r>
      <w:r w:rsidRPr="00C715CC">
        <w:rPr>
          <w:i/>
          <w:lang w:val="en-GB"/>
        </w:rPr>
        <w:t xml:space="preserve">HTMS </w:t>
      </w:r>
      <w:proofErr w:type="spellStart"/>
      <w:r w:rsidRPr="00C715CC">
        <w:rPr>
          <w:i/>
          <w:lang w:val="en-GB"/>
        </w:rPr>
        <w:t>Supharin</w:t>
      </w:r>
      <w:proofErr w:type="spellEnd"/>
      <w:r w:rsidRPr="00C715CC">
        <w:rPr>
          <w:lang w:val="en-GB"/>
        </w:rPr>
        <w:t xml:space="preserve"> and the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Surveys were performed at predetermined locations within each reef type to ensure consistency across dives. </w:t>
      </w:r>
    </w:p>
    <w:p w14:paraId="60DEEABB" w14:textId="77777777" w:rsidR="00C57308" w:rsidRPr="00C715CC" w:rsidRDefault="00000000">
      <w:pPr>
        <w:pStyle w:val="Heading2"/>
        <w:spacing w:after="200" w:line="480" w:lineRule="auto"/>
        <w:rPr>
          <w:lang w:val="en-GB"/>
        </w:rPr>
      </w:pPr>
      <w:bookmarkStart w:id="24" w:name="_wkrrlat1y6lc" w:colFirst="0" w:colLast="0"/>
      <w:bookmarkEnd w:id="24"/>
      <w:r w:rsidRPr="00C715CC">
        <w:rPr>
          <w:lang w:val="en-GB"/>
        </w:rPr>
        <w:t>2.2. SURVEY PROTOCOL</w:t>
      </w:r>
    </w:p>
    <w:p w14:paraId="62DFEC56" w14:textId="32F42983" w:rsidR="00C57308" w:rsidRPr="00C715CC" w:rsidRDefault="00000000">
      <w:pPr>
        <w:spacing w:line="480" w:lineRule="auto"/>
        <w:rPr>
          <w:lang w:val="en-GB"/>
        </w:rPr>
      </w:pPr>
      <w:r w:rsidRPr="00C715CC">
        <w:rPr>
          <w:lang w:val="en-GB"/>
        </w:rPr>
        <w:t xml:space="preserve">All surveys followed standardised underwater census (UVC) methodology. Divers conducted </w:t>
      </w:r>
      <w:proofErr w:type="gramStart"/>
      <w:r w:rsidRPr="00C715CC">
        <w:rPr>
          <w:lang w:val="en-GB"/>
        </w:rPr>
        <w:t>eight minute</w:t>
      </w:r>
      <w:proofErr w:type="gramEnd"/>
      <w:r w:rsidRPr="00C715CC">
        <w:rPr>
          <w:lang w:val="en-GB"/>
        </w:rPr>
        <w:t xml:space="preserve"> timed swim surveys using a predetermined survey species list (Table S1), which encompasses multiple functional groups (grazers, invertivores, mesopredators and higher trophic level predators) and ensures consistency in species identification and data collection. </w:t>
      </w:r>
      <w:r w:rsidR="00E85ACD" w:rsidRPr="00E85ACD">
        <w:rPr>
          <w:lang w:val="en-GB"/>
        </w:rPr>
        <w:t xml:space="preserve">Eight </w:t>
      </w:r>
      <w:r w:rsidR="00E85ACD" w:rsidRPr="00E85ACD">
        <w:rPr>
          <w:lang w:val="en-GB"/>
        </w:rPr>
        <w:lastRenderedPageBreak/>
        <w:t xml:space="preserve">minutes was selected as the survey duration based on </w:t>
      </w:r>
      <w:r w:rsidR="00E85ACD">
        <w:rPr>
          <w:lang w:val="en-GB"/>
        </w:rPr>
        <w:t xml:space="preserve">multiple </w:t>
      </w:r>
      <w:r w:rsidR="00E85ACD" w:rsidRPr="00E85ACD">
        <w:rPr>
          <w:lang w:val="en-GB"/>
        </w:rPr>
        <w:t>pilot surveys conducted on the</w:t>
      </w:r>
      <w:r w:rsidR="00E85ACD" w:rsidRPr="00E85ACD">
        <w:rPr>
          <w:lang w:val="en-GB"/>
        </w:rPr>
        <w:t xml:space="preserve"> </w:t>
      </w:r>
      <w:r w:rsidR="00E85ACD" w:rsidRPr="00E85ACD">
        <w:rPr>
          <w:i/>
          <w:iCs/>
          <w:lang w:val="en-GB"/>
        </w:rPr>
        <w:t>HTMS</w:t>
      </w:r>
      <w:r w:rsidR="00E85ACD" w:rsidRPr="00E85ACD">
        <w:rPr>
          <w:i/>
          <w:iCs/>
          <w:lang w:val="en-GB"/>
        </w:rPr>
        <w:t xml:space="preserve">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437A885E" w14:textId="0A681FF8"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Each survey commenced from the same designated starting point on every dive site. The survey team consisted of two divers working in a buddy team on SCUBA. 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 xml:space="preserve">The observation field included all fish present within a 10-metre radius in the 180-degree field of view ahead, covering the left, forward, and right directions, and extending vertically to form a 180-degree three-dimensional arc above and below the divers. </w:t>
      </w:r>
      <w:r w:rsidRPr="004C68AF">
        <w:rPr>
          <w:rFonts w:ascii="Times New Roman" w:hAnsi="Times New Roman" w:cs="Times New Roman"/>
        </w:rPr>
        <w:t xml:space="preserve">Divers swam slowly to maximise observation time and reduce disturbance to the fish. </w:t>
      </w:r>
      <w:r w:rsidR="00E85ACD" w:rsidRPr="004C68AF">
        <w:rPr>
          <w:rFonts w:ascii="Times New Roman" w:hAnsi="Times New Roman" w:cs="Times New Roman"/>
        </w:rPr>
        <w:t xml:space="preserve">The estimated area covered during each survey was calculated by measuring the distance covered during multiple </w:t>
      </w:r>
      <w:proofErr w:type="gramStart"/>
      <w:r w:rsidR="00E85ACD" w:rsidRPr="004C68AF">
        <w:rPr>
          <w:rFonts w:ascii="Times New Roman" w:hAnsi="Times New Roman" w:cs="Times New Roman"/>
        </w:rPr>
        <w:t>pilot</w:t>
      </w:r>
      <w:proofErr w:type="gramEnd"/>
      <w:r w:rsidR="00E85ACD" w:rsidRPr="004C68AF">
        <w:rPr>
          <w:rFonts w:ascii="Times New Roman" w:hAnsi="Times New Roman" w:cs="Times New Roman"/>
        </w:rPr>
        <w:t xml:space="preserve"> timed-swim surveys on the HTMS </w:t>
      </w:r>
      <w:proofErr w:type="spellStart"/>
      <w:r w:rsidR="00E85ACD" w:rsidRPr="004C68AF">
        <w:rPr>
          <w:rFonts w:ascii="Times New Roman" w:hAnsi="Times New Roman" w:cs="Times New Roman"/>
          <w:i/>
          <w:iCs/>
        </w:rPr>
        <w:t>Sattakut</w:t>
      </w:r>
      <w:proofErr w:type="spellEnd"/>
      <w:r w:rsidR="00E85ACD" w:rsidRPr="004C68AF">
        <w:rPr>
          <w:rFonts w:ascii="Times New Roman" w:hAnsi="Times New Roman" w:cs="Times New Roman"/>
          <w:i/>
          <w:iCs/>
        </w:rPr>
        <w:t>.</w:t>
      </w:r>
    </w:p>
    <w:p w14:paraId="4ECE51EB" w14:textId="77777777" w:rsidR="00C57308" w:rsidRPr="00C715CC" w:rsidRDefault="00000000">
      <w:pPr>
        <w:spacing w:line="480" w:lineRule="auto"/>
        <w:rPr>
          <w:lang w:val="en-GB"/>
        </w:rPr>
      </w:pPr>
      <w:r w:rsidRPr="00C715CC">
        <w:rPr>
          <w:lang w:val="en-GB"/>
        </w:rPr>
        <w:t xml:space="preserve">All observed fish on the species list within the designated radius were recorded on waterproof slates. Data were recorded in real-time during the survey. Each new survey was recorded in a separate section of the slate to maintain data integrity. </w:t>
      </w:r>
    </w:p>
    <w:p w14:paraId="5C29810E" w14:textId="77777777" w:rsidR="00C57308" w:rsidRPr="00C715CC" w:rsidRDefault="00000000">
      <w:pPr>
        <w:pStyle w:val="Heading2"/>
        <w:spacing w:after="200" w:line="480" w:lineRule="auto"/>
        <w:rPr>
          <w:lang w:val="en-GB"/>
        </w:rPr>
      </w:pPr>
      <w:bookmarkStart w:id="25" w:name="_kmnnqgfdlep6" w:colFirst="0" w:colLast="0"/>
      <w:bookmarkEnd w:id="25"/>
      <w:r w:rsidRPr="00C715CC">
        <w:rPr>
          <w:lang w:val="en-GB"/>
        </w:rPr>
        <w:t xml:space="preserve">2.3. DATA ANALYSIS </w:t>
      </w:r>
    </w:p>
    <w:p w14:paraId="3F48EA60" w14:textId="3E046665" w:rsidR="00C57308" w:rsidRPr="00C715CC" w:rsidRDefault="00000000">
      <w:pPr>
        <w:spacing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et al., 2019). The species were first grouped into functional groups – grazers, invertivores, mesopredators, and higher trophic level predators (hereafter HTLPs) – based on trophic ecology </w:t>
      </w:r>
      <w:r w:rsidRPr="00C715CC">
        <w:rPr>
          <w:lang w:val="en-GB"/>
        </w:rPr>
        <w:lastRenderedPageBreak/>
        <w:t>(Table S1) for analysis of broader ecological patterns and to facilitate interpretation of community-level responses. Separate multivariate models were fitted to evaluate differences in functional group abundance across reef classifications and, independently, across geographic zones. Subsequent species-specific models were used to examine finer-scale patterns within each functional group.</w:t>
      </w:r>
    </w:p>
    <w:p w14:paraId="6B543B1D" w14:textId="77777777" w:rsidR="00C57308" w:rsidRPr="00C715CC" w:rsidRDefault="00000000">
      <w:pPr>
        <w:pStyle w:val="Heading3"/>
        <w:spacing w:line="480" w:lineRule="auto"/>
        <w:rPr>
          <w:lang w:val="en-GB"/>
        </w:rPr>
      </w:pPr>
      <w:bookmarkStart w:id="26" w:name="_ap0laf6xnjoq" w:colFirst="0" w:colLast="0"/>
      <w:bookmarkEnd w:id="26"/>
      <w:r w:rsidRPr="00C715CC">
        <w:rPr>
          <w:lang w:val="en-GB"/>
        </w:rPr>
        <w:t xml:space="preserve">2.3.1. Functional group analysis </w:t>
      </w:r>
    </w:p>
    <w:p w14:paraId="196CCA5D" w14:textId="77777777" w:rsidR="00C57308" w:rsidRPr="00C715CC" w:rsidRDefault="00000000">
      <w:pPr>
        <w:spacing w:line="480" w:lineRule="auto"/>
        <w:rPr>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m:oMath>
        <m:r>
          <w:rPr>
            <w:rFonts w:ascii="Cambria Math" w:eastAsia="Courier New" w:hAnsi="Cambria Math"/>
            <w:lang w:val="en-GB"/>
          </w:rPr>
          <m:t>mvbind(Grazer, Invertivore, Mesopredator, HTLP) ~ Classification + (1 +| Site)</m:t>
        </m:r>
      </m:oMath>
      <w:r w:rsidRPr="00C715CC">
        <w:rPr>
          <w:lang w:val="en-GB"/>
        </w:rPr>
        <w:t xml:space="preserve"> 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203066F5" w:rsidR="00C57308" w:rsidRPr="00C715CC" w:rsidRDefault="00000000">
      <w:pPr>
        <w:spacing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Functional group stability was assessed using coefficients of variation, and proportional group composition was </w:t>
      </w:r>
      <w:r w:rsidR="005A4E44" w:rsidRPr="00C715CC">
        <w:rPr>
          <w:lang w:val="en-GB"/>
        </w:rPr>
        <w:t xml:space="preserve">assessed </w:t>
      </w:r>
      <w:r w:rsidRPr="00C715CC">
        <w:rPr>
          <w:lang w:val="en-GB"/>
        </w:rPr>
        <w:t>by site to evaluate consistency across reef types. These diagnostics informed data filtering and supported the robustness of the functional group classification. Zero-inflation was not evident in the remaining functional group data, while overdispersion was moderate, supporting the use of a negative binomial distribution.</w:t>
      </w:r>
    </w:p>
    <w:p w14:paraId="66576371" w14:textId="77777777" w:rsidR="00C57308" w:rsidRPr="00C715CC" w:rsidRDefault="00000000">
      <w:pPr>
        <w:spacing w:line="480" w:lineRule="auto"/>
        <w:rPr>
          <w:lang w:val="en-GB"/>
        </w:rPr>
      </w:pPr>
      <w:r w:rsidRPr="00C715CC">
        <w:rPr>
          <w:lang w:val="en-GB"/>
        </w:rPr>
        <w:lastRenderedPageBreak/>
        <w:t xml:space="preserve">Several candidate models were evaluated, including those with and without zero-inflation terms and with or without site-level random intercepts to account for repeated surveys. Model performance was compared using leave-one-out cross-validation (LOO-CV; </w:t>
      </w:r>
      <w:proofErr w:type="spellStart"/>
      <w:r w:rsidRPr="00C715CC">
        <w:rPr>
          <w:lang w:val="en-GB"/>
        </w:rPr>
        <w:t>Vehtari</w:t>
      </w:r>
      <w:proofErr w:type="spellEnd"/>
      <w:r w:rsidRPr="00C715CC">
        <w:rPr>
          <w:lang w:val="en-GB"/>
        </w:rPr>
        <w:t xml:space="preserve"> et al., 2017). The best-supported model included a negative binomial likelihood with random intercepts by site,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6F30D0B3"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3EC35F1C" w14:textId="0653B320" w:rsidR="00C57308" w:rsidRPr="00C715CC" w:rsidRDefault="00000000">
      <w:pPr>
        <w:spacing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Models excluding site-level effects or including zero-inflation performed substantially </w:t>
      </w:r>
      <w:proofErr w:type="gramStart"/>
      <w:r w:rsidRPr="00C715CC">
        <w:rPr>
          <w:lang w:val="en-GB"/>
        </w:rPr>
        <w:t>worse, and</w:t>
      </w:r>
      <w:proofErr w:type="gramEnd"/>
      <w:r w:rsidRPr="00C715CC">
        <w:rPr>
          <w:lang w:val="en-GB"/>
        </w:rPr>
        <w:t xml:space="preserve">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w:t>
      </w:r>
      <w:commentRangeStart w:id="27"/>
      <w:commentRangeStart w:id="28"/>
      <w:r w:rsidRPr="00C715CC">
        <w:rPr>
          <w:lang w:val="en-GB"/>
        </w:rPr>
        <w:t xml:space="preserve">Default weakly informative priors </w:t>
      </w:r>
      <w:commentRangeEnd w:id="27"/>
      <w:r w:rsidRPr="00C715CC">
        <w:rPr>
          <w:lang w:val="en-GB"/>
        </w:rPr>
        <w:commentReference w:id="27"/>
      </w:r>
      <w:commentRangeEnd w:id="28"/>
      <w:r w:rsidRPr="00C715CC">
        <w:rPr>
          <w:lang w:val="en-GB"/>
        </w:rPr>
        <w:commentReference w:id="28"/>
      </w:r>
      <w:r w:rsidRPr="00C715CC">
        <w:rPr>
          <w:lang w:val="en-GB"/>
        </w:rPr>
        <w:t xml:space="preserve">were applied, as no custom 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5D112F">
      <w:pPr>
        <w:spacing w:line="480" w:lineRule="auto"/>
        <w:rPr>
          <w:lang w:val="en-GB"/>
        </w:rPr>
      </w:pPr>
      <w:r w:rsidRPr="00C715CC">
        <w:rPr>
          <w:lang w:val="en-GB"/>
        </w:rPr>
        <w:t xml:space="preserve">Inferences were based on posterior distributions of fixed effects. Predicted mean abundances and proportional group compositions were visualised using faceted bar plots derived from 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w:t>
      </w:r>
      <w:r w:rsidRPr="00C715CC">
        <w:rPr>
          <w:lang w:val="en-GB"/>
        </w:rPr>
        <w:lastRenderedPageBreak/>
        <w:t>classifications were calculated by combining intercepts with classification-level effects on the log scale, following:</w:t>
      </w:r>
    </w:p>
    <w:p w14:paraId="5C644536" w14:textId="77777777" w:rsidR="00C57308" w:rsidRPr="00C715CC" w:rsidRDefault="00000000">
      <w:pPr>
        <w:spacing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pPr>
        <w:spacing w:line="480" w:lineRule="auto"/>
        <w:rPr>
          <w:lang w:val="en-GB"/>
        </w:rPr>
      </w:pPr>
      <w:r w:rsidRPr="00C715CC">
        <w:rPr>
          <w:lang w:val="en-GB"/>
        </w:rPr>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pPr>
        <w:pStyle w:val="Heading3"/>
        <w:spacing w:line="480" w:lineRule="auto"/>
        <w:rPr>
          <w:lang w:val="en-GB"/>
        </w:rPr>
      </w:pPr>
      <w:bookmarkStart w:id="29" w:name="_y4qkqo9zdgtp" w:colFirst="0" w:colLast="0"/>
      <w:bookmarkEnd w:id="29"/>
      <w:r w:rsidRPr="00C715CC">
        <w:rPr>
          <w:lang w:val="en-GB"/>
        </w:rPr>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77777777" w:rsidR="00C57308" w:rsidRPr="00C715CC" w:rsidRDefault="00000000" w:rsidP="00213430">
      <w:pPr>
        <w:spacing w:after="0" w:line="480" w:lineRule="auto"/>
        <w:jc w:val="center"/>
        <w:rPr>
          <w:lang w:val="en-GB"/>
        </w:rPr>
      </w:pPr>
      <m:oMath>
        <m:r>
          <w:rPr>
            <w:rFonts w:ascii="Cambria Math" w:eastAsia="Courier New" w:hAnsi="Cambria Math"/>
            <w:lang w:val="en-GB"/>
          </w:rPr>
          <m:t>mvbind(Grazer, Invertivore, Mesopredator, HTLP) ~ Zone + (1 +| Site)</m:t>
        </m:r>
      </m:oMath>
      <w:r w:rsidRPr="00C715CC">
        <w:rPr>
          <w:lang w:val="en-GB"/>
        </w:rPr>
        <w:t xml:space="preserv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w:p>
    <w:p w14:paraId="3BB85F7A"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2B3395A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7500E255" w14:textId="77777777" w:rsidR="00C57308" w:rsidRPr="00C715CC" w:rsidRDefault="00000000">
      <w:pPr>
        <w:spacing w:line="480"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Shipwrecks were retained as the reference level for interpretability. Model fitting and diagnostics followed the same procedures, including the use of a negative binomial likelihood, site-level random </w:t>
      </w:r>
      <w:r w:rsidRPr="00C715CC">
        <w:rPr>
          <w:lang w:val="en-GB"/>
        </w:rPr>
        <w:lastRenderedPageBreak/>
        <w:t xml:space="preserve">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mean abundances and differences across reef zones were extracted and visualised using the same 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pPr>
        <w:pStyle w:val="Heading3"/>
        <w:spacing w:line="480" w:lineRule="auto"/>
        <w:rPr>
          <w:lang w:val="en-GB"/>
        </w:rPr>
      </w:pPr>
      <w:bookmarkStart w:id="30" w:name="_ghijga7vsfoa" w:colFirst="0" w:colLast="0"/>
      <w:bookmarkEnd w:id="30"/>
      <w:r w:rsidRPr="00C715CC">
        <w:rPr>
          <w:lang w:val="en-GB"/>
        </w:rPr>
        <w:t xml:space="preserve">2.3.3. Species-specific analysis </w:t>
      </w:r>
    </w:p>
    <w:p w14:paraId="694DA36D" w14:textId="77777777" w:rsidR="00C57308" w:rsidRPr="00C715CC" w:rsidRDefault="00000000">
      <w:pPr>
        <w:spacing w:line="480" w:lineRule="auto"/>
        <w:rPr>
          <w:lang w:val="en-GB"/>
        </w:rPr>
      </w:pPr>
      <w:r w:rsidRPr="00C715CC">
        <w:rPr>
          <w:lang w:val="en-GB"/>
        </w:rPr>
        <w:t>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brms package, with abundance 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after="0"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77777777" w:rsidR="00C57308" w:rsidRPr="00C715CC" w:rsidRDefault="00000000">
      <w:pPr>
        <w:spacing w:before="240"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xml:space="preserve">​ represents the count of species ss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xml:space="preserve">​ is the species-specific dispersion parameter, and shipwrecks were treated as the reference category. Site was not included as a random effect due to limited data and resulting model instability. With </w:t>
      </w:r>
      <w:r w:rsidRPr="00C715CC">
        <w:rPr>
          <w:lang w:val="en-GB"/>
        </w:rPr>
        <w:lastRenderedPageBreak/>
        <w:t xml:space="preserve">16 taxa across 12 sites, the model became overparameterised and failed to converge reliably. Excluding random intercepts improved stability while retaining the ability to detect habitat-based trends.  Model fitting used four chains of 4000 iterations each (1000 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in predicted abundance across reef types were visualised using faceted bar plots with 95% credible intervals.</w:t>
      </w:r>
    </w:p>
    <w:p w14:paraId="0A2EFB4A" w14:textId="77777777" w:rsidR="00C57308" w:rsidRPr="00C715CC" w:rsidRDefault="00000000">
      <w:pPr>
        <w:pStyle w:val="Heading1"/>
        <w:spacing w:line="480" w:lineRule="auto"/>
        <w:rPr>
          <w:lang w:val="en-GB"/>
        </w:rPr>
      </w:pPr>
      <w:bookmarkStart w:id="31" w:name="_igkw3jbs1h89" w:colFirst="0" w:colLast="0"/>
      <w:bookmarkEnd w:id="31"/>
      <w:r w:rsidRPr="00C715CC">
        <w:rPr>
          <w:lang w:val="en-GB"/>
        </w:rPr>
        <w:t xml:space="preserve">3. RESULTS </w:t>
      </w:r>
    </w:p>
    <w:p w14:paraId="476AFB62" w14:textId="19083B11" w:rsidR="00C57308" w:rsidRPr="00C715CC" w:rsidRDefault="00000000">
      <w:pPr>
        <w:spacing w:line="480" w:lineRule="auto"/>
        <w:rPr>
          <w:lang w:val="en-GB"/>
        </w:rPr>
      </w:pPr>
      <w:r w:rsidRPr="00C715CC">
        <w:rPr>
          <w:lang w:val="en-GB"/>
        </w:rPr>
        <w:t xml:space="preserve">A total of 350 fish surveys were conducted across 14 unique reef sites, comprising 5 fringing reefs, 6 pelagic pinnacles, and 3 shipwrecks. Repeated surveys were conducted at each site, with 150 surveys on fringing reefs, 130 on pinnacles, and 70 on shipwrecks. Each survey covered an estimated area of ~1,200 m², yielding a cumulative surveyed area of ~42 hectares. Across all sites, 162,894 individual fish were recorded. </w:t>
      </w:r>
      <w:r w:rsidR="00C264A2" w:rsidRPr="00C715CC">
        <w:rPr>
          <w:lang w:val="en-GB"/>
        </w:rPr>
        <w:t>Based on raw survey totals, m</w:t>
      </w:r>
      <w:r w:rsidRPr="00C715CC">
        <w:rPr>
          <w:lang w:val="en-GB"/>
        </w:rPr>
        <w:t>ean (±SD) fish density was highest on pinnacles (668 ± 928 fish per 1,200 m²), followed by shipwrecks (348 ± 396) and fringing reefs (345 ± 220), indicating elevated average fish abundance at pinnacles and, to a lesser extent, shipwrecks relative to fringing reefs.</w:t>
      </w:r>
    </w:p>
    <w:p w14:paraId="6E3AAC99" w14:textId="77777777" w:rsidR="00C57308" w:rsidRPr="00C715CC" w:rsidRDefault="00000000">
      <w:pPr>
        <w:pStyle w:val="Heading3"/>
        <w:spacing w:line="480" w:lineRule="auto"/>
        <w:rPr>
          <w:lang w:val="en-GB"/>
        </w:rPr>
      </w:pPr>
      <w:bookmarkStart w:id="32" w:name="_z4ynv0dterog" w:colFirst="0" w:colLast="0"/>
      <w:bookmarkEnd w:id="32"/>
      <w:r w:rsidRPr="00C715CC">
        <w:rPr>
          <w:lang w:val="en-GB"/>
        </w:rPr>
        <w:t>3.1. Functional groups</w:t>
      </w:r>
    </w:p>
    <w:p w14:paraId="5BFC6D28" w14:textId="77777777" w:rsidR="00C57308" w:rsidRPr="00C715CC" w:rsidRDefault="00000000">
      <w:pPr>
        <w:spacing w:before="240" w:after="240" w:line="480" w:lineRule="auto"/>
        <w:rPr>
          <w:lang w:val="en-GB"/>
        </w:rPr>
      </w:pPr>
      <w:r w:rsidRPr="00C715CC">
        <w:rPr>
          <w:lang w:val="en-GB"/>
        </w:rPr>
        <w:t xml:space="preserve">Predicted fish abundance varied across reef types and functional groups (Figure 2, Table 1). Grazers and mesopredators were the most abundant groups across all classifications, followed by invertivores and high trophic level predators (HTLPs). Posterior predictions indicated that grazer abundance was highest at fringing reefs (median: 127.9 fish per 1,200 m²; 95% Credible Interval: [91, 181]), slightly lower at pinnacles (105.9; [78, 145]), and substantially lower at shipwrecks (59.7; [38, 94]). Invertivores showed comparable predicted abundance at pinnacles (56.0; [34, </w:t>
      </w:r>
      <w:r w:rsidRPr="00C715CC">
        <w:rPr>
          <w:lang w:val="en-GB"/>
        </w:rPr>
        <w:lastRenderedPageBreak/>
        <w:t xml:space="preserve">94]) and fringing reefs (55.9; [32, 97]), with lower estimates at shipwrecks (33.0; [16, 66]). </w:t>
      </w:r>
      <w:proofErr w:type="spellStart"/>
      <w:r w:rsidRPr="00C715CC">
        <w:rPr>
          <w:lang w:val="en-GB"/>
        </w:rPr>
        <w:t>Mesopredator</w:t>
      </w:r>
      <w:proofErr w:type="spellEnd"/>
      <w:r w:rsidRPr="00C715CC">
        <w:rPr>
          <w:lang w:val="en-GB"/>
        </w:rPr>
        <w:t xml:space="preserve"> abundance was highest at pinnacles (130.5; [56, 302]), with lower values at fringing reefs (68.7; [26, 172]) and shipwrecks (43.5; [13, 140]). HTLPs had the lowest predicted abundance at fringing reefs (11.0; [5, 23]), with similar values at pinnacles (26.4; [13, 51]) and shipwrecks (25.6; [10, 68]).</w:t>
      </w:r>
    </w:p>
    <w:p w14:paraId="7DF46FDE" w14:textId="77777777" w:rsidR="00C57308" w:rsidRPr="00C715CC" w:rsidRDefault="00000000">
      <w:pPr>
        <w:spacing w:before="240" w:after="240" w:line="480" w:lineRule="auto"/>
        <w:rPr>
          <w:lang w:val="en-GB"/>
        </w:rPr>
      </w:pPr>
      <w:r w:rsidRPr="00C715CC">
        <w:rPr>
          <w:lang w:val="en-GB"/>
        </w:rPr>
        <w:t xml:space="preserve">Posterior distributions indicated differences in functional group abundance across reef types, with varying levels of statistical support (Figure 3, Table 2). Grazers were more abundant at fringing reefs than shipwrecks, with a median effect of 0.76 (95% </w:t>
      </w:r>
      <w:proofErr w:type="spellStart"/>
      <w:r w:rsidRPr="00C715CC">
        <w:rPr>
          <w:lang w:val="en-GB"/>
        </w:rPr>
        <w:t>CrI</w:t>
      </w:r>
      <w:proofErr w:type="spellEnd"/>
      <w:r w:rsidRPr="00C715CC">
        <w:rPr>
          <w:lang w:val="en-GB"/>
        </w:rPr>
        <w:t>: [0.20, 1.34]) and a 99% posterior probability that abundance was higher at fringing reefs. Pinnacles also supported higher grazer abundance (0.57; [0.02, 1.13]), with 98% posterior support for a positive effect. Invertivores followed a similar pattern: abundance was higher at fringing reefs (0.52; [–0.36, 1.42]) and pinnacles (0.52; [–0.34, 1.42]) compared to shipwrecks, with posterior probabilities of 89% and 90%, respectively. Mesopredators were more abundant at pinnacles than shipwrecks (1.10; [–0.35, 2.58]), with 94% support for a positive effect, and may have also been more abundant at fringing reefs (0.45; [–1.07, 1.99]), though posterior support was weaker (74%). For high trophic level predators (HTLPs), abundance was lower at fringing reefs compared to shipwrecks (–0.86; [–2.10, 0.40]), with a 92% probability of a negative effect. Pinnacles also supported higher HTLP abundance than fringing reefs (0.88; [–0.14, 1.86]), with 96% support. In contrast, the difference between pinnacles and shipwrecks was negligible (0.02; [–1.17, 1.16]), with posterior support evenly split (52%).</w:t>
      </w:r>
    </w:p>
    <w:p w14:paraId="25749DC6" w14:textId="77777777" w:rsidR="00C57308" w:rsidRPr="00C715CC" w:rsidRDefault="00000000">
      <w:pPr>
        <w:pStyle w:val="Heading3"/>
        <w:spacing w:before="240" w:after="240" w:line="480" w:lineRule="auto"/>
        <w:rPr>
          <w:lang w:val="en-GB"/>
        </w:rPr>
      </w:pPr>
      <w:bookmarkStart w:id="33" w:name="_qbprgd7xxunv" w:colFirst="0" w:colLast="0"/>
      <w:bookmarkEnd w:id="33"/>
      <w:r w:rsidRPr="00C715CC">
        <w:rPr>
          <w:lang w:val="en-GB"/>
        </w:rPr>
        <w:lastRenderedPageBreak/>
        <w:t>3.2. Geographic zones</w:t>
      </w:r>
    </w:p>
    <w:p w14:paraId="05D56DA7" w14:textId="77777777" w:rsidR="00C57308" w:rsidRPr="00C715CC" w:rsidRDefault="00000000">
      <w:pPr>
        <w:spacing w:before="240" w:after="240" w:line="480" w:lineRule="auto"/>
        <w:rPr>
          <w:lang w:val="en-GB"/>
        </w:rPr>
      </w:pPr>
      <w:r w:rsidRPr="00C715CC">
        <w:rPr>
          <w:lang w:val="en-GB"/>
        </w:rPr>
        <w:t xml:space="preserve">While reef classification explained most of the variation in functional group composition, a secondary analysis evaluated whether geographic zone, defined by proximity to shore, also structured fish assemblages (Figure 4). Grazers were more abundant in both nearshore (median effect: 0.67; 95% </w:t>
      </w:r>
      <w:proofErr w:type="spellStart"/>
      <w:r w:rsidRPr="00C715CC">
        <w:rPr>
          <w:lang w:val="en-GB"/>
        </w:rPr>
        <w:t>CrI</w:t>
      </w:r>
      <w:proofErr w:type="spellEnd"/>
      <w:r w:rsidRPr="00C715CC">
        <w:rPr>
          <w:lang w:val="en-GB"/>
        </w:rPr>
        <w:t>: [0.12, 1.28]) and pelagic zones (0.62; [–0.09, 1.32]) compared to shipwrecks, with a 99% and 96% posterior probability, respectively, that abundance was higher in natural zones. Invertivores were also more abundant nearshore (0.67; [–0.08, 1.44]), with a 96% probability that abundance exceeded that on shipwrecks, while the contrast between pelagic sites and shipwrecks was less clear (0.12; [–0.77, 1.05]), supported by a posterior probability of 61%. Mesopredators were somewhat more abundant nearshore (0.84; [–0.68, 2.29]) and in pelagic zones (0.68; [–1.17, 2.49]), with 84% and 78% posterior support, respectively, that abundance was higher than on shipwrecks. For HTLPs, pelagic zones were estimated to support slightly higher abundance than both nearshore reefs (0.57; [–0.68, 1.84]) and shipwrecks (0.07; [–1.45, 1.60]), though posterior support was weak in both cases (57% and 54%, respectively), suggesting no consistent difference in HTLP abundance across zones.</w:t>
      </w:r>
    </w:p>
    <w:p w14:paraId="67DC6666" w14:textId="77777777" w:rsidR="00C57308" w:rsidRPr="00C715CC" w:rsidRDefault="00000000">
      <w:pPr>
        <w:pStyle w:val="Heading3"/>
        <w:spacing w:before="240" w:after="240" w:line="480" w:lineRule="auto"/>
        <w:rPr>
          <w:lang w:val="en-GB"/>
        </w:rPr>
      </w:pPr>
      <w:bookmarkStart w:id="34" w:name="_dy5ww9z4k4w0" w:colFirst="0" w:colLast="0"/>
      <w:bookmarkEnd w:id="34"/>
      <w:r w:rsidRPr="00C715CC">
        <w:rPr>
          <w:lang w:val="en-GB"/>
        </w:rPr>
        <w:t xml:space="preserve">3.3. Species-level contrasts </w:t>
      </w:r>
    </w:p>
    <w:p w14:paraId="0D5142E1" w14:textId="77777777" w:rsidR="00C57308" w:rsidRPr="00C715CC" w:rsidRDefault="00000000">
      <w:pPr>
        <w:spacing w:line="480" w:lineRule="auto"/>
        <w:rPr>
          <w:lang w:val="en-GB"/>
        </w:rPr>
      </w:pPr>
      <w:r w:rsidRPr="00C715CC">
        <w:rPr>
          <w:lang w:val="en-GB"/>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S2, and S3, and Figures 6–7.</w:t>
      </w:r>
    </w:p>
    <w:p w14:paraId="017F73D4" w14:textId="33E07C52" w:rsidR="00C57308" w:rsidRPr="00C715CC" w:rsidRDefault="00000000">
      <w:pPr>
        <w:spacing w:before="240" w:after="240" w:line="480" w:lineRule="auto"/>
        <w:rPr>
          <w:lang w:val="en-GB"/>
        </w:rPr>
      </w:pPr>
      <w:r w:rsidRPr="00C715CC">
        <w:rPr>
          <w:lang w:val="en-GB"/>
        </w:rPr>
        <w:lastRenderedPageBreak/>
        <w:t xml:space="preserve">Among mesopredators and high trophic level predators, several species displayed distinct habitat associations. </w:t>
      </w:r>
      <w:r w:rsidRPr="00C715CC">
        <w:rPr>
          <w:i/>
          <w:lang w:val="en-GB"/>
        </w:rPr>
        <w:t xml:space="preserve">Lutjanus </w:t>
      </w:r>
      <w:r w:rsidRPr="00C715CC">
        <w:rPr>
          <w:lang w:val="en-GB"/>
        </w:rPr>
        <w:t xml:space="preserve">spp. &lt;30 cm (small snappers; mesopredators) showed similar predicted abundance at pinnacles and shipwrecks, with a negligible median difference and low posterior support for any effect (–0.05; 95% </w:t>
      </w:r>
      <w:proofErr w:type="spellStart"/>
      <w:r w:rsidRPr="00C715CC">
        <w:rPr>
          <w:lang w:val="en-GB"/>
        </w:rPr>
        <w:t>CrI</w:t>
      </w:r>
      <w:proofErr w:type="spellEnd"/>
      <w:r w:rsidRPr="00C715CC">
        <w:rPr>
          <w:lang w:val="en-GB"/>
        </w:rPr>
        <w:t>: [–0.51, 0.38]; 59%</w:t>
      </w:r>
      <w:proofErr w:type="gramStart"/>
      <w:r w:rsidRPr="00C715CC">
        <w:rPr>
          <w:lang w:val="en-GB"/>
        </w:rPr>
        <w:t>), but</w:t>
      </w:r>
      <w:proofErr w:type="gramEnd"/>
      <w:r w:rsidRPr="00C715CC">
        <w:rPr>
          <w:lang w:val="en-GB"/>
        </w:rPr>
        <w:t xml:space="preserve"> were substantially less abundant at fringing reefs compared to shipwrecks (–1.29; [–1.75, –0.84]; 100%). </w:t>
      </w:r>
      <w:r w:rsidRPr="00C715CC">
        <w:rPr>
          <w:i/>
          <w:lang w:val="en-GB"/>
        </w:rPr>
        <w:t>Lutjanus</w:t>
      </w:r>
      <w:r w:rsidRPr="00C715CC">
        <w:rPr>
          <w:lang w:val="en-GB"/>
        </w:rPr>
        <w:t xml:space="preserve"> spp. &gt;30 cm (large snappers; mesopredators) were more abundant at shipwrecks </w:t>
      </w:r>
      <w:proofErr w:type="gramStart"/>
      <w:r w:rsidRPr="00C715CC">
        <w:rPr>
          <w:lang w:val="en-GB"/>
        </w:rPr>
        <w:t>than  pinnacles</w:t>
      </w:r>
      <w:proofErr w:type="gramEnd"/>
      <w:r w:rsidRPr="00C715CC">
        <w:rPr>
          <w:lang w:val="en-GB"/>
        </w:rPr>
        <w:t xml:space="preserve"> (–1.06; 95% </w:t>
      </w:r>
      <w:proofErr w:type="spellStart"/>
      <w:r w:rsidRPr="00C715CC">
        <w:rPr>
          <w:lang w:val="en-GB"/>
        </w:rPr>
        <w:t>CrI</w:t>
      </w:r>
      <w:proofErr w:type="spellEnd"/>
      <w:r w:rsidRPr="00C715CC">
        <w:rPr>
          <w:lang w:val="en-GB"/>
        </w:rPr>
        <w:t xml:space="preserve">: [–1.44, –0.69]; 100%) and fringing reefs (–2.85; [–3.28, –2.44]; 100%). </w:t>
      </w:r>
      <w:r w:rsidRPr="00C715CC">
        <w:rPr>
          <w:i/>
          <w:lang w:val="en-GB"/>
        </w:rPr>
        <w:t>Caranx</w:t>
      </w:r>
      <w:r w:rsidRPr="00C715CC">
        <w:rPr>
          <w:lang w:val="en-GB"/>
        </w:rPr>
        <w:t xml:space="preserve"> spp. (trevallies; high trophic level predators) were more abundant at pinnacles compared to shipwrecks (0.85; 95% </w:t>
      </w:r>
      <w:proofErr w:type="spellStart"/>
      <w:r w:rsidRPr="00C715CC">
        <w:rPr>
          <w:lang w:val="en-GB"/>
        </w:rPr>
        <w:t>CrI</w:t>
      </w:r>
      <w:proofErr w:type="spellEnd"/>
      <w:r w:rsidRPr="00C715CC">
        <w:rPr>
          <w:lang w:val="en-GB"/>
        </w:rPr>
        <w:t xml:space="preserve">: [0.55, 1.15]; 100%) and more abundant at shipwrecks relative to fringing reefs (–0.54; [–0.86, –0.23]; 100%). </w:t>
      </w:r>
      <w:proofErr w:type="spellStart"/>
      <w:r w:rsidRPr="00C715CC">
        <w:rPr>
          <w:i/>
          <w:lang w:val="en-GB"/>
        </w:rPr>
        <w:t>Diagramma</w:t>
      </w:r>
      <w:proofErr w:type="spellEnd"/>
      <w:r w:rsidRPr="00C715CC">
        <w:rPr>
          <w:i/>
          <w:lang w:val="en-GB"/>
        </w:rPr>
        <w:t xml:space="preserve">/ </w:t>
      </w:r>
      <w:proofErr w:type="spellStart"/>
      <w:r w:rsidRPr="00C715CC">
        <w:rPr>
          <w:i/>
          <w:lang w:val="en-GB"/>
        </w:rPr>
        <w:t>Plectorhinchus</w:t>
      </w:r>
      <w:proofErr w:type="spellEnd"/>
      <w:r w:rsidRPr="00C715CC">
        <w:rPr>
          <w:lang w:val="en-GB"/>
        </w:rPr>
        <w:t xml:space="preserve"> spp. (sweetlips; invertivores) were less abundant at both fringing reefs (–1.38; 95% </w:t>
      </w:r>
      <w:proofErr w:type="spellStart"/>
      <w:r w:rsidRPr="00C715CC">
        <w:rPr>
          <w:lang w:val="en-GB"/>
        </w:rPr>
        <w:t>CrI</w:t>
      </w:r>
      <w:proofErr w:type="spellEnd"/>
      <w:r w:rsidRPr="00C715CC">
        <w:rPr>
          <w:lang w:val="en-GB"/>
        </w:rPr>
        <w:t xml:space="preserve">: [–1.79, –0.98]; 100%) and pinnacles (–0.65; [–1.05, –0.27]; 100%) compared to shipwrecks.  </w:t>
      </w:r>
      <w:r w:rsidRPr="00C715CC">
        <w:rPr>
          <w:i/>
          <w:lang w:val="en-GB"/>
        </w:rPr>
        <w:t>Lethrinus</w:t>
      </w:r>
      <w:r w:rsidRPr="00C715CC">
        <w:rPr>
          <w:lang w:val="en-GB"/>
        </w:rPr>
        <w:t xml:space="preserve"> spp. (emperors; mesopredators) showed substantially higher predicted abundance at pinnacles relative to shipwrecks (0.89; 95% </w:t>
      </w:r>
      <w:proofErr w:type="spellStart"/>
      <w:r w:rsidRPr="00C715CC">
        <w:rPr>
          <w:lang w:val="en-GB"/>
        </w:rPr>
        <w:t>CrI</w:t>
      </w:r>
      <w:proofErr w:type="spellEnd"/>
      <w:r w:rsidRPr="00C715CC">
        <w:rPr>
          <w:lang w:val="en-GB"/>
        </w:rPr>
        <w:t xml:space="preserve">: [0.57, 1.19]; 100%), while differences between fringing reefs and shipwrecks were minor and weakly supported (0.13; [–0.20, 0.44]; 78%). </w:t>
      </w:r>
      <w:r w:rsidRPr="00C715CC">
        <w:rPr>
          <w:i/>
          <w:lang w:val="en-GB"/>
        </w:rPr>
        <w:t xml:space="preserve">Epinephelus/ </w:t>
      </w:r>
      <w:proofErr w:type="spellStart"/>
      <w:r w:rsidRPr="00C715CC">
        <w:rPr>
          <w:i/>
          <w:lang w:val="en-GB"/>
        </w:rPr>
        <w:t>Plectropomus</w:t>
      </w:r>
      <w:proofErr w:type="spellEnd"/>
      <w:r w:rsidRPr="00C715CC">
        <w:rPr>
          <w:lang w:val="en-GB"/>
        </w:rPr>
        <w:t xml:space="preserve"> spp. &gt;30cm (large groupers; high trophic level predators) were more abundant at pinnacles relative to shipwrecks (0.37; 95% </w:t>
      </w:r>
      <w:proofErr w:type="spellStart"/>
      <w:r w:rsidRPr="00C715CC">
        <w:rPr>
          <w:lang w:val="en-GB"/>
        </w:rPr>
        <w:t>CrI</w:t>
      </w:r>
      <w:proofErr w:type="spellEnd"/>
      <w:r w:rsidRPr="00C715CC">
        <w:rPr>
          <w:lang w:val="en-GB"/>
        </w:rPr>
        <w:t>: [0.14, 0.60]; 100%), with slightly higher but weakly supported differences at fringing reefs compared to shipwrecks (–0.07; [–0.32, 0.16]; 72%).</w:t>
      </w:r>
    </w:p>
    <w:p w14:paraId="118B4770" w14:textId="77777777" w:rsidR="00C57308" w:rsidRPr="00C715CC" w:rsidRDefault="00000000">
      <w:pPr>
        <w:spacing w:before="240" w:after="240" w:line="480" w:lineRule="auto"/>
        <w:rPr>
          <w:lang w:val="en-GB"/>
        </w:rPr>
      </w:pPr>
      <w:r w:rsidRPr="00C715CC">
        <w:rPr>
          <w:lang w:val="en-GB"/>
        </w:rPr>
        <w:t xml:space="preserve">In contrast, several </w:t>
      </w:r>
      <w:proofErr w:type="gramStart"/>
      <w:r w:rsidRPr="00C715CC">
        <w:rPr>
          <w:lang w:val="en-GB"/>
        </w:rPr>
        <w:t>grazer</w:t>
      </w:r>
      <w:proofErr w:type="gramEnd"/>
      <w:r w:rsidRPr="00C715CC">
        <w:rPr>
          <w:lang w:val="en-GB"/>
        </w:rPr>
        <w:t xml:space="preserve"> and invertivore taxa were consistently depleted on shipwrecks relative to natural reefs. </w:t>
      </w:r>
      <w:proofErr w:type="spellStart"/>
      <w:r w:rsidRPr="00C715CC">
        <w:rPr>
          <w:i/>
          <w:lang w:val="en-GB"/>
        </w:rPr>
        <w:t>Pomacanthus</w:t>
      </w:r>
      <w:proofErr w:type="spellEnd"/>
      <w:r w:rsidRPr="00C715CC">
        <w:rPr>
          <w:i/>
          <w:lang w:val="en-GB"/>
        </w:rPr>
        <w:t xml:space="preserve"> spp.</w:t>
      </w:r>
      <w:r w:rsidRPr="00C715CC">
        <w:rPr>
          <w:lang w:val="en-GB"/>
        </w:rPr>
        <w:t xml:space="preserve"> (angelfish; invertivores) showed higher predicted abundance at both fringing reefs (0.94; 95% </w:t>
      </w:r>
      <w:proofErr w:type="spellStart"/>
      <w:r w:rsidRPr="00C715CC">
        <w:rPr>
          <w:lang w:val="en-GB"/>
        </w:rPr>
        <w:t>CrI</w:t>
      </w:r>
      <w:proofErr w:type="spellEnd"/>
      <w:r w:rsidRPr="00C715CC">
        <w:rPr>
          <w:lang w:val="en-GB"/>
        </w:rPr>
        <w:t xml:space="preserve">: [0.69, 1.20]; 100%) and pinnacles (1.17; [0.92, 1.41]; 100%) compared to shipwrecks, with slightly elevated abundance at pinnacles relative to </w:t>
      </w:r>
      <w:r w:rsidRPr="00C715CC">
        <w:rPr>
          <w:lang w:val="en-GB"/>
        </w:rPr>
        <w:lastRenderedPageBreak/>
        <w:t xml:space="preserve">fringing reefs (0.23; [0.07, 0.39]; 99.8%). </w:t>
      </w:r>
      <w:proofErr w:type="spellStart"/>
      <w:r w:rsidRPr="00C715CC">
        <w:rPr>
          <w:i/>
          <w:lang w:val="en-GB"/>
        </w:rPr>
        <w:t>Labroides</w:t>
      </w:r>
      <w:proofErr w:type="spellEnd"/>
      <w:r w:rsidRPr="00C715CC">
        <w:rPr>
          <w:i/>
          <w:lang w:val="en-GB"/>
        </w:rPr>
        <w:t xml:space="preserve"> dimidiatus</w:t>
      </w:r>
      <w:r w:rsidRPr="00C715CC">
        <w:rPr>
          <w:lang w:val="en-GB"/>
        </w:rPr>
        <w:t xml:space="preserve"> (cleaner wrasse; invertivores) also had higher predicted abundance at fringing reefs (2.29; 95% </w:t>
      </w:r>
      <w:proofErr w:type="spellStart"/>
      <w:r w:rsidRPr="00C715CC">
        <w:rPr>
          <w:lang w:val="en-GB"/>
        </w:rPr>
        <w:t>CrI</w:t>
      </w:r>
      <w:proofErr w:type="spellEnd"/>
      <w:r w:rsidRPr="00C715CC">
        <w:rPr>
          <w:lang w:val="en-GB"/>
        </w:rPr>
        <w:t xml:space="preserve">: [1.99, 2.59]; 100%) and pinnacles (2.27; [1.98, 2.57]; 100%) compared to shipwrecks. </w:t>
      </w:r>
      <w:proofErr w:type="spellStart"/>
      <w:r w:rsidRPr="00C715CC">
        <w:rPr>
          <w:i/>
          <w:lang w:val="en-GB"/>
        </w:rPr>
        <w:t>Epibulus</w:t>
      </w:r>
      <w:proofErr w:type="spellEnd"/>
      <w:r w:rsidRPr="00C715CC">
        <w:rPr>
          <w:i/>
          <w:lang w:val="en-GB"/>
        </w:rPr>
        <w:t xml:space="preserve"> </w:t>
      </w:r>
      <w:proofErr w:type="spellStart"/>
      <w:r w:rsidRPr="00C715CC">
        <w:rPr>
          <w:i/>
          <w:lang w:val="en-GB"/>
        </w:rPr>
        <w:t>insidiator</w:t>
      </w:r>
      <w:proofErr w:type="spellEnd"/>
      <w:r w:rsidRPr="00C715CC">
        <w:rPr>
          <w:lang w:val="en-GB"/>
        </w:rPr>
        <w:t xml:space="preserve"> (</w:t>
      </w:r>
      <w:proofErr w:type="spellStart"/>
      <w:r w:rsidRPr="00C715CC">
        <w:rPr>
          <w:lang w:val="en-GB"/>
        </w:rPr>
        <w:t>slingjaw</w:t>
      </w:r>
      <w:proofErr w:type="spellEnd"/>
      <w:r w:rsidRPr="00C715CC">
        <w:rPr>
          <w:lang w:val="en-GB"/>
        </w:rPr>
        <w:t xml:space="preserve"> wrasse; invertivores) showed a similar pattern, with abundance higher at fringing reefs (3.64; [3.12, 4.24]; 100%) and pinnacles (1.86; [1.33, 2.46]; 100%) relative to shipwrecks. </w:t>
      </w:r>
      <w:r w:rsidRPr="00C715CC">
        <w:rPr>
          <w:i/>
          <w:lang w:val="en-GB"/>
        </w:rPr>
        <w:t>Scarus</w:t>
      </w:r>
      <w:r w:rsidRPr="00C715CC">
        <w:rPr>
          <w:lang w:val="en-GB"/>
        </w:rPr>
        <w:t xml:space="preserve"> spp. (parrotfish; grazers) had higher predicted abundance at fringing reefs (1.87; [1.68, 2.06]; 100%) and pinnacles (0.95; [0.77, 1.14]; 100%) compared to shipwrecks. </w:t>
      </w:r>
      <w:r w:rsidRPr="00C715CC">
        <w:rPr>
          <w:i/>
          <w:lang w:val="en-GB"/>
        </w:rPr>
        <w:t>Chaetodon</w:t>
      </w:r>
      <w:r w:rsidRPr="00C715CC">
        <w:rPr>
          <w:lang w:val="en-GB"/>
        </w:rPr>
        <w:t xml:space="preserve"> spp. (butterflyfish; grazers) followed a similar pattern, with elevated abundance at fringing reefs (1.35; [1.06, 1.64]; 100%) and pinnacles (0.65; [0.36, 0.94]; 100%) relative to shipwrecks. Unlike other grazer taxa, </w:t>
      </w:r>
      <w:r w:rsidRPr="00C715CC">
        <w:rPr>
          <w:i/>
          <w:lang w:val="en-GB"/>
        </w:rPr>
        <w:t xml:space="preserve">Siganus </w:t>
      </w:r>
      <w:r w:rsidRPr="00C715CC">
        <w:rPr>
          <w:lang w:val="en-GB"/>
        </w:rPr>
        <w:t>spp</w:t>
      </w:r>
      <w:r w:rsidRPr="00C715CC">
        <w:rPr>
          <w:i/>
          <w:lang w:val="en-GB"/>
        </w:rPr>
        <w:t>.</w:t>
      </w:r>
      <w:r w:rsidRPr="00C715CC">
        <w:rPr>
          <w:lang w:val="en-GB"/>
        </w:rPr>
        <w:t xml:space="preserve"> (rabbitfish; grazers) exhibited minimal variation, with slightly higher abundance on pinnacles (0.37; [0.15, 0.58]; 100%) and no strong difference between fringing reefs and shipwrecks (–0.07; [–0.29, 0.15]; 72% probability of a negative effect).</w:t>
      </w:r>
    </w:p>
    <w:p w14:paraId="274048BD" w14:textId="77777777" w:rsidR="00C57308" w:rsidRPr="00C715CC" w:rsidRDefault="00000000">
      <w:pPr>
        <w:spacing w:before="240" w:after="240" w:line="480" w:lineRule="auto"/>
        <w:rPr>
          <w:lang w:val="en-GB"/>
        </w:rPr>
      </w:pPr>
      <w:r w:rsidRPr="00C715CC">
        <w:rPr>
          <w:lang w:val="en-GB"/>
        </w:rPr>
        <w:t>Across species, predatory taxa often reached comparable or higher abundance on shipwrecks and pinnacles, whereas reef-specialist grazers and invertivores were consistently depleted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C715CC" w:rsidRDefault="00000000">
      <w:pPr>
        <w:pStyle w:val="Heading1"/>
        <w:spacing w:line="480" w:lineRule="auto"/>
        <w:rPr>
          <w:lang w:val="en-GB"/>
        </w:rPr>
      </w:pPr>
      <w:bookmarkStart w:id="35" w:name="_bf7wafrjl4fh" w:colFirst="0" w:colLast="0"/>
      <w:bookmarkEnd w:id="35"/>
      <w:r w:rsidRPr="00C715CC">
        <w:rPr>
          <w:lang w:val="en-GB"/>
        </w:rPr>
        <w:t xml:space="preserve">4. DISCUSSION </w:t>
      </w:r>
    </w:p>
    <w:p w14:paraId="13AC5AB5" w14:textId="21A478AB" w:rsidR="00C57308" w:rsidRPr="00C715CC" w:rsidRDefault="00000000">
      <w:pPr>
        <w:spacing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By modelling both functional group and </w:t>
      </w:r>
      <w:r w:rsidRPr="00C715CC">
        <w:rPr>
          <w:lang w:val="en-GB"/>
        </w:rPr>
        <w:lastRenderedPageBreak/>
        <w:t xml:space="preserve">species-level patterns, results suggest that shipwreck assemblages closely resembled natural reef pinnacles in their support of mesopredators and high trophic level </w:t>
      </w:r>
      <w:proofErr w:type="gramStart"/>
      <w:r w:rsidRPr="00C715CC">
        <w:rPr>
          <w:lang w:val="en-GB"/>
        </w:rPr>
        <w:t>predators, but</w:t>
      </w:r>
      <w:proofErr w:type="gramEnd"/>
      <w:r w:rsidRPr="00C715CC">
        <w:rPr>
          <w:lang w:val="en-GB"/>
        </w:rPr>
        <w:t xml:space="preserve">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ecological roles while failing to support others, reinforcing the need for functionally driven artificial reef deployment strategies, and for natural reef conservation to remain a priority in Thailand (Baillie </w:t>
      </w:r>
      <w:r w:rsidR="009D4853" w:rsidRPr="00C715CC">
        <w:rPr>
          <w:lang w:val="en-GB"/>
        </w:rPr>
        <w:t>et al.,</w:t>
      </w:r>
      <w:r w:rsidRPr="00C715CC">
        <w:rPr>
          <w:lang w:val="en-GB"/>
        </w:rPr>
        <w:t xml:space="preserve"> 2024; Paxton </w:t>
      </w:r>
      <w:r w:rsidR="009D4853" w:rsidRPr="00C715CC">
        <w:rPr>
          <w:lang w:val="en-GB"/>
        </w:rPr>
        <w:t>et al.,</w:t>
      </w:r>
      <w:r w:rsidRPr="00C715CC">
        <w:rPr>
          <w:lang w:val="en-GB"/>
        </w:rPr>
        <w:t xml:space="preserve"> 2020a). Key outcomes are examined in terms of predator convergence, divergence in lower trophic guilds, and implications for artificial reef design and ecological function.</w:t>
      </w:r>
    </w:p>
    <w:p w14:paraId="562081EF" w14:textId="77777777" w:rsidR="00C57308" w:rsidRPr="00C715CC" w:rsidRDefault="00000000">
      <w:pPr>
        <w:pStyle w:val="Heading3"/>
        <w:spacing w:line="480" w:lineRule="auto"/>
        <w:rPr>
          <w:lang w:val="en-GB"/>
        </w:rPr>
      </w:pPr>
      <w:bookmarkStart w:id="36" w:name="_f60g0u5kmq4" w:colFirst="0" w:colLast="0"/>
      <w:bookmarkEnd w:id="36"/>
      <w:r w:rsidRPr="00C715CC">
        <w:rPr>
          <w:lang w:val="en-GB"/>
        </w:rPr>
        <w:t>4.1. Shipwrecks resemble pinnacles in meso- and higher trophic level predators</w:t>
      </w:r>
    </w:p>
    <w:p w14:paraId="38257FCC" w14:textId="116700AA" w:rsidR="00C57308" w:rsidRPr="00C715CC" w:rsidRDefault="00000000">
      <w:pPr>
        <w:spacing w:line="480" w:lineRule="auto"/>
        <w:rPr>
          <w:lang w:val="en-GB"/>
        </w:rPr>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large-bodied predators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 (Cresswell et al., 2023; Galbraith, 2021; Galbraith et al., 2023; </w:t>
      </w:r>
      <w:proofErr w:type="spellStart"/>
      <w:r w:rsidRPr="00C715CC">
        <w:rPr>
          <w:lang w:val="en-GB"/>
        </w:rPr>
        <w:t>Rilov</w:t>
      </w:r>
      <w:proofErr w:type="spellEnd"/>
      <w:r w:rsidRPr="00C715CC">
        <w:rPr>
          <w:lang w:val="en-GB"/>
        </w:rPr>
        <w:t xml:space="preserve"> and </w:t>
      </w:r>
      <w:proofErr w:type="spellStart"/>
      <w:r w:rsidRPr="00C715CC">
        <w:rPr>
          <w:lang w:val="en-GB"/>
        </w:rPr>
        <w:t>Beneyahu</w:t>
      </w:r>
      <w:proofErr w:type="spellEnd"/>
      <w:r w:rsidRPr="00C715CC">
        <w:rPr>
          <w:lang w:val="en-GB"/>
        </w:rPr>
        <w:t>, 2000). Vertical extent has also been identified as a key predictor of predator density on artificial structures, including shipwrecks and oil platforms (Harvey et al., 2021; Paxton et al., 2020b; Schram et al., 2024; Sibley et al., 2023). These features may enhance foraging efficiency and attract mobile predators from surrounding areas, potentially having implications for fish diversity at adjacent reef sites.</w:t>
      </w:r>
    </w:p>
    <w:p w14:paraId="11A48403" w14:textId="5DD3730D" w:rsidR="00C57308" w:rsidRPr="00C715CC" w:rsidRDefault="00000000">
      <w:pPr>
        <w:spacing w:line="480" w:lineRule="auto"/>
        <w:rPr>
          <w:lang w:val="en-GB"/>
        </w:rPr>
      </w:pPr>
      <w:r w:rsidRPr="00C715CC">
        <w:rPr>
          <w:lang w:val="en-GB"/>
        </w:rPr>
        <w:lastRenderedPageBreak/>
        <w:t xml:space="preserve">These findings are consistent with broader patterns observed across artificial reef systems, which frequently support dense assemblages of schooling </w:t>
      </w:r>
      <w:proofErr w:type="spellStart"/>
      <w:r w:rsidRPr="00C715CC">
        <w:rPr>
          <w:lang w:val="en-GB"/>
        </w:rPr>
        <w:t>pelagics</w:t>
      </w:r>
      <w:proofErr w:type="spellEnd"/>
      <w:r w:rsidRPr="00C715CC">
        <w:rPr>
          <w:lang w:val="en-GB"/>
        </w:rPr>
        <w:t xml:space="preserve"> and mobile mid-to-high trophic predators (Schulze et al., 2020; Sibley et al., 2023; Streich et al., 2017).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 xml:space="preserve">spp. were particularly abundant on shipwrecks, echoing patterns reported in the Gulf of Thailand (Baillie et al., 2024; Harvey et al., 2021).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 structure, potentially providing vital insights into management decision making for artificial reef deployments in the region.</w:t>
      </w:r>
    </w:p>
    <w:p w14:paraId="6F6924D4" w14:textId="77777777" w:rsidR="00C57308" w:rsidRPr="00C715CC" w:rsidRDefault="00000000">
      <w:pPr>
        <w:pStyle w:val="Heading3"/>
        <w:spacing w:line="480" w:lineRule="auto"/>
        <w:rPr>
          <w:lang w:val="en-GB"/>
        </w:rPr>
      </w:pPr>
      <w:bookmarkStart w:id="37" w:name="_8priziyv84wp" w:colFirst="0" w:colLast="0"/>
      <w:bookmarkEnd w:id="37"/>
      <w:r w:rsidRPr="00C715CC">
        <w:rPr>
          <w:lang w:val="en-GB"/>
        </w:rPr>
        <w:t xml:space="preserve">4.2. Divergence in lower trophic guilds </w:t>
      </w:r>
    </w:p>
    <w:p w14:paraId="2FB6CCA2" w14:textId="769BB455" w:rsidR="00C57308" w:rsidRPr="00C715CC" w:rsidRDefault="00000000">
      <w:pPr>
        <w:spacing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 </w:t>
      </w:r>
      <w:r w:rsidR="005253F1" w:rsidRPr="00C715CC">
        <w:rPr>
          <w:lang w:val="en-GB"/>
        </w:rPr>
        <w:t>appear consistent with broader trends</w:t>
      </w:r>
      <w:r w:rsidRPr="00C715CC">
        <w:rPr>
          <w:lang w:val="en-GB"/>
        </w:rPr>
        <w:t xml:space="preserve"> across tropical artificial reef systems, where small-bodied benthic feeders and cryptic invertivores are often scarce (Hickman et al., 2024; Koeck et al., 2014; Mattos and </w:t>
      </w:r>
      <w:proofErr w:type="spellStart"/>
      <w:r w:rsidRPr="00C715CC">
        <w:rPr>
          <w:lang w:val="en-GB"/>
        </w:rPr>
        <w:t>Yeemin</w:t>
      </w:r>
      <w:proofErr w:type="spellEnd"/>
      <w:r w:rsidRPr="00C715CC">
        <w:rPr>
          <w:lang w:val="en-GB"/>
        </w:rPr>
        <w:t xml:space="preserve">, 2020; Schram et al., 2024).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in the same region (Baillie et al., 2024), reinforcing the observation that artificial reefs tend to support </w:t>
      </w:r>
      <w:r w:rsidRPr="00C715CC">
        <w:rPr>
          <w:lang w:val="en-GB"/>
        </w:rPr>
        <w:lastRenderedPageBreak/>
        <w:t>distinct assemblages lacking key functional groups associated with benthic foraging. These patterns suggest a degree of functional divergence from natural reef communities, driven by limitations in habitat complexity and resource availability on artificial structures (Fowler and Booth, 2012; Schram et al., 2024; Simon et al., 2013).</w:t>
      </w:r>
    </w:p>
    <w:p w14:paraId="12D520D2" w14:textId="77777777" w:rsidR="00C57308" w:rsidRPr="00C715CC" w:rsidRDefault="00000000">
      <w:pPr>
        <w:spacing w:line="480" w:lineRule="auto"/>
        <w:rPr>
          <w:lang w:val="en-GB"/>
        </w:rPr>
      </w:pPr>
      <w:r w:rsidRPr="00C715CC">
        <w:rPr>
          <w:lang w:val="en-GB"/>
        </w:rPr>
        <w:t xml:space="preserve">Several ecological and physical constraints likely contribute to this divergence. Structural complexity is likely insufficient to establish shipwrecks as effective ecological analogues of natural reefs; shipwrecks often lack </w:t>
      </w:r>
      <w:proofErr w:type="gramStart"/>
      <w:r w:rsidRPr="00C715CC">
        <w:rPr>
          <w:lang w:val="en-GB"/>
        </w:rPr>
        <w:t>fine-scale</w:t>
      </w:r>
      <w:proofErr w:type="gramEnd"/>
      <w:r w:rsidRPr="00C715CC">
        <w:rPr>
          <w:lang w:val="en-GB"/>
        </w:rPr>
        <w:t xml:space="preserve"> refugia, cryptic microhabitats, and turf algal cover needed by benthic feeders (Koeck et al., 2014; Mattos and </w:t>
      </w:r>
      <w:proofErr w:type="spellStart"/>
      <w:r w:rsidRPr="00C715CC">
        <w:rPr>
          <w:lang w:val="en-GB"/>
        </w:rPr>
        <w:t>Yeemin</w:t>
      </w:r>
      <w:proofErr w:type="spellEnd"/>
      <w:r w:rsidRPr="00C715CC">
        <w:rPr>
          <w:lang w:val="en-GB"/>
        </w:rPr>
        <w:t xml:space="preserve">, 2020; </w:t>
      </w:r>
      <w:proofErr w:type="spellStart"/>
      <w:r w:rsidRPr="00C715CC">
        <w:rPr>
          <w:lang w:val="en-GB"/>
        </w:rPr>
        <w:t>Monchanin</w:t>
      </w:r>
      <w:proofErr w:type="spellEnd"/>
      <w:r w:rsidRPr="00C715CC">
        <w:rPr>
          <w:lang w:val="en-GB"/>
        </w:rPr>
        <w:t xml:space="preserve"> et al., 2021, 2025; Simon et al., 2013). Differences in depth, location, and reef structure may also play a role. However, the nearby pinnacles surveyed at similar depths supported higher densities of grazers and invertivores. Zone-based analyses confirmed that trophic divergence persisted, suggesting that physical setting alone cannot fully explain the consistent underrepresentation of lower trophic groups on shipwrecks. Strong currents around wrecks may further limit benthic foraging and favour species that feed higher in the water column (Galbraith, 2021).</w:t>
      </w:r>
    </w:p>
    <w:p w14:paraId="1558D416" w14:textId="77777777" w:rsidR="00C57308" w:rsidRPr="00C715CC" w:rsidRDefault="00000000">
      <w:pPr>
        <w:spacing w:line="480" w:lineRule="auto"/>
        <w:rPr>
          <w:lang w:val="en-GB"/>
        </w:rPr>
      </w:pPr>
      <w:r w:rsidRPr="00C715CC">
        <w:rPr>
          <w:i/>
          <w:lang w:val="en-GB"/>
        </w:rPr>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strategies (Streit et al., 2015), potentially allowing persistence on shipwrecks where benthic forage is limited. Their presence on structurally complex artificial reefs has also been reported in other parts of Thailand (Mattos and </w:t>
      </w:r>
      <w:proofErr w:type="spellStart"/>
      <w:r w:rsidRPr="00C715CC">
        <w:rPr>
          <w:lang w:val="en-GB"/>
        </w:rPr>
        <w:t>Yeemin</w:t>
      </w:r>
      <w:proofErr w:type="spellEnd"/>
      <w:r w:rsidRPr="00C715CC">
        <w:rPr>
          <w:lang w:val="en-GB"/>
        </w:rPr>
        <w:t xml:space="preserve">, 2020), suggesting a degree of dietary or habitat plasticity not shared by other herbivorous taxa. Additionally, a dominance of </w:t>
      </w:r>
      <w:proofErr w:type="spellStart"/>
      <w:r w:rsidRPr="00C715CC">
        <w:rPr>
          <w:lang w:val="en-GB"/>
        </w:rPr>
        <w:t>planktivores</w:t>
      </w:r>
      <w:proofErr w:type="spellEnd"/>
      <w:r w:rsidRPr="00C715CC">
        <w:rPr>
          <w:lang w:val="en-GB"/>
        </w:rPr>
        <w:t xml:space="preserve"> has been observed on shipwrecks in other regions, including the eastern Mediterranean (</w:t>
      </w:r>
      <w:proofErr w:type="spellStart"/>
      <w:r w:rsidRPr="00C715CC">
        <w:rPr>
          <w:lang w:val="en-GB"/>
        </w:rPr>
        <w:t>Sensurat</w:t>
      </w:r>
      <w:proofErr w:type="spellEnd"/>
      <w:r w:rsidRPr="00C715CC">
        <w:rPr>
          <w:lang w:val="en-GB"/>
        </w:rPr>
        <w:t>-</w:t>
      </w:r>
      <w:r w:rsidRPr="00C715CC">
        <w:rPr>
          <w:lang w:val="en-GB"/>
        </w:rPr>
        <w:lastRenderedPageBreak/>
        <w:t>Genc et al., 2022), suggesting that the structural features of wrecks may consistently favour planktivorous species. These patterns highlight that most benthic-feeding species remain functionally excluded from shipwreck communities unless habitat and resource limitations are addressed explicitly in artificial reef design.</w:t>
      </w:r>
    </w:p>
    <w:p w14:paraId="0BCD0186" w14:textId="77777777" w:rsidR="00C57308" w:rsidRPr="00C715CC" w:rsidRDefault="00000000">
      <w:pPr>
        <w:pStyle w:val="Heading3"/>
        <w:spacing w:line="480" w:lineRule="auto"/>
        <w:rPr>
          <w:lang w:val="en-GB"/>
        </w:rPr>
      </w:pPr>
      <w:bookmarkStart w:id="38" w:name="_tu4l9qpiadwm" w:colFirst="0" w:colLast="0"/>
      <w:bookmarkEnd w:id="38"/>
      <w:r w:rsidRPr="00C715CC">
        <w:rPr>
          <w:lang w:val="en-GB"/>
        </w:rPr>
        <w:t xml:space="preserve">4.3. </w:t>
      </w:r>
      <w:commentRangeStart w:id="39"/>
      <w:commentRangeStart w:id="40"/>
      <w:r w:rsidRPr="00C715CC">
        <w:rPr>
          <w:lang w:val="en-GB"/>
        </w:rPr>
        <w:t>Functional limitations of ARs as ecosystem surrogates</w:t>
      </w:r>
      <w:commentRangeEnd w:id="39"/>
      <w:r w:rsidRPr="00C715CC">
        <w:rPr>
          <w:lang w:val="en-GB"/>
        </w:rPr>
        <w:commentReference w:id="39"/>
      </w:r>
      <w:commentRangeEnd w:id="40"/>
      <w:r w:rsidRPr="00C715CC">
        <w:rPr>
          <w:lang w:val="en-GB"/>
        </w:rPr>
        <w:commentReference w:id="40"/>
      </w:r>
      <w:r w:rsidRPr="00C715CC">
        <w:rPr>
          <w:lang w:val="en-GB"/>
        </w:rPr>
        <w:t xml:space="preserve"> </w:t>
      </w:r>
    </w:p>
    <w:p w14:paraId="52C027A1" w14:textId="7472E5BB" w:rsidR="00C57308" w:rsidRPr="00C715CC" w:rsidRDefault="00000000">
      <w:pPr>
        <w:spacing w:line="480" w:lineRule="auto"/>
        <w:rPr>
          <w:lang w:val="en-GB"/>
        </w:rPr>
      </w:pPr>
      <w:r w:rsidRPr="00C715CC">
        <w:rPr>
          <w:lang w:val="en-GB"/>
        </w:rPr>
        <w:t>While overall fish density on shipwrecks was high, comparable to fringing reefs and second only to pinnacles, it was driven primarily by mesopredators and high trophic level predators,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proofErr w:type="gramStart"/>
      <w:r w:rsidRPr="00C715CC">
        <w:rPr>
          <w:lang w:val="en-GB"/>
        </w:rPr>
        <w:t>richness  (</w:t>
      </w:r>
      <w:proofErr w:type="gramEnd"/>
      <w:r w:rsidRPr="00C715CC">
        <w:rPr>
          <w:lang w:val="en-GB"/>
        </w:rPr>
        <w:t>Fowler and Booth, 2012; Paxton et al., 2020). Assemblages dominated by predators and lacking lower trophic groups may reflect a combination of habitat features, species-specific responses, and top-down effects, where predator presence suppresses prey guilds (Boaden and Kingsford, 2015). Artificial reef communities are thus compositionally novel and shaped by deployment context, structural design, and regional species pools (</w:t>
      </w:r>
      <w:proofErr w:type="spellStart"/>
      <w:r w:rsidRPr="00C715CC">
        <w:rPr>
          <w:lang w:val="en-GB"/>
        </w:rPr>
        <w:t>Folpp</w:t>
      </w:r>
      <w:proofErr w:type="spellEnd"/>
      <w:r w:rsidRPr="00C715CC">
        <w:rPr>
          <w:lang w:val="en-GB"/>
        </w:rPr>
        <w:t xml:space="preserve"> et al., 2013; Schulze et al., 2020). 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9D4853" w:rsidRPr="00C715CC">
        <w:rPr>
          <w:lang w:val="en-GB"/>
        </w:rPr>
        <w:t>et al.,</w:t>
      </w:r>
      <w:r w:rsidRPr="00C715CC">
        <w:rPr>
          <w:lang w:val="en-GB"/>
        </w:rPr>
        <w:t xml:space="preserve"> 2021, 2025). While shipwrecks may offer fisheries value and act as de facto refuges under high exploitation pressure as they serve as physical barriers to bottom-trawling practices (Hickman et al., 2024),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ecological function of natural reefs. These findings underscore the need for functionally driven reef design and context-aware management goals when deploying artificial structures.</w:t>
      </w:r>
    </w:p>
    <w:p w14:paraId="30BD1CF0" w14:textId="77777777" w:rsidR="00C57308" w:rsidRPr="00C715CC" w:rsidRDefault="00000000">
      <w:pPr>
        <w:pStyle w:val="Heading3"/>
        <w:spacing w:line="480" w:lineRule="auto"/>
        <w:rPr>
          <w:lang w:val="en-GB"/>
        </w:rPr>
      </w:pPr>
      <w:bookmarkStart w:id="41" w:name="_f110367vqcnr" w:colFirst="0" w:colLast="0"/>
      <w:bookmarkEnd w:id="41"/>
      <w:r w:rsidRPr="00C715CC">
        <w:rPr>
          <w:lang w:val="en-GB"/>
        </w:rPr>
        <w:lastRenderedPageBreak/>
        <w:t xml:space="preserve">4.4. Design and management implications </w:t>
      </w:r>
    </w:p>
    <w:p w14:paraId="620BE7AC" w14:textId="2DFDED28" w:rsidR="00C57308" w:rsidRPr="00C715CC" w:rsidRDefault="00000000">
      <w:pPr>
        <w:spacing w:before="240" w:after="240" w:line="480" w:lineRule="auto"/>
        <w:rPr>
          <w:lang w:val="en-GB"/>
        </w:rPr>
      </w:pPr>
      <w:r w:rsidRPr="00C715CC">
        <w:rPr>
          <w:lang w:val="en-GB"/>
        </w:rPr>
        <w:t xml:space="preserve">Recognising these structural and ecological mismatches is essential for guiding the design of artificial reefs that support a broader range of functional groups. Artificial reefs can play a valuable role in marine conservation and fisheries management (Fowler and Booth, 2012; Paxton et al., 2020a; Sibley et al., 2023), but their ecological function depends heavily on how they are designed and deployed (Streich et al., 2017; Paxton et al., 2020a; Baillie et al., 2024). Structures that offer vertical relief are highly effective at attracting predators, particularly mobile and pelagic species (Paxton </w:t>
      </w:r>
      <w:r w:rsidR="009D4853" w:rsidRPr="00C715CC">
        <w:rPr>
          <w:lang w:val="en-GB"/>
        </w:rPr>
        <w:t>et al.,</w:t>
      </w:r>
      <w:r w:rsidRPr="00C715CC">
        <w:rPr>
          <w:lang w:val="en-GB"/>
        </w:rPr>
        <w:t xml:space="preserve"> 2020b; Simon </w:t>
      </w:r>
      <w:r w:rsidR="009D4853" w:rsidRPr="00C715CC">
        <w:rPr>
          <w:lang w:val="en-GB"/>
        </w:rPr>
        <w:t>et al.,</w:t>
      </w:r>
      <w:r w:rsidRPr="00C715CC">
        <w:rPr>
          <w:lang w:val="en-GB"/>
        </w:rPr>
        <w:t xml:space="preserve"> 2013). However, replicating the full ecological breadth of natural reefs requires more than height alone (</w:t>
      </w:r>
      <w:proofErr w:type="spellStart"/>
      <w:r w:rsidRPr="00C715CC">
        <w:rPr>
          <w:lang w:val="en-GB"/>
        </w:rPr>
        <w:t>Monchanin</w:t>
      </w:r>
      <w:proofErr w:type="spellEnd"/>
      <w:r w:rsidRPr="00C715CC">
        <w:rPr>
          <w:lang w:val="en-GB"/>
        </w:rPr>
        <w:t xml:space="preserve"> </w:t>
      </w:r>
      <w:r w:rsidR="009D4853" w:rsidRPr="00C715CC">
        <w:rPr>
          <w:lang w:val="en-GB"/>
        </w:rPr>
        <w:t>et al.,</w:t>
      </w:r>
      <w:r w:rsidRPr="00C715CC">
        <w:rPr>
          <w:lang w:val="en-GB"/>
        </w:rPr>
        <w:t xml:space="preserve"> 2021, 2025; Schram </w:t>
      </w:r>
      <w:r w:rsidR="009D4853" w:rsidRPr="00C715CC">
        <w:rPr>
          <w:lang w:val="en-GB"/>
        </w:rPr>
        <w:t>et al.,</w:t>
      </w:r>
      <w:r w:rsidRPr="00C715CC">
        <w:rPr>
          <w:lang w:val="en-GB"/>
        </w:rPr>
        <w:t xml:space="preserve"> 2024). Small-bodied grazers and invertivores depend on benthic complexity: fine-scale refugia, branching substrates, crevices, and textured surfaces that support turf algae and invertebrate prey (Koeck et al., 2014; Mattos and </w:t>
      </w:r>
      <w:proofErr w:type="spellStart"/>
      <w:r w:rsidRPr="00C715CC">
        <w:rPr>
          <w:lang w:val="en-GB"/>
        </w:rPr>
        <w:t>Yeemin</w:t>
      </w:r>
      <w:proofErr w:type="spellEnd"/>
      <w:r w:rsidRPr="00C715CC">
        <w:rPr>
          <w:lang w:val="en-GB"/>
        </w:rPr>
        <w:t>, 2020). Studies show that modular units and internally complex structures can promote the coloni</w:t>
      </w:r>
      <w:r w:rsidR="009D4853" w:rsidRPr="00C715CC">
        <w:rPr>
          <w:lang w:val="en-GB"/>
        </w:rPr>
        <w:t>s</w:t>
      </w:r>
      <w:r w:rsidRPr="00C715CC">
        <w:rPr>
          <w:lang w:val="en-GB"/>
        </w:rPr>
        <w:t>ation of benthic specialists more effectively than uniform concrete blocks or ship hulls (</w:t>
      </w:r>
      <w:proofErr w:type="spellStart"/>
      <w:r w:rsidRPr="00C715CC">
        <w:rPr>
          <w:lang w:val="en-GB"/>
        </w:rPr>
        <w:t>Monchanin</w:t>
      </w:r>
      <w:proofErr w:type="spellEnd"/>
      <w:r w:rsidRPr="00C715CC">
        <w:rPr>
          <w:lang w:val="en-GB"/>
        </w:rPr>
        <w:t xml:space="preserve"> et al., 2021, 2025; Jaxion-Harm et al., 2018; Baillie et al., 2024). Internal cavities and varied surface materials that shipwrecks may lack, can help to improve habitat heterogeneity and support functional diversity in fish assemblages.</w:t>
      </w:r>
    </w:p>
    <w:p w14:paraId="7DC38C12" w14:textId="597205E3" w:rsidR="00C57308" w:rsidRPr="00C715CC" w:rsidRDefault="00000000">
      <w:pPr>
        <w:spacing w:before="240" w:after="240" w:line="480" w:lineRule="auto"/>
        <w:rPr>
          <w:lang w:val="en-GB"/>
        </w:rPr>
      </w:pPr>
      <w:r w:rsidRPr="00C715CC">
        <w:rPr>
          <w:lang w:val="en-GB"/>
        </w:rPr>
        <w:t xml:space="preserve">The surrounding environment may also strongly shape reef performance. Hydrodynamic conditions, such as current strength and direction, influence the foraging efficiency of pelagic feeders and may enhance the persistence of </w:t>
      </w:r>
      <w:proofErr w:type="spellStart"/>
      <w:r w:rsidRPr="00C715CC">
        <w:rPr>
          <w:lang w:val="en-GB"/>
        </w:rPr>
        <w:t>planktivores</w:t>
      </w:r>
      <w:proofErr w:type="spellEnd"/>
      <w:r w:rsidRPr="00C715CC">
        <w:rPr>
          <w:lang w:val="en-GB"/>
        </w:rPr>
        <w:t xml:space="preserve"> and filter feeders (Galbraith et al., 2023; Mattos </w:t>
      </w:r>
      <w:r w:rsidR="009D4853" w:rsidRPr="00C715CC">
        <w:rPr>
          <w:lang w:val="en-GB"/>
        </w:rPr>
        <w:t>et al.,</w:t>
      </w:r>
      <w:r w:rsidRPr="00C715CC">
        <w:rPr>
          <w:lang w:val="en-GB"/>
        </w:rPr>
        <w:t xml:space="preserve"> 2023). Site context matters as much as structure: proximity to natural reefs and sexually mature colonies can enhance coral </w:t>
      </w:r>
      <w:proofErr w:type="gramStart"/>
      <w:r w:rsidRPr="00C715CC">
        <w:rPr>
          <w:lang w:val="en-GB"/>
        </w:rPr>
        <w:t>recruitment, but</w:t>
      </w:r>
      <w:proofErr w:type="gramEnd"/>
      <w:r w:rsidRPr="00C715CC">
        <w:rPr>
          <w:lang w:val="en-GB"/>
        </w:rPr>
        <w:t xml:space="preserve"> does not guarantee ecological similarity or functional redundancy (</w:t>
      </w:r>
      <w:proofErr w:type="spellStart"/>
      <w:r w:rsidRPr="00C715CC">
        <w:rPr>
          <w:lang w:val="en-GB"/>
        </w:rPr>
        <w:t>Monchanin</w:t>
      </w:r>
      <w:proofErr w:type="spellEnd"/>
      <w:r w:rsidRPr="00C715CC">
        <w:rPr>
          <w:lang w:val="en-GB"/>
        </w:rPr>
        <w:t xml:space="preserve"> et al., 2021, 2025; Simon et al., 2013; Galbraith, </w:t>
      </w:r>
      <w:r w:rsidRPr="00C715CC">
        <w:rPr>
          <w:lang w:val="en-GB"/>
        </w:rPr>
        <w:lastRenderedPageBreak/>
        <w:t xml:space="preserve">2021). Emerging evidence suggests that artificial reefs placed near natural reefs may displace fish and fragment populations rather than enhance overall biodiversity (Medeiros </w:t>
      </w:r>
      <w:r w:rsidR="009D4853" w:rsidRPr="00C715CC">
        <w:rPr>
          <w:lang w:val="en-GB"/>
        </w:rPr>
        <w:t>et al.,</w:t>
      </w:r>
      <w:r w:rsidRPr="00C715CC">
        <w:rPr>
          <w:lang w:val="en-GB"/>
        </w:rPr>
        <w:t xml:space="preserve"> 2022). Such displacement can also increase vulnerability to exploitation, particularly when artificial habitats draw fish away from protected areas. However, other studies report limited effects of proximity to natural reefs on fish assemblages at shipwrecks (</w:t>
      </w:r>
      <w:proofErr w:type="spellStart"/>
      <w:r w:rsidRPr="00C715CC">
        <w:rPr>
          <w:lang w:val="en-GB"/>
        </w:rPr>
        <w:t>Sensurat</w:t>
      </w:r>
      <w:proofErr w:type="spellEnd"/>
      <w:r w:rsidRPr="00C715CC">
        <w:rPr>
          <w:lang w:val="en-GB"/>
        </w:rPr>
        <w:t xml:space="preserve">-Genc </w:t>
      </w:r>
      <w:r w:rsidR="009D4853" w:rsidRPr="00C715CC">
        <w:rPr>
          <w:lang w:val="en-GB"/>
        </w:rPr>
        <w:t>et al.,</w:t>
      </w:r>
      <w:r w:rsidRPr="00C715CC">
        <w:rPr>
          <w:lang w:val="en-GB"/>
        </w:rPr>
        <w:t xml:space="preserve"> 2022). Even where displacement occurs, it may not be ecologically detrimental in all contexts. In areas with high fishing pressure, shipwrecks can act as de facto marine refuges, </w:t>
      </w:r>
      <w:proofErr w:type="gramStart"/>
      <w:r w:rsidRPr="00C715CC">
        <w:rPr>
          <w:lang w:val="en-GB"/>
        </w:rPr>
        <w:t>supporting</w:t>
      </w:r>
      <w:proofErr w:type="gramEnd"/>
      <w:r w:rsidRPr="00C715CC">
        <w:rPr>
          <w:lang w:val="en-GB"/>
        </w:rPr>
        <w:t xml:space="preserve"> greater fish biomass and more structured communities than surrounding trawled zones (Hickman et al., 2024). These findings highlight the importance of spatial planning that prioritises functional complementarity with natural reefs, while also recognising the potential of ARs to provide refuge and mitigate anthropogenic impacts in degraded seascapes.</w:t>
      </w:r>
    </w:p>
    <w:p w14:paraId="51E17F88" w14:textId="17A8915A" w:rsidR="00C57308" w:rsidRPr="00C715CC" w:rsidRDefault="00000000">
      <w:pPr>
        <w:spacing w:before="240" w:after="240" w:line="480" w:lineRule="auto"/>
        <w:rPr>
          <w:lang w:val="en-GB"/>
        </w:rPr>
      </w:pPr>
      <w:r w:rsidRPr="00C715CC">
        <w:rPr>
          <w:lang w:val="en-GB"/>
        </w:rPr>
        <w:t xml:space="preserve">Beyond site-level design, broader management strategies in the Gulf of Thailand should ensure that artificial reefs are paired with natural reef conservation to ensure ecosystem function is maintained. While shipwrecks and similar structures can support fisheries management, particularly with large-bodied predators (Harvey </w:t>
      </w:r>
      <w:r w:rsidR="009D4853" w:rsidRPr="00C715CC">
        <w:rPr>
          <w:lang w:val="en-GB"/>
        </w:rPr>
        <w:t>et al.,</w:t>
      </w:r>
      <w:r w:rsidRPr="00C715CC">
        <w:rPr>
          <w:lang w:val="en-GB"/>
        </w:rPr>
        <w:t xml:space="preserve"> 2021), they are not ecological replacements for natural reefs and must be integrated within broader reef management strategies that prioritise ecosystem conservation (Sibley </w:t>
      </w:r>
      <w:r w:rsidR="009D4853" w:rsidRPr="00C715CC">
        <w:rPr>
          <w:lang w:val="en-GB"/>
        </w:rPr>
        <w:t>et al.,</w:t>
      </w:r>
      <w:r w:rsidRPr="00C715CC">
        <w:rPr>
          <w:lang w:val="en-GB"/>
        </w:rPr>
        <w:t xml:space="preserve"> 2023; Streich </w:t>
      </w:r>
      <w:r w:rsidR="009D4853" w:rsidRPr="00C715CC">
        <w:rPr>
          <w:lang w:val="en-GB"/>
        </w:rPr>
        <w:t>et al.,</w:t>
      </w:r>
      <w:r w:rsidRPr="00C715CC">
        <w:rPr>
          <w:lang w:val="en-GB"/>
        </w:rPr>
        <w:t xml:space="preserve"> 2017). Furthermore, given that nearshore shipwrecks have been associated with reduced community heterogeneity and limited ecological benefits (Medeiros et al., 2022), offshore deployments may offer greater functional value. Positioning artificial reefs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9D4853" w:rsidRPr="00C715CC">
        <w:rPr>
          <w:lang w:val="en-GB"/>
        </w:rPr>
        <w:t>et al.,</w:t>
      </w:r>
      <w:r w:rsidRPr="00C715CC">
        <w:rPr>
          <w:lang w:val="en-GB"/>
        </w:rPr>
        <w:t xml:space="preserve"> 2020a). Structures should be tailored to </w:t>
      </w:r>
      <w:r w:rsidRPr="00C715CC">
        <w:rPr>
          <w:lang w:val="en-GB"/>
        </w:rPr>
        <w:lastRenderedPageBreak/>
        <w:t>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proofErr w:type="spellStart"/>
      <w:r w:rsidRPr="00C715CC">
        <w:rPr>
          <w:lang w:val="en-GB"/>
        </w:rPr>
        <w:t>Folpp</w:t>
      </w:r>
      <w:proofErr w:type="spellEnd"/>
      <w:r w:rsidRPr="00C715CC">
        <w:rPr>
          <w:lang w:val="en-GB"/>
        </w:rPr>
        <w:t xml:space="preserve"> et al., 2013; Fowler and Booth 2012), functional outcomes, not just biomass metrics, should guide design, deployment, and monitoring (Paxton et al., 2020a; Scram et al., 2024; Baillie et al., 2024). Management frameworks and permitting processes should reflect this by linking artificial reef approval to clearly defined ecological functions and ensuring alignment with regional reef conservation priorities. Ultimately, artificial reefs </w:t>
      </w:r>
      <w:r w:rsidR="005253F1" w:rsidRPr="00C715CC">
        <w:rPr>
          <w:lang w:val="en-GB"/>
        </w:rPr>
        <w:t>have the potential to</w:t>
      </w:r>
      <w:r w:rsidRPr="00C715CC">
        <w:rPr>
          <w:lang w:val="en-GB"/>
        </w:rPr>
        <w:t xml:space="preserve"> complement conservation goals, but protecting and restoring natural reefs remains essential to sustaining biodiversity and ecosystem resilience in the region. </w:t>
      </w:r>
    </w:p>
    <w:p w14:paraId="52E65AF3" w14:textId="0F67AEAA" w:rsidR="00C57308" w:rsidRPr="00C715CC" w:rsidRDefault="00000000">
      <w:pPr>
        <w:spacing w:before="240" w:after="240" w:line="480" w:lineRule="auto"/>
        <w:rPr>
          <w:lang w:val="en-GB"/>
        </w:rPr>
      </w:pPr>
      <w:r w:rsidRPr="00C715CC">
        <w:rPr>
          <w:lang w:val="en-GB"/>
        </w:rPr>
        <w:t xml:space="preserve">Where this study focused on variance of fish assemblages across natural and artificial reef sites, future research should extend beyond fish to include benthic and fouling communities, which influence habitat development and substrate use over time (Fowler and Booth 2012). 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et al., 2013). Structural comparisons between modular and monolithic designs, particularly with respect to internal complexity, may reveal strategies for enhancing habitat suitability for lower trophic guilds (Mattos and </w:t>
      </w:r>
      <w:proofErr w:type="spellStart"/>
      <w:r w:rsidRPr="00C715CC">
        <w:rPr>
          <w:lang w:val="en-GB"/>
        </w:rPr>
        <w:t>Yeemin</w:t>
      </w:r>
      <w:proofErr w:type="spellEnd"/>
      <w:r w:rsidRPr="00C715CC">
        <w:rPr>
          <w:lang w:val="en-GB"/>
        </w:rPr>
        <w:t xml:space="preserve"> 2020). Incorporating hydrodynamic modelling could improve understanding of spatial patterns in fish abundance and diversity (Galbraith et al.,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et al.</w:t>
      </w:r>
      <w:r w:rsidR="009D4853" w:rsidRPr="00C715CC">
        <w:rPr>
          <w:lang w:val="en-GB"/>
        </w:rPr>
        <w:t>,</w:t>
      </w:r>
      <w:r w:rsidRPr="00C715CC">
        <w:rPr>
          <w:lang w:val="en-GB"/>
        </w:rPr>
        <w:t xml:space="preserve"> 2018; </w:t>
      </w:r>
      <w:r w:rsidRPr="00C715CC">
        <w:rPr>
          <w:lang w:val="en-GB"/>
        </w:rPr>
        <w:lastRenderedPageBreak/>
        <w:t>Schulze et al.</w:t>
      </w:r>
      <w:r w:rsidR="009D4853" w:rsidRPr="00C715CC">
        <w:rPr>
          <w:lang w:val="en-GB"/>
        </w:rPr>
        <w:t>,</w:t>
      </w:r>
      <w:r w:rsidRPr="00C715CC">
        <w:rPr>
          <w:lang w:val="en-GB"/>
        </w:rPr>
        <w:t xml:space="preserve"> 2020). Overall, this study provides a foundation for evaluating functional outcomes of artificial reefs. Ongoing research should prioritise context-specific design, ecological function, and long-term monitoring to inform adaptive management and reef policy in tropical systems. Together, these efforts will help ensure that artificial reefs contribute meaningfully to ecosystem resilience, biodiversity conservation, and sustainable reef management in the face of accelerating environmental change.</w:t>
      </w:r>
    </w:p>
    <w:p w14:paraId="6A3BEE3F" w14:textId="77777777" w:rsidR="00C57308" w:rsidRPr="00C715CC" w:rsidRDefault="00000000">
      <w:pPr>
        <w:pStyle w:val="Heading1"/>
        <w:spacing w:line="480" w:lineRule="auto"/>
        <w:rPr>
          <w:lang w:val="en-GB"/>
        </w:rPr>
      </w:pPr>
      <w:bookmarkStart w:id="42" w:name="_boey4qhpyqif" w:colFirst="0" w:colLast="0"/>
      <w:bookmarkEnd w:id="42"/>
      <w:r w:rsidRPr="00C715CC">
        <w:rPr>
          <w:lang w:val="en-GB"/>
        </w:rPr>
        <w:t>5. CONCLUSION</w:t>
      </w:r>
    </w:p>
    <w:p w14:paraId="182FDC27" w14:textId="06BFA19A" w:rsidR="00C57308" w:rsidRPr="00C715CC" w:rsidRDefault="00000000">
      <w:pPr>
        <w:spacing w:line="480" w:lineRule="auto"/>
        <w:rPr>
          <w:lang w:val="en-GB"/>
        </w:rPr>
      </w:pPr>
      <w:r w:rsidRPr="00C715CC">
        <w:rPr>
          <w:lang w:val="en-GB"/>
        </w:rPr>
        <w:t xml:space="preserve">This study demonstrates that while shipwrecks can replicate some features of natural reef systems, particularly in supporting mesopredators and high trophic level predators, </w:t>
      </w:r>
      <w:r w:rsidR="00E61AFC" w:rsidRPr="00C715CC">
        <w:rPr>
          <w:lang w:val="en-GB"/>
        </w:rPr>
        <w:t>s</w:t>
      </w:r>
      <w:r w:rsidR="00E61AFC" w:rsidRPr="00C715CC">
        <w:rPr>
          <w:lang w:val="en-GB"/>
        </w:rPr>
        <w:t>hipwrecks appear unable to fully replicate the ecological roles of natural reefs, particularly for benthic-foraging guilds</w:t>
      </w:r>
      <w:r w:rsidR="00E61AFC" w:rsidRPr="00C715CC">
        <w:rPr>
          <w:lang w:val="en-GB"/>
        </w:rPr>
        <w:t>.</w:t>
      </w:r>
      <w:r w:rsidR="00E61AFC" w:rsidRPr="00C715CC">
        <w:rPr>
          <w:lang w:val="en-GB"/>
        </w:rPr>
        <w:t xml:space="preserve"> The underrepresentation of grazers and invertivores across sites points to structural and ecological limitations that influence artificial reef assemblages. However, some of these patterns may also reflect site-level variability, seasonal factors, or detection limitations. Future research incorporating long-term monitoring, fine-scale habitat assessments, or behavioural data would help clarify the extent and drivers of these divergences. These findings reinforce the need for artificial reefs to be designed with clear ecological objectives, including support for lower trophic groups and long-term habitat development. Effective deployment requires careful attention to reef architecture, hydrodynamic conditions, and spatial placement relative to natural systems. Where results indicate divergence from fringing reef systems and greater similarity to pelagic pinnacles, deployment objectives may be better achieved by prioritising offshore artificial reefs that support vulnerable and commercially targeted fish assemblages </w:t>
      </w:r>
      <w:proofErr w:type="gramStart"/>
      <w:r w:rsidR="00E61AFC" w:rsidRPr="00C715CC">
        <w:rPr>
          <w:lang w:val="en-GB"/>
        </w:rPr>
        <w:t>similar to</w:t>
      </w:r>
      <w:proofErr w:type="gramEnd"/>
      <w:r w:rsidR="00E61AFC" w:rsidRPr="00C715CC">
        <w:rPr>
          <w:lang w:val="en-GB"/>
        </w:rPr>
        <w:t xml:space="preserve"> those found on natural high-relief environments. In Thailand and similar tropical regions, reef management strategies should reflect these patterns by linking artificial reef </w:t>
      </w:r>
      <w:r w:rsidR="00E61AFC" w:rsidRPr="00C715CC">
        <w:rPr>
          <w:lang w:val="en-GB"/>
        </w:rPr>
        <w:lastRenderedPageBreak/>
        <w:t>construction to defined ecological</w:t>
      </w:r>
      <w:r w:rsidR="00E61AFC" w:rsidRPr="00C715CC">
        <w:rPr>
          <w:lang w:val="en-GB"/>
        </w:rPr>
        <w:t xml:space="preserve"> goals</w:t>
      </w:r>
      <w:r w:rsidR="00E61AFC" w:rsidRPr="00C715CC">
        <w:rPr>
          <w:lang w:val="en-GB"/>
        </w:rPr>
        <w:t xml:space="preserve">. Artificial reefs can play a valuable complementary role in conservation and fisheries management, but their success depends on thoughtful design, ecological fit, and realistic expectations of function. Ultimately, while artificial reefs may offer ecological value under specific conditions, they should not be viewed as substitutes for natural reef protection and restoration.  Continued research, adaptive management, and investment in natural reef protection remain essential to sustaining </w:t>
      </w:r>
      <w:r w:rsidR="00E61AFC" w:rsidRPr="00C715CC">
        <w:rPr>
          <w:lang w:val="en-GB"/>
        </w:rPr>
        <w:t xml:space="preserve">long term ecosystem resilience. </w:t>
      </w:r>
      <w:r w:rsidRPr="00C715CC">
        <w:rPr>
          <w:lang w:val="en-GB"/>
        </w:rPr>
        <w:br w:type="page"/>
      </w:r>
    </w:p>
    <w:p w14:paraId="7F1D81E8" w14:textId="77777777" w:rsidR="00C57308" w:rsidRPr="00C715CC" w:rsidRDefault="00000000">
      <w:pPr>
        <w:pStyle w:val="Heading1"/>
        <w:rPr>
          <w:lang w:val="en-GB"/>
        </w:rPr>
      </w:pPr>
      <w:bookmarkStart w:id="43" w:name="_yk50kyr7wai0" w:colFirst="0" w:colLast="0"/>
      <w:bookmarkEnd w:id="43"/>
      <w:r w:rsidRPr="00C715CC">
        <w:rPr>
          <w:lang w:val="en-GB"/>
        </w:rPr>
        <w:lastRenderedPageBreak/>
        <w:t>6. TABLES</w:t>
      </w:r>
    </w:p>
    <w:p w14:paraId="2A0D94E6" w14:textId="77777777"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multivariate negative binomial model with reef classification as a fixed effect and site as a random intercept.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spacing w:after="0"/>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spacing w:after="0"/>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spacing w:after="0"/>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spacing w:after="0"/>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spacing w:after="0"/>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6522E2D" w:rsidR="00C57308" w:rsidRPr="00C715CC" w:rsidRDefault="00000000" w:rsidP="00087EAF">
            <w:pPr>
              <w:spacing w:after="0"/>
              <w:rPr>
                <w:lang w:val="en-GB"/>
              </w:rPr>
            </w:pPr>
            <w:r w:rsidRPr="00C715CC">
              <w:rPr>
                <w:lang w:val="en-GB"/>
              </w:rPr>
              <w:t xml:space="preserve">59.7 </w:t>
            </w:r>
            <w:r w:rsidR="003E1C2C" w:rsidRPr="00C715CC">
              <w:rPr>
                <w:lang w:val="en-GB"/>
              </w:rPr>
              <w:t>[</w:t>
            </w:r>
            <w:r w:rsidRPr="00C715CC">
              <w:rPr>
                <w:lang w:val="en-GB"/>
              </w:rPr>
              <w:t>38</w:t>
            </w:r>
            <w:r w:rsidR="00087EAF" w:rsidRPr="00C715CC">
              <w:rPr>
                <w:lang w:val="en-GB"/>
              </w:rPr>
              <w:t>.1</w:t>
            </w:r>
            <w:r w:rsidR="00087EAF" w:rsidRPr="00C715CC">
              <w:rPr>
                <w:lang w:val="en-GB"/>
              </w:rPr>
              <w:t>–</w:t>
            </w:r>
            <w:r w:rsidRPr="00C715CC">
              <w:rPr>
                <w:lang w:val="en-GB"/>
              </w:rPr>
              <w:t>94</w:t>
            </w:r>
            <w:r w:rsidR="00087EAF" w:rsidRPr="00C715CC">
              <w:rPr>
                <w:lang w:val="en-GB"/>
              </w:rPr>
              <w:t>.1</w:t>
            </w:r>
            <w:r w:rsidR="003E1C2C" w:rsidRPr="00C715CC">
              <w:rPr>
                <w:lang w:val="en-GB"/>
              </w:rPr>
              <w:t>]</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3306AFD2" w:rsidR="00C57308" w:rsidRPr="00C715CC" w:rsidRDefault="00000000" w:rsidP="00087EAF">
            <w:pPr>
              <w:spacing w:after="0"/>
              <w:rPr>
                <w:lang w:val="en-GB"/>
              </w:rPr>
            </w:pPr>
            <w:r w:rsidRPr="00C715CC">
              <w:rPr>
                <w:lang w:val="en-GB"/>
              </w:rPr>
              <w:t xml:space="preserve">127.9 </w:t>
            </w:r>
            <w:r w:rsidR="00087EAF" w:rsidRPr="00C715CC">
              <w:rPr>
                <w:lang w:val="en-GB"/>
              </w:rPr>
              <w:t>[</w:t>
            </w:r>
            <w:r w:rsidRPr="00C715CC">
              <w:rPr>
                <w:lang w:val="en-GB"/>
              </w:rPr>
              <w:t>9</w:t>
            </w:r>
            <w:r w:rsidR="00087EAF" w:rsidRPr="00C715CC">
              <w:rPr>
                <w:lang w:val="en-GB"/>
              </w:rPr>
              <w:t>0.6</w:t>
            </w:r>
            <w:r w:rsidR="00087EAF" w:rsidRPr="00C715CC">
              <w:rPr>
                <w:lang w:val="en-GB"/>
              </w:rPr>
              <w:t>–</w:t>
            </w:r>
            <w:r w:rsidRPr="00C715CC">
              <w:rPr>
                <w:lang w:val="en-GB"/>
              </w:rPr>
              <w:t>18</w:t>
            </w:r>
            <w:r w:rsidR="00087EAF" w:rsidRPr="00C715CC">
              <w:rPr>
                <w:lang w:val="en-GB"/>
              </w:rPr>
              <w:t>0.8]</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2BEF9074" w:rsidR="00C57308" w:rsidRPr="00C715CC" w:rsidRDefault="00000000" w:rsidP="00087EAF">
            <w:pPr>
              <w:spacing w:after="0"/>
              <w:rPr>
                <w:lang w:val="en-GB"/>
              </w:rPr>
            </w:pPr>
            <w:r w:rsidRPr="00C715CC">
              <w:rPr>
                <w:lang w:val="en-GB"/>
              </w:rPr>
              <w:t xml:space="preserve">105.9 </w:t>
            </w:r>
            <w:r w:rsidR="00087EAF" w:rsidRPr="00C715CC">
              <w:rPr>
                <w:lang w:val="en-GB"/>
              </w:rPr>
              <w:t>[</w:t>
            </w:r>
            <w:r w:rsidRPr="00C715CC">
              <w:rPr>
                <w:lang w:val="en-GB"/>
              </w:rPr>
              <w:t>7</w:t>
            </w:r>
            <w:r w:rsidR="00087EAF" w:rsidRPr="00C715CC">
              <w:rPr>
                <w:lang w:val="en-GB"/>
              </w:rPr>
              <w:t>7.6</w:t>
            </w:r>
            <w:r w:rsidRPr="00C715CC">
              <w:rPr>
                <w:lang w:val="en-GB"/>
              </w:rPr>
              <w:t>-145</w:t>
            </w:r>
            <w:r w:rsidR="00087EAF" w:rsidRPr="00C715CC">
              <w:rPr>
                <w:lang w:val="en-GB"/>
              </w:rPr>
              <w:t>.1]</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spacing w:after="0"/>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3F35EB0A" w:rsidR="00C57308" w:rsidRPr="00C715CC" w:rsidRDefault="00000000" w:rsidP="00087EAF">
            <w:pPr>
              <w:spacing w:after="0"/>
              <w:rPr>
                <w:lang w:val="en-GB"/>
              </w:rPr>
            </w:pPr>
            <w:r w:rsidRPr="00C715CC">
              <w:rPr>
                <w:lang w:val="en-GB"/>
              </w:rPr>
              <w:t xml:space="preserve">33.0 </w:t>
            </w:r>
            <w:r w:rsidR="003E1C2C" w:rsidRPr="00C715CC">
              <w:rPr>
                <w:lang w:val="en-GB"/>
              </w:rPr>
              <w:t>[</w:t>
            </w:r>
            <w:r w:rsidRPr="00C715CC">
              <w:rPr>
                <w:lang w:val="en-GB"/>
              </w:rPr>
              <w:t>1</w:t>
            </w:r>
            <w:r w:rsidR="00087EAF" w:rsidRPr="00C715CC">
              <w:rPr>
                <w:lang w:val="en-GB"/>
              </w:rPr>
              <w:t>5.9</w:t>
            </w:r>
            <w:r w:rsidR="00087EAF" w:rsidRPr="00C715CC">
              <w:rPr>
                <w:lang w:val="en-GB"/>
              </w:rPr>
              <w:t>–</w:t>
            </w:r>
            <w:r w:rsidRPr="00C715CC">
              <w:rPr>
                <w:lang w:val="en-GB"/>
              </w:rPr>
              <w:t>6</w:t>
            </w:r>
            <w:r w:rsidR="00087EAF" w:rsidRPr="00C715CC">
              <w:rPr>
                <w:lang w:val="en-GB"/>
              </w:rPr>
              <w:t>5.8</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39FC4819" w:rsidR="00C57308" w:rsidRPr="00C715CC" w:rsidRDefault="00000000" w:rsidP="00087EAF">
            <w:pPr>
              <w:spacing w:after="0"/>
              <w:rPr>
                <w:lang w:val="en-GB"/>
              </w:rPr>
            </w:pPr>
            <w:r w:rsidRPr="00C715CC">
              <w:rPr>
                <w:lang w:val="en-GB"/>
              </w:rPr>
              <w:t xml:space="preserve">55.9 </w:t>
            </w:r>
            <w:r w:rsidR="00087EAF" w:rsidRPr="00C715CC">
              <w:rPr>
                <w:lang w:val="en-GB"/>
              </w:rPr>
              <w:t>[</w:t>
            </w:r>
            <w:r w:rsidRPr="00C715CC">
              <w:rPr>
                <w:lang w:val="en-GB"/>
              </w:rPr>
              <w:t>3</w:t>
            </w:r>
            <w:r w:rsidR="00087EAF" w:rsidRPr="00C715CC">
              <w:rPr>
                <w:lang w:val="en-GB"/>
              </w:rPr>
              <w:t>1.6</w:t>
            </w:r>
            <w:r w:rsidRPr="00C715CC">
              <w:rPr>
                <w:lang w:val="en-GB"/>
              </w:rPr>
              <w:t>–</w:t>
            </w:r>
            <w:r w:rsidR="00087EAF" w:rsidRPr="00C715CC">
              <w:rPr>
                <w:lang w:val="en-GB"/>
              </w:rPr>
              <w:t>96.7]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4CF78D18" w:rsidR="00C57308" w:rsidRPr="00C715CC" w:rsidRDefault="00000000" w:rsidP="00087EAF">
            <w:pPr>
              <w:spacing w:after="0"/>
              <w:rPr>
                <w:lang w:val="en-GB"/>
              </w:rPr>
            </w:pPr>
            <w:r w:rsidRPr="00C715CC">
              <w:rPr>
                <w:lang w:val="en-GB"/>
              </w:rPr>
              <w:t>56</w:t>
            </w:r>
            <w:r w:rsidR="00087EAF" w:rsidRPr="00C715CC">
              <w:rPr>
                <w:lang w:val="en-GB"/>
              </w:rPr>
              <w:t>.0</w:t>
            </w:r>
            <w:r w:rsidRPr="00C715CC">
              <w:rPr>
                <w:lang w:val="en-GB"/>
              </w:rPr>
              <w:t xml:space="preserve"> </w:t>
            </w:r>
            <w:r w:rsidR="00087EAF" w:rsidRPr="00C715CC">
              <w:rPr>
                <w:lang w:val="en-GB"/>
              </w:rPr>
              <w:t>[</w:t>
            </w:r>
            <w:r w:rsidRPr="00C715CC">
              <w:rPr>
                <w:lang w:val="en-GB"/>
              </w:rPr>
              <w:t>3</w:t>
            </w:r>
            <w:r w:rsidR="00087EAF" w:rsidRPr="00C715CC">
              <w:rPr>
                <w:lang w:val="en-GB"/>
              </w:rPr>
              <w:t>3.9</w:t>
            </w:r>
            <w:r w:rsidRPr="00C715CC">
              <w:rPr>
                <w:lang w:val="en-GB"/>
              </w:rPr>
              <w:t>–9</w:t>
            </w:r>
            <w:r w:rsidR="00087EAF" w:rsidRPr="00C715CC">
              <w:rPr>
                <w:lang w:val="en-GB"/>
              </w:rPr>
              <w:t>3.6]</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spacing w:after="0"/>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8D4C0CD" w:rsidR="00C57308" w:rsidRPr="00C715CC" w:rsidRDefault="00000000" w:rsidP="00087EAF">
            <w:pPr>
              <w:spacing w:after="0"/>
              <w:rPr>
                <w:lang w:val="en-GB"/>
              </w:rPr>
            </w:pPr>
            <w:r w:rsidRPr="00C715CC">
              <w:rPr>
                <w:lang w:val="en-GB"/>
              </w:rPr>
              <w:t xml:space="preserve">43.5 </w:t>
            </w:r>
            <w:r w:rsidR="003E1C2C" w:rsidRPr="00C715CC">
              <w:rPr>
                <w:lang w:val="en-GB"/>
              </w:rPr>
              <w:t>[</w:t>
            </w:r>
            <w:r w:rsidRPr="00C715CC">
              <w:rPr>
                <w:lang w:val="en-GB"/>
              </w:rPr>
              <w:t>13</w:t>
            </w:r>
            <w:r w:rsidR="00087EAF" w:rsidRPr="00C715CC">
              <w:rPr>
                <w:lang w:val="en-GB"/>
              </w:rPr>
              <w:t>.2</w:t>
            </w:r>
            <w:r w:rsidR="00087EAF" w:rsidRPr="00C715CC">
              <w:rPr>
                <w:lang w:val="en-GB"/>
              </w:rPr>
              <w:t>–</w:t>
            </w:r>
            <w:r w:rsidRPr="00C715CC">
              <w:rPr>
                <w:lang w:val="en-GB"/>
              </w:rPr>
              <w:t>140</w:t>
            </w:r>
            <w:r w:rsidR="00087EAF" w:rsidRPr="00C715CC">
              <w:rPr>
                <w:lang w:val="en-GB"/>
              </w:rPr>
              <w:t>.1</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0FDEF958" w:rsidR="00C57308" w:rsidRPr="00C715CC" w:rsidRDefault="00000000" w:rsidP="00087EAF">
            <w:pPr>
              <w:spacing w:after="0"/>
              <w:rPr>
                <w:lang w:val="en-GB"/>
              </w:rPr>
            </w:pPr>
            <w:r w:rsidRPr="00C715CC">
              <w:rPr>
                <w:lang w:val="en-GB"/>
              </w:rPr>
              <w:t xml:space="preserve">68.7 </w:t>
            </w:r>
            <w:r w:rsidR="00087EAF" w:rsidRPr="00C715CC">
              <w:rPr>
                <w:lang w:val="en-GB"/>
              </w:rPr>
              <w:t>[</w:t>
            </w:r>
            <w:r w:rsidRPr="00C715CC">
              <w:rPr>
                <w:lang w:val="en-GB"/>
              </w:rPr>
              <w:t>26</w:t>
            </w:r>
            <w:r w:rsidR="00087EAF" w:rsidRPr="00C715CC">
              <w:rPr>
                <w:lang w:val="en-GB"/>
              </w:rPr>
              <w:t>.2</w:t>
            </w:r>
            <w:r w:rsidRPr="00C715CC">
              <w:rPr>
                <w:lang w:val="en-GB"/>
              </w:rPr>
              <w:t>–17</w:t>
            </w:r>
            <w:r w:rsidR="00087EAF" w:rsidRPr="00C715CC">
              <w:rPr>
                <w:lang w:val="en-GB"/>
              </w:rPr>
              <w:t>1.9]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6087AEAD" w:rsidR="00C57308" w:rsidRPr="00C715CC" w:rsidRDefault="00000000" w:rsidP="00087EAF">
            <w:pPr>
              <w:spacing w:after="0"/>
              <w:rPr>
                <w:lang w:val="en-GB"/>
              </w:rPr>
            </w:pPr>
            <w:r w:rsidRPr="00C715CC">
              <w:rPr>
                <w:lang w:val="en-GB"/>
              </w:rPr>
              <w:t xml:space="preserve">130.5 </w:t>
            </w:r>
            <w:r w:rsidR="00087EAF" w:rsidRPr="00C715CC">
              <w:rPr>
                <w:lang w:val="en-GB"/>
              </w:rPr>
              <w:t>[</w:t>
            </w:r>
            <w:r w:rsidRPr="00C715CC">
              <w:rPr>
                <w:lang w:val="en-GB"/>
              </w:rPr>
              <w:t>56</w:t>
            </w:r>
            <w:r w:rsidR="00087EAF" w:rsidRPr="00C715CC">
              <w:rPr>
                <w:lang w:val="en-GB"/>
              </w:rPr>
              <w:t>.6</w:t>
            </w:r>
            <w:r w:rsidRPr="00C715CC">
              <w:rPr>
                <w:lang w:val="en-GB"/>
              </w:rPr>
              <w:t>–30</w:t>
            </w:r>
            <w:r w:rsidR="00087EAF" w:rsidRPr="00C715CC">
              <w:rPr>
                <w:lang w:val="en-GB"/>
              </w:rPr>
              <w:t>1.7]</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spacing w:after="0"/>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2A461B42" w:rsidR="00C57308" w:rsidRPr="00C715CC" w:rsidRDefault="00000000" w:rsidP="00087EAF">
            <w:pPr>
              <w:spacing w:after="0"/>
              <w:rPr>
                <w:lang w:val="en-GB"/>
              </w:rPr>
            </w:pPr>
            <w:r w:rsidRPr="00C715CC">
              <w:rPr>
                <w:lang w:val="en-GB"/>
              </w:rPr>
              <w:t xml:space="preserve">25.6 </w:t>
            </w:r>
            <w:r w:rsidR="003E1C2C" w:rsidRPr="00C715CC">
              <w:rPr>
                <w:lang w:val="en-GB"/>
              </w:rPr>
              <w:t>[</w:t>
            </w:r>
            <w:r w:rsidRPr="00C715CC">
              <w:rPr>
                <w:lang w:val="en-GB"/>
              </w:rPr>
              <w:t>10</w:t>
            </w:r>
            <w:r w:rsidR="00087EAF" w:rsidRPr="00C715CC">
              <w:rPr>
                <w:lang w:val="en-GB"/>
              </w:rPr>
              <w:t>.2</w:t>
            </w:r>
            <w:r w:rsidR="00087EAF" w:rsidRPr="00C715CC">
              <w:rPr>
                <w:lang w:val="en-GB"/>
              </w:rPr>
              <w:t>–</w:t>
            </w:r>
            <w:r w:rsidRPr="00C715CC">
              <w:rPr>
                <w:lang w:val="en-GB"/>
              </w:rPr>
              <w:t>68</w:t>
            </w:r>
            <w:r w:rsidR="00087EAF" w:rsidRPr="00C715CC">
              <w:rPr>
                <w:lang w:val="en-GB"/>
              </w:rPr>
              <w:t>.0</w:t>
            </w:r>
            <w:r w:rsidR="003E1C2C" w:rsidRPr="00C715CC">
              <w:rPr>
                <w:lang w:val="en-GB"/>
              </w:rPr>
              <w:t>]</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3B75D64E" w:rsidR="00C57308" w:rsidRPr="00C715CC" w:rsidRDefault="00000000" w:rsidP="00087EAF">
            <w:pPr>
              <w:spacing w:after="0"/>
              <w:rPr>
                <w:lang w:val="en-GB"/>
              </w:rPr>
            </w:pPr>
            <w:r w:rsidRPr="00C715CC">
              <w:rPr>
                <w:lang w:val="en-GB"/>
              </w:rPr>
              <w:t xml:space="preserve">11.0 </w:t>
            </w:r>
            <w:r w:rsidR="00087EAF" w:rsidRPr="00C715CC">
              <w:rPr>
                <w:lang w:val="en-GB"/>
              </w:rPr>
              <w:t>[</w:t>
            </w:r>
            <w:r w:rsidRPr="00C715CC">
              <w:rPr>
                <w:lang w:val="en-GB"/>
              </w:rPr>
              <w:t>5</w:t>
            </w:r>
            <w:r w:rsidR="00087EAF" w:rsidRPr="00C715CC">
              <w:rPr>
                <w:lang w:val="en-GB"/>
              </w:rPr>
              <w:t>.1</w:t>
            </w:r>
            <w:r w:rsidR="00087EAF" w:rsidRPr="00C715CC">
              <w:rPr>
                <w:lang w:val="en-GB"/>
              </w:rPr>
              <w:t>–</w:t>
            </w:r>
            <w:r w:rsidRPr="00C715CC">
              <w:rPr>
                <w:lang w:val="en-GB"/>
              </w:rPr>
              <w:t>23</w:t>
            </w:r>
            <w:r w:rsidR="00087EAF" w:rsidRPr="00C715CC">
              <w:rPr>
                <w:lang w:val="en-GB"/>
              </w:rPr>
              <w:t>.3]</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7D54BCEA" w:rsidR="00C57308" w:rsidRPr="00C715CC" w:rsidRDefault="00000000" w:rsidP="00087EAF">
            <w:pPr>
              <w:spacing w:after="0"/>
              <w:rPr>
                <w:lang w:val="en-GB"/>
              </w:rPr>
            </w:pPr>
            <w:r w:rsidRPr="00C715CC">
              <w:rPr>
                <w:lang w:val="en-GB"/>
              </w:rPr>
              <w:t xml:space="preserve">26.4 </w:t>
            </w:r>
            <w:r w:rsidR="00087EAF" w:rsidRPr="00C715CC">
              <w:rPr>
                <w:lang w:val="en-GB"/>
              </w:rPr>
              <w:t>[</w:t>
            </w:r>
            <w:r w:rsidRPr="00C715CC">
              <w:rPr>
                <w:lang w:val="en-GB"/>
              </w:rPr>
              <w:t>13</w:t>
            </w:r>
            <w:r w:rsidR="00087EAF" w:rsidRPr="00C715CC">
              <w:rPr>
                <w:lang w:val="en-GB"/>
              </w:rPr>
              <w:t>.4</w:t>
            </w:r>
            <w:r w:rsidRPr="00C715CC">
              <w:rPr>
                <w:lang w:val="en-GB"/>
              </w:rPr>
              <w:t>–51</w:t>
            </w:r>
            <w:r w:rsidR="00087EAF" w:rsidRPr="00C715CC">
              <w:rPr>
                <w:lang w:val="en-GB"/>
              </w:rPr>
              <w:t>.1]</w:t>
            </w:r>
          </w:p>
        </w:tc>
      </w:tr>
    </w:tbl>
    <w:p w14:paraId="169085F4" w14:textId="77777777" w:rsidR="00C57308" w:rsidRPr="00C715CC" w:rsidRDefault="00000000">
      <w:pPr>
        <w:spacing w:before="240" w:after="240" w:line="276" w:lineRule="auto"/>
        <w:rPr>
          <w:lang w:val="en-GB"/>
        </w:rPr>
      </w:pPr>
      <w:r w:rsidRPr="00C715CC">
        <w:rPr>
          <w:lang w:val="en-GB"/>
        </w:rPr>
        <w:t xml:space="preserve">Table </w:t>
      </w:r>
      <w:proofErr w:type="gramStart"/>
      <w:r w:rsidRPr="00C715CC">
        <w:rPr>
          <w:lang w:val="en-GB"/>
        </w:rPr>
        <w:t>2  Posterior</w:t>
      </w:r>
      <w:proofErr w:type="gramEnd"/>
      <w:r w:rsidRPr="00C715CC">
        <w:rPr>
          <w:lang w:val="en-GB"/>
        </w:rPr>
        <w:t xml:space="preserve"> probabilities of pairwise differences in predicted log-abundance for each functional group 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spacing w:after="0"/>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spacing w:after="0"/>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spacing w:after="0"/>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spacing w:after="0"/>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spacing w:after="0"/>
              <w:jc w:val="center"/>
              <w:rPr>
                <w:lang w:val="en-GB"/>
              </w:rPr>
            </w:pPr>
            <w:r w:rsidRPr="00C715CC">
              <w:rPr>
                <w:rStyle w:val="Strong"/>
                <w:color w:val="000000"/>
                <w:lang w:val="en-GB"/>
              </w:rPr>
              <w:t>P(β</w:t>
            </w:r>
            <w:r w:rsidRPr="00C715CC">
              <w:rPr>
                <w:rStyle w:val="Strong"/>
                <w:color w:val="000000"/>
                <w:lang w:val="en-GB"/>
              </w:rPr>
              <w:t>&gt;</w:t>
            </w:r>
            <w:r w:rsidRPr="00C715CC">
              <w:rPr>
                <w:rStyle w:val="Strong"/>
                <w:color w:val="000000"/>
                <w:lang w:val="en-GB"/>
              </w:rPr>
              <w: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spacing w:after="0"/>
              <w:jc w:val="center"/>
              <w:rPr>
                <w:lang w:val="en-GB"/>
              </w:rPr>
            </w:pPr>
            <w:r w:rsidRPr="00C715CC">
              <w:rPr>
                <w:rStyle w:val="Strong"/>
                <w:color w:val="000000"/>
                <w:lang w:val="en-GB"/>
              </w:rPr>
              <w:t>P(β</w:t>
            </w:r>
            <w:r w:rsidRPr="00C715CC">
              <w:rPr>
                <w:rStyle w:val="Strong"/>
                <w:color w:val="000000"/>
                <w:lang w:val="en-GB"/>
              </w:rPr>
              <w:t>&lt;</w:t>
            </w:r>
            <w:r w:rsidRPr="00C715CC">
              <w:rPr>
                <w:rStyle w:val="Strong"/>
                <w:color w:val="000000"/>
                <w:lang w:val="en-GB"/>
              </w:rPr>
              <w: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spacing w:after="0"/>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spacing w:after="0"/>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77777777" w:rsidR="003E1C2C" w:rsidRPr="00C715CC" w:rsidRDefault="003E1C2C" w:rsidP="003E1C2C">
            <w:pPr>
              <w:spacing w:after="0"/>
              <w:jc w:val="right"/>
              <w:rPr>
                <w:lang w:val="en-GB"/>
              </w:rPr>
            </w:pPr>
            <w:r w:rsidRPr="00C715CC">
              <w:rPr>
                <w:lang w:val="en-GB"/>
              </w:rPr>
              <w:t>0.760</w:t>
            </w:r>
          </w:p>
        </w:tc>
        <w:tc>
          <w:tcPr>
            <w:tcW w:w="1748" w:type="dxa"/>
            <w:tcBorders>
              <w:top w:val="single" w:sz="12" w:space="0" w:color="000000"/>
            </w:tcBorders>
            <w:tcMar>
              <w:top w:w="100" w:type="dxa"/>
              <w:left w:w="100" w:type="dxa"/>
              <w:bottom w:w="100" w:type="dxa"/>
              <w:right w:w="100" w:type="dxa"/>
            </w:tcMar>
          </w:tcPr>
          <w:p w14:paraId="512095DD" w14:textId="77777777" w:rsidR="003E1C2C" w:rsidRPr="00C715CC" w:rsidRDefault="003E1C2C" w:rsidP="00EE4FC8">
            <w:pPr>
              <w:spacing w:after="0"/>
              <w:jc w:val="center"/>
              <w:rPr>
                <w:lang w:val="en-GB"/>
              </w:rPr>
            </w:pPr>
            <w:r w:rsidRPr="00C715CC">
              <w:rPr>
                <w:lang w:val="en-GB"/>
              </w:rPr>
              <w:t>[0.197, 1.340]</w:t>
            </w:r>
          </w:p>
        </w:tc>
        <w:tc>
          <w:tcPr>
            <w:tcW w:w="922" w:type="dxa"/>
            <w:tcBorders>
              <w:top w:val="single" w:sz="12" w:space="0" w:color="000000"/>
            </w:tcBorders>
            <w:tcMar>
              <w:top w:w="100" w:type="dxa"/>
              <w:left w:w="100" w:type="dxa"/>
              <w:bottom w:w="100" w:type="dxa"/>
              <w:right w:w="100" w:type="dxa"/>
            </w:tcMar>
            <w:vAlign w:val="center"/>
          </w:tcPr>
          <w:p w14:paraId="6A22215D" w14:textId="77777777" w:rsidR="003E1C2C" w:rsidRPr="00C715CC" w:rsidRDefault="003E1C2C" w:rsidP="003E1C2C">
            <w:pPr>
              <w:spacing w:after="0"/>
              <w:jc w:val="center"/>
              <w:rPr>
                <w:lang w:val="en-GB"/>
              </w:rPr>
            </w:pPr>
            <w:r w:rsidRPr="00C715CC">
              <w:rPr>
                <w:lang w:val="en-GB"/>
              </w:rPr>
              <w:t>0.994</w:t>
            </w:r>
          </w:p>
        </w:tc>
        <w:tc>
          <w:tcPr>
            <w:tcW w:w="922" w:type="dxa"/>
            <w:tcBorders>
              <w:top w:val="single" w:sz="12" w:space="0" w:color="000000"/>
            </w:tcBorders>
            <w:tcMar>
              <w:top w:w="100" w:type="dxa"/>
              <w:left w:w="100" w:type="dxa"/>
              <w:bottom w:w="100" w:type="dxa"/>
              <w:right w:w="100" w:type="dxa"/>
            </w:tcMar>
            <w:vAlign w:val="center"/>
          </w:tcPr>
          <w:p w14:paraId="3A66E412" w14:textId="77777777" w:rsidR="003E1C2C" w:rsidRPr="00C715CC" w:rsidRDefault="003E1C2C" w:rsidP="003E1C2C">
            <w:pPr>
              <w:spacing w:after="0"/>
              <w:jc w:val="center"/>
              <w:rPr>
                <w:lang w:val="en-GB"/>
              </w:rPr>
            </w:pPr>
            <w:r w:rsidRPr="00C715CC">
              <w:rPr>
                <w:lang w:val="en-GB"/>
              </w:rPr>
              <w:t>0.006</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spacing w:after="0"/>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spacing w:after="0"/>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77777777" w:rsidR="003E1C2C" w:rsidRPr="00C715CC" w:rsidRDefault="003E1C2C" w:rsidP="003E1C2C">
            <w:pPr>
              <w:spacing w:after="0"/>
              <w:jc w:val="right"/>
              <w:rPr>
                <w:lang w:val="en-GB"/>
              </w:rPr>
            </w:pPr>
            <w:r w:rsidRPr="00C715CC">
              <w:rPr>
                <w:lang w:val="en-GB"/>
              </w:rPr>
              <w:t>0.574</w:t>
            </w:r>
          </w:p>
        </w:tc>
        <w:tc>
          <w:tcPr>
            <w:tcW w:w="1748" w:type="dxa"/>
            <w:tcMar>
              <w:top w:w="100" w:type="dxa"/>
              <w:left w:w="100" w:type="dxa"/>
              <w:bottom w:w="100" w:type="dxa"/>
              <w:right w:w="100" w:type="dxa"/>
            </w:tcMar>
          </w:tcPr>
          <w:p w14:paraId="2E1C0D5D" w14:textId="77777777" w:rsidR="003E1C2C" w:rsidRPr="00C715CC" w:rsidRDefault="003E1C2C" w:rsidP="00EE4FC8">
            <w:pPr>
              <w:spacing w:after="0"/>
              <w:jc w:val="center"/>
              <w:rPr>
                <w:lang w:val="en-GB"/>
              </w:rPr>
            </w:pPr>
            <w:r w:rsidRPr="00C715CC">
              <w:rPr>
                <w:lang w:val="en-GB"/>
              </w:rPr>
              <w:t>[0.022, 1.130]</w:t>
            </w:r>
          </w:p>
        </w:tc>
        <w:tc>
          <w:tcPr>
            <w:tcW w:w="922" w:type="dxa"/>
            <w:tcMar>
              <w:top w:w="100" w:type="dxa"/>
              <w:left w:w="100" w:type="dxa"/>
              <w:bottom w:w="100" w:type="dxa"/>
              <w:right w:w="100" w:type="dxa"/>
            </w:tcMar>
            <w:vAlign w:val="center"/>
          </w:tcPr>
          <w:p w14:paraId="05396AA7" w14:textId="77777777" w:rsidR="003E1C2C" w:rsidRPr="00C715CC" w:rsidRDefault="003E1C2C" w:rsidP="003E1C2C">
            <w:pPr>
              <w:spacing w:after="0"/>
              <w:jc w:val="center"/>
              <w:rPr>
                <w:lang w:val="en-GB"/>
              </w:rPr>
            </w:pPr>
            <w:r w:rsidRPr="00C715CC">
              <w:rPr>
                <w:lang w:val="en-GB"/>
              </w:rPr>
              <w:t>0.979</w:t>
            </w:r>
          </w:p>
        </w:tc>
        <w:tc>
          <w:tcPr>
            <w:tcW w:w="922" w:type="dxa"/>
            <w:tcMar>
              <w:top w:w="100" w:type="dxa"/>
              <w:left w:w="100" w:type="dxa"/>
              <w:bottom w:w="100" w:type="dxa"/>
              <w:right w:w="100" w:type="dxa"/>
            </w:tcMar>
            <w:vAlign w:val="center"/>
          </w:tcPr>
          <w:p w14:paraId="06BD2F2F" w14:textId="77777777" w:rsidR="003E1C2C" w:rsidRPr="00C715CC" w:rsidRDefault="003E1C2C" w:rsidP="003E1C2C">
            <w:pPr>
              <w:spacing w:after="0"/>
              <w:jc w:val="center"/>
              <w:rPr>
                <w:lang w:val="en-GB"/>
              </w:rPr>
            </w:pPr>
            <w:r w:rsidRPr="00C715CC">
              <w:rPr>
                <w:lang w:val="en-GB"/>
              </w:rPr>
              <w:t>0.021</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spacing w:after="0"/>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spacing w:after="0"/>
              <w:rPr>
                <w:lang w:val="en-GB"/>
              </w:rPr>
            </w:pPr>
            <w:r w:rsidRPr="00C715CC">
              <w:rPr>
                <w:lang w:val="en-GB"/>
              </w:rPr>
              <w:t>Pinnacle – Fringing</w:t>
            </w:r>
          </w:p>
        </w:tc>
        <w:tc>
          <w:tcPr>
            <w:tcW w:w="1029" w:type="dxa"/>
            <w:tcMar>
              <w:top w:w="100" w:type="dxa"/>
              <w:left w:w="100" w:type="dxa"/>
              <w:bottom w:w="100" w:type="dxa"/>
              <w:right w:w="100" w:type="dxa"/>
            </w:tcMar>
          </w:tcPr>
          <w:p w14:paraId="5873C111" w14:textId="77777777" w:rsidR="003E1C2C" w:rsidRPr="00C715CC" w:rsidRDefault="003E1C2C" w:rsidP="00EE4FC8">
            <w:pPr>
              <w:spacing w:after="0"/>
              <w:jc w:val="right"/>
              <w:rPr>
                <w:lang w:val="en-GB"/>
              </w:rPr>
            </w:pPr>
            <w:r w:rsidRPr="00C715CC">
              <w:rPr>
                <w:lang w:val="en-GB"/>
              </w:rPr>
              <w:t>–0.188</w:t>
            </w:r>
          </w:p>
        </w:tc>
        <w:tc>
          <w:tcPr>
            <w:tcW w:w="1748" w:type="dxa"/>
            <w:tcMar>
              <w:top w:w="100" w:type="dxa"/>
              <w:left w:w="100" w:type="dxa"/>
              <w:bottom w:w="100" w:type="dxa"/>
              <w:right w:w="100" w:type="dxa"/>
            </w:tcMar>
          </w:tcPr>
          <w:p w14:paraId="6BC29871" w14:textId="77777777" w:rsidR="003E1C2C" w:rsidRPr="00C715CC" w:rsidRDefault="003E1C2C" w:rsidP="00EE4FC8">
            <w:pPr>
              <w:spacing w:after="0"/>
              <w:jc w:val="center"/>
              <w:rPr>
                <w:lang w:val="en-GB"/>
              </w:rPr>
            </w:pPr>
            <w:r w:rsidRPr="00C715CC">
              <w:rPr>
                <w:lang w:val="en-GB"/>
              </w:rPr>
              <w:t>[–0.657, 0.278]</w:t>
            </w:r>
          </w:p>
        </w:tc>
        <w:tc>
          <w:tcPr>
            <w:tcW w:w="922" w:type="dxa"/>
            <w:tcMar>
              <w:top w:w="100" w:type="dxa"/>
              <w:left w:w="100" w:type="dxa"/>
              <w:bottom w:w="100" w:type="dxa"/>
              <w:right w:w="100" w:type="dxa"/>
            </w:tcMar>
          </w:tcPr>
          <w:p w14:paraId="235F1D24" w14:textId="77777777" w:rsidR="003E1C2C" w:rsidRPr="00C715CC" w:rsidRDefault="003E1C2C" w:rsidP="00EE4FC8">
            <w:pPr>
              <w:spacing w:after="0"/>
              <w:jc w:val="center"/>
              <w:rPr>
                <w:lang w:val="en-GB"/>
              </w:rPr>
            </w:pPr>
            <w:r w:rsidRPr="00C715CC">
              <w:rPr>
                <w:lang w:val="en-GB"/>
              </w:rPr>
              <w:t>0.203</w:t>
            </w:r>
          </w:p>
        </w:tc>
        <w:tc>
          <w:tcPr>
            <w:tcW w:w="922" w:type="dxa"/>
            <w:tcMar>
              <w:top w:w="100" w:type="dxa"/>
              <w:left w:w="100" w:type="dxa"/>
              <w:bottom w:w="100" w:type="dxa"/>
              <w:right w:w="100" w:type="dxa"/>
            </w:tcMar>
          </w:tcPr>
          <w:p w14:paraId="12EDABBF" w14:textId="77777777" w:rsidR="003E1C2C" w:rsidRPr="00C715CC" w:rsidRDefault="003E1C2C" w:rsidP="00EE4FC8">
            <w:pPr>
              <w:spacing w:after="0"/>
              <w:jc w:val="center"/>
              <w:rPr>
                <w:lang w:val="en-GB"/>
              </w:rPr>
            </w:pPr>
            <w:r w:rsidRPr="00C715CC">
              <w:rPr>
                <w:lang w:val="en-GB"/>
              </w:rPr>
              <w:t>0.797</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spacing w:after="0"/>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spacing w:after="0"/>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77777777" w:rsidR="003E1C2C" w:rsidRPr="00C715CC" w:rsidRDefault="003E1C2C" w:rsidP="003E1C2C">
            <w:pPr>
              <w:spacing w:after="0"/>
              <w:jc w:val="right"/>
              <w:rPr>
                <w:lang w:val="en-GB"/>
              </w:rPr>
            </w:pPr>
            <w:r w:rsidRPr="00C715CC">
              <w:rPr>
                <w:lang w:val="en-GB"/>
              </w:rPr>
              <w:t>0.525</w:t>
            </w:r>
          </w:p>
        </w:tc>
        <w:tc>
          <w:tcPr>
            <w:tcW w:w="1748" w:type="dxa"/>
            <w:tcMar>
              <w:top w:w="100" w:type="dxa"/>
              <w:left w:w="100" w:type="dxa"/>
              <w:bottom w:w="100" w:type="dxa"/>
              <w:right w:w="100" w:type="dxa"/>
            </w:tcMar>
          </w:tcPr>
          <w:p w14:paraId="38D658D1" w14:textId="77777777" w:rsidR="003E1C2C" w:rsidRPr="00C715CC" w:rsidRDefault="003E1C2C" w:rsidP="00EE4FC8">
            <w:pPr>
              <w:spacing w:after="0"/>
              <w:jc w:val="center"/>
              <w:rPr>
                <w:lang w:val="en-GB"/>
              </w:rPr>
            </w:pPr>
            <w:r w:rsidRPr="00C715CC">
              <w:rPr>
                <w:lang w:val="en-GB"/>
              </w:rPr>
              <w:t>[–0.359, 1.420]</w:t>
            </w:r>
          </w:p>
        </w:tc>
        <w:tc>
          <w:tcPr>
            <w:tcW w:w="922" w:type="dxa"/>
            <w:tcMar>
              <w:top w:w="100" w:type="dxa"/>
              <w:left w:w="100" w:type="dxa"/>
              <w:bottom w:w="100" w:type="dxa"/>
              <w:right w:w="100" w:type="dxa"/>
            </w:tcMar>
            <w:vAlign w:val="center"/>
          </w:tcPr>
          <w:p w14:paraId="121A2411" w14:textId="77777777" w:rsidR="003E1C2C" w:rsidRPr="00C715CC" w:rsidRDefault="003E1C2C" w:rsidP="003E1C2C">
            <w:pPr>
              <w:spacing w:after="0"/>
              <w:jc w:val="center"/>
              <w:rPr>
                <w:lang w:val="en-GB"/>
              </w:rPr>
            </w:pPr>
            <w:r w:rsidRPr="00C715CC">
              <w:rPr>
                <w:lang w:val="en-GB"/>
              </w:rPr>
              <w:t>0.891</w:t>
            </w:r>
          </w:p>
        </w:tc>
        <w:tc>
          <w:tcPr>
            <w:tcW w:w="922" w:type="dxa"/>
            <w:tcMar>
              <w:top w:w="100" w:type="dxa"/>
              <w:left w:w="100" w:type="dxa"/>
              <w:bottom w:w="100" w:type="dxa"/>
              <w:right w:w="100" w:type="dxa"/>
            </w:tcMar>
            <w:vAlign w:val="center"/>
          </w:tcPr>
          <w:p w14:paraId="0FE6675C" w14:textId="77777777" w:rsidR="003E1C2C" w:rsidRPr="00C715CC" w:rsidRDefault="003E1C2C" w:rsidP="003E1C2C">
            <w:pPr>
              <w:spacing w:after="0"/>
              <w:jc w:val="center"/>
              <w:rPr>
                <w:lang w:val="en-GB"/>
              </w:rPr>
            </w:pPr>
            <w:r w:rsidRPr="00C715CC">
              <w:rPr>
                <w:lang w:val="en-GB"/>
              </w:rPr>
              <w:t>0.109</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spacing w:after="0"/>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spacing w:after="0"/>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77777777" w:rsidR="003E1C2C" w:rsidRPr="00C715CC" w:rsidRDefault="003E1C2C" w:rsidP="003E1C2C">
            <w:pPr>
              <w:spacing w:after="0"/>
              <w:jc w:val="right"/>
              <w:rPr>
                <w:lang w:val="en-GB"/>
              </w:rPr>
            </w:pPr>
            <w:r w:rsidRPr="00C715CC">
              <w:rPr>
                <w:lang w:val="en-GB"/>
              </w:rPr>
              <w:t>0.522</w:t>
            </w:r>
          </w:p>
        </w:tc>
        <w:tc>
          <w:tcPr>
            <w:tcW w:w="1748" w:type="dxa"/>
            <w:tcMar>
              <w:top w:w="100" w:type="dxa"/>
              <w:left w:w="100" w:type="dxa"/>
              <w:bottom w:w="100" w:type="dxa"/>
              <w:right w:w="100" w:type="dxa"/>
            </w:tcMar>
          </w:tcPr>
          <w:p w14:paraId="5E96C701" w14:textId="77777777" w:rsidR="003E1C2C" w:rsidRPr="00C715CC" w:rsidRDefault="003E1C2C" w:rsidP="00EE4FC8">
            <w:pPr>
              <w:spacing w:after="0"/>
              <w:jc w:val="center"/>
              <w:rPr>
                <w:lang w:val="en-GB"/>
              </w:rPr>
            </w:pPr>
            <w:r w:rsidRPr="00C715CC">
              <w:rPr>
                <w:lang w:val="en-GB"/>
              </w:rPr>
              <w:t>[–0.337, 1.420]</w:t>
            </w:r>
          </w:p>
        </w:tc>
        <w:tc>
          <w:tcPr>
            <w:tcW w:w="922" w:type="dxa"/>
            <w:tcMar>
              <w:top w:w="100" w:type="dxa"/>
              <w:left w:w="100" w:type="dxa"/>
              <w:bottom w:w="100" w:type="dxa"/>
              <w:right w:w="100" w:type="dxa"/>
            </w:tcMar>
            <w:vAlign w:val="center"/>
          </w:tcPr>
          <w:p w14:paraId="595D4C2D" w14:textId="77777777" w:rsidR="003E1C2C" w:rsidRPr="00C715CC" w:rsidRDefault="003E1C2C" w:rsidP="003E1C2C">
            <w:pPr>
              <w:spacing w:after="0"/>
              <w:jc w:val="center"/>
              <w:rPr>
                <w:lang w:val="en-GB"/>
              </w:rPr>
            </w:pPr>
            <w:r w:rsidRPr="00C715CC">
              <w:rPr>
                <w:lang w:val="en-GB"/>
              </w:rPr>
              <w:t>0.897</w:t>
            </w:r>
          </w:p>
        </w:tc>
        <w:tc>
          <w:tcPr>
            <w:tcW w:w="922" w:type="dxa"/>
            <w:tcMar>
              <w:top w:w="100" w:type="dxa"/>
              <w:left w:w="100" w:type="dxa"/>
              <w:bottom w:w="100" w:type="dxa"/>
              <w:right w:w="100" w:type="dxa"/>
            </w:tcMar>
            <w:vAlign w:val="center"/>
          </w:tcPr>
          <w:p w14:paraId="6B4039E1" w14:textId="77777777" w:rsidR="003E1C2C" w:rsidRPr="00C715CC" w:rsidRDefault="003E1C2C" w:rsidP="003E1C2C">
            <w:pPr>
              <w:spacing w:after="0"/>
              <w:jc w:val="center"/>
              <w:rPr>
                <w:lang w:val="en-GB"/>
              </w:rPr>
            </w:pPr>
            <w:r w:rsidRPr="00C715CC">
              <w:rPr>
                <w:lang w:val="en-GB"/>
              </w:rPr>
              <w:t>0.103</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spacing w:after="0"/>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spacing w:after="0"/>
              <w:rPr>
                <w:lang w:val="en-GB"/>
              </w:rPr>
            </w:pPr>
            <w:r w:rsidRPr="00C715CC">
              <w:rPr>
                <w:lang w:val="en-GB"/>
              </w:rPr>
              <w:t>Pinnacle – Fringing</w:t>
            </w:r>
          </w:p>
        </w:tc>
        <w:tc>
          <w:tcPr>
            <w:tcW w:w="1029" w:type="dxa"/>
            <w:tcMar>
              <w:top w:w="100" w:type="dxa"/>
              <w:left w:w="100" w:type="dxa"/>
              <w:bottom w:w="100" w:type="dxa"/>
              <w:right w:w="100" w:type="dxa"/>
            </w:tcMar>
          </w:tcPr>
          <w:p w14:paraId="1A7E29EE" w14:textId="77777777" w:rsidR="003E1C2C" w:rsidRPr="00C715CC" w:rsidRDefault="003E1C2C" w:rsidP="00EE4FC8">
            <w:pPr>
              <w:spacing w:after="0"/>
              <w:jc w:val="right"/>
              <w:rPr>
                <w:lang w:val="en-GB"/>
              </w:rPr>
            </w:pPr>
            <w:r w:rsidRPr="00C715CC">
              <w:rPr>
                <w:lang w:val="en-GB"/>
              </w:rPr>
              <w:t>0.006</w:t>
            </w:r>
          </w:p>
        </w:tc>
        <w:tc>
          <w:tcPr>
            <w:tcW w:w="1748" w:type="dxa"/>
            <w:tcMar>
              <w:top w:w="100" w:type="dxa"/>
              <w:left w:w="100" w:type="dxa"/>
              <w:bottom w:w="100" w:type="dxa"/>
              <w:right w:w="100" w:type="dxa"/>
            </w:tcMar>
          </w:tcPr>
          <w:p w14:paraId="751B6254" w14:textId="77777777" w:rsidR="003E1C2C" w:rsidRPr="00C715CC" w:rsidRDefault="003E1C2C" w:rsidP="00EE4FC8">
            <w:pPr>
              <w:spacing w:after="0"/>
              <w:jc w:val="center"/>
              <w:rPr>
                <w:lang w:val="en-GB"/>
              </w:rPr>
            </w:pPr>
            <w:r w:rsidRPr="00C715CC">
              <w:rPr>
                <w:lang w:val="en-GB"/>
              </w:rPr>
              <w:t>[–0.733, 0.738]</w:t>
            </w:r>
          </w:p>
        </w:tc>
        <w:tc>
          <w:tcPr>
            <w:tcW w:w="922" w:type="dxa"/>
            <w:tcMar>
              <w:top w:w="100" w:type="dxa"/>
              <w:left w:w="100" w:type="dxa"/>
              <w:bottom w:w="100" w:type="dxa"/>
              <w:right w:w="100" w:type="dxa"/>
            </w:tcMar>
          </w:tcPr>
          <w:p w14:paraId="36982CAC" w14:textId="77777777" w:rsidR="003E1C2C" w:rsidRPr="00C715CC" w:rsidRDefault="003E1C2C" w:rsidP="00EE4FC8">
            <w:pPr>
              <w:spacing w:after="0"/>
              <w:jc w:val="center"/>
              <w:rPr>
                <w:lang w:val="en-GB"/>
              </w:rPr>
            </w:pPr>
            <w:r w:rsidRPr="00C715CC">
              <w:rPr>
                <w:lang w:val="en-GB"/>
              </w:rPr>
              <w:t>0.507</w:t>
            </w:r>
          </w:p>
        </w:tc>
        <w:tc>
          <w:tcPr>
            <w:tcW w:w="922" w:type="dxa"/>
            <w:tcMar>
              <w:top w:w="100" w:type="dxa"/>
              <w:left w:w="100" w:type="dxa"/>
              <w:bottom w:w="100" w:type="dxa"/>
              <w:right w:w="100" w:type="dxa"/>
            </w:tcMar>
          </w:tcPr>
          <w:p w14:paraId="06F69B94" w14:textId="77777777" w:rsidR="003E1C2C" w:rsidRPr="00C715CC" w:rsidRDefault="003E1C2C" w:rsidP="00EE4FC8">
            <w:pPr>
              <w:spacing w:after="0"/>
              <w:jc w:val="center"/>
              <w:rPr>
                <w:lang w:val="en-GB"/>
              </w:rPr>
            </w:pPr>
            <w:r w:rsidRPr="00C715CC">
              <w:rPr>
                <w:lang w:val="en-GB"/>
              </w:rPr>
              <w:t>0.493</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spacing w:after="0"/>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spacing w:after="0"/>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77777777" w:rsidR="003E1C2C" w:rsidRPr="00C715CC" w:rsidRDefault="003E1C2C" w:rsidP="003E1C2C">
            <w:pPr>
              <w:spacing w:after="0"/>
              <w:jc w:val="right"/>
              <w:rPr>
                <w:lang w:val="en-GB"/>
              </w:rPr>
            </w:pPr>
            <w:r w:rsidRPr="00C715CC">
              <w:rPr>
                <w:lang w:val="en-GB"/>
              </w:rPr>
              <w:t>0.447</w:t>
            </w:r>
          </w:p>
        </w:tc>
        <w:tc>
          <w:tcPr>
            <w:tcW w:w="1748" w:type="dxa"/>
            <w:tcMar>
              <w:top w:w="100" w:type="dxa"/>
              <w:left w:w="100" w:type="dxa"/>
              <w:bottom w:w="100" w:type="dxa"/>
              <w:right w:w="100" w:type="dxa"/>
            </w:tcMar>
          </w:tcPr>
          <w:p w14:paraId="69E304C7" w14:textId="77777777" w:rsidR="003E1C2C" w:rsidRPr="00C715CC" w:rsidRDefault="003E1C2C" w:rsidP="00EE4FC8">
            <w:pPr>
              <w:spacing w:after="0"/>
              <w:jc w:val="center"/>
              <w:rPr>
                <w:lang w:val="en-GB"/>
              </w:rPr>
            </w:pPr>
            <w:r w:rsidRPr="00C715CC">
              <w:rPr>
                <w:lang w:val="en-GB"/>
              </w:rPr>
              <w:t>[–1.070, 1.990]</w:t>
            </w:r>
          </w:p>
        </w:tc>
        <w:tc>
          <w:tcPr>
            <w:tcW w:w="922" w:type="dxa"/>
            <w:tcMar>
              <w:top w:w="100" w:type="dxa"/>
              <w:left w:w="100" w:type="dxa"/>
              <w:bottom w:w="100" w:type="dxa"/>
              <w:right w:w="100" w:type="dxa"/>
            </w:tcMar>
            <w:vAlign w:val="center"/>
          </w:tcPr>
          <w:p w14:paraId="453B3ACE" w14:textId="77777777" w:rsidR="003E1C2C" w:rsidRPr="00C715CC" w:rsidRDefault="003E1C2C" w:rsidP="003E1C2C">
            <w:pPr>
              <w:spacing w:after="0"/>
              <w:jc w:val="center"/>
              <w:rPr>
                <w:lang w:val="en-GB"/>
              </w:rPr>
            </w:pPr>
            <w:r w:rsidRPr="00C715CC">
              <w:rPr>
                <w:lang w:val="en-GB"/>
              </w:rPr>
              <w:t>0.738</w:t>
            </w:r>
          </w:p>
        </w:tc>
        <w:tc>
          <w:tcPr>
            <w:tcW w:w="922" w:type="dxa"/>
            <w:tcMar>
              <w:top w:w="100" w:type="dxa"/>
              <w:left w:w="100" w:type="dxa"/>
              <w:bottom w:w="100" w:type="dxa"/>
              <w:right w:w="100" w:type="dxa"/>
            </w:tcMar>
            <w:vAlign w:val="center"/>
          </w:tcPr>
          <w:p w14:paraId="0C4BDBFD" w14:textId="77777777" w:rsidR="003E1C2C" w:rsidRPr="00C715CC" w:rsidRDefault="003E1C2C" w:rsidP="003E1C2C">
            <w:pPr>
              <w:spacing w:after="0"/>
              <w:jc w:val="center"/>
              <w:rPr>
                <w:lang w:val="en-GB"/>
              </w:rPr>
            </w:pPr>
            <w:r w:rsidRPr="00C715CC">
              <w:rPr>
                <w:lang w:val="en-GB"/>
              </w:rPr>
              <w:t>0.262</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spacing w:after="0"/>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spacing w:after="0"/>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77777777" w:rsidR="003E1C2C" w:rsidRPr="00C715CC" w:rsidRDefault="003E1C2C" w:rsidP="003E1C2C">
            <w:pPr>
              <w:spacing w:after="0"/>
              <w:jc w:val="right"/>
              <w:rPr>
                <w:lang w:val="en-GB"/>
              </w:rPr>
            </w:pPr>
            <w:r w:rsidRPr="00C715CC">
              <w:rPr>
                <w:lang w:val="en-GB"/>
              </w:rPr>
              <w:t>1.100</w:t>
            </w:r>
          </w:p>
        </w:tc>
        <w:tc>
          <w:tcPr>
            <w:tcW w:w="1748" w:type="dxa"/>
            <w:tcMar>
              <w:top w:w="100" w:type="dxa"/>
              <w:left w:w="100" w:type="dxa"/>
              <w:bottom w:w="100" w:type="dxa"/>
              <w:right w:w="100" w:type="dxa"/>
            </w:tcMar>
          </w:tcPr>
          <w:p w14:paraId="6B3A028D" w14:textId="77777777" w:rsidR="003E1C2C" w:rsidRPr="00C715CC" w:rsidRDefault="003E1C2C" w:rsidP="00EE4FC8">
            <w:pPr>
              <w:spacing w:after="0"/>
              <w:jc w:val="center"/>
              <w:rPr>
                <w:lang w:val="en-GB"/>
              </w:rPr>
            </w:pPr>
            <w:r w:rsidRPr="00C715CC">
              <w:rPr>
                <w:lang w:val="en-GB"/>
              </w:rPr>
              <w:t>[–0.346, 2.580]</w:t>
            </w:r>
          </w:p>
        </w:tc>
        <w:tc>
          <w:tcPr>
            <w:tcW w:w="922" w:type="dxa"/>
            <w:tcMar>
              <w:top w:w="100" w:type="dxa"/>
              <w:left w:w="100" w:type="dxa"/>
              <w:bottom w:w="100" w:type="dxa"/>
              <w:right w:w="100" w:type="dxa"/>
            </w:tcMar>
            <w:vAlign w:val="center"/>
          </w:tcPr>
          <w:p w14:paraId="2B80C6D2" w14:textId="77777777" w:rsidR="003E1C2C" w:rsidRPr="00C715CC" w:rsidRDefault="003E1C2C" w:rsidP="003E1C2C">
            <w:pPr>
              <w:spacing w:after="0"/>
              <w:jc w:val="center"/>
              <w:rPr>
                <w:lang w:val="en-GB"/>
              </w:rPr>
            </w:pPr>
            <w:r w:rsidRPr="00C715CC">
              <w:rPr>
                <w:lang w:val="en-GB"/>
              </w:rPr>
              <w:t>0.939</w:t>
            </w:r>
          </w:p>
        </w:tc>
        <w:tc>
          <w:tcPr>
            <w:tcW w:w="922" w:type="dxa"/>
            <w:tcMar>
              <w:top w:w="100" w:type="dxa"/>
              <w:left w:w="100" w:type="dxa"/>
              <w:bottom w:w="100" w:type="dxa"/>
              <w:right w:w="100" w:type="dxa"/>
            </w:tcMar>
            <w:vAlign w:val="center"/>
          </w:tcPr>
          <w:p w14:paraId="065839D7" w14:textId="77777777" w:rsidR="003E1C2C" w:rsidRPr="00C715CC" w:rsidRDefault="003E1C2C" w:rsidP="003E1C2C">
            <w:pPr>
              <w:spacing w:after="0"/>
              <w:jc w:val="center"/>
              <w:rPr>
                <w:lang w:val="en-GB"/>
              </w:rPr>
            </w:pPr>
            <w:r w:rsidRPr="00C715CC">
              <w:rPr>
                <w:lang w:val="en-GB"/>
              </w:rPr>
              <w:t>0.061</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spacing w:after="0"/>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spacing w:after="0"/>
              <w:rPr>
                <w:lang w:val="en-GB"/>
              </w:rPr>
            </w:pPr>
            <w:r w:rsidRPr="00C715CC">
              <w:rPr>
                <w:lang w:val="en-GB"/>
              </w:rPr>
              <w:t>Pinnacle – Fringing</w:t>
            </w:r>
          </w:p>
        </w:tc>
        <w:tc>
          <w:tcPr>
            <w:tcW w:w="1029" w:type="dxa"/>
            <w:tcMar>
              <w:top w:w="100" w:type="dxa"/>
              <w:left w:w="100" w:type="dxa"/>
              <w:bottom w:w="100" w:type="dxa"/>
              <w:right w:w="100" w:type="dxa"/>
            </w:tcMar>
          </w:tcPr>
          <w:p w14:paraId="50075CA5" w14:textId="77777777" w:rsidR="003E1C2C" w:rsidRPr="00C715CC" w:rsidRDefault="003E1C2C" w:rsidP="00EE4FC8">
            <w:pPr>
              <w:spacing w:after="0"/>
              <w:jc w:val="right"/>
              <w:rPr>
                <w:lang w:val="en-GB"/>
              </w:rPr>
            </w:pPr>
            <w:r w:rsidRPr="00C715CC">
              <w:rPr>
                <w:lang w:val="en-GB"/>
              </w:rPr>
              <w:t>0.642</w:t>
            </w:r>
          </w:p>
        </w:tc>
        <w:tc>
          <w:tcPr>
            <w:tcW w:w="1748" w:type="dxa"/>
            <w:tcMar>
              <w:top w:w="100" w:type="dxa"/>
              <w:left w:w="100" w:type="dxa"/>
              <w:bottom w:w="100" w:type="dxa"/>
              <w:right w:w="100" w:type="dxa"/>
            </w:tcMar>
          </w:tcPr>
          <w:p w14:paraId="457A13B6" w14:textId="77777777" w:rsidR="003E1C2C" w:rsidRPr="00C715CC" w:rsidRDefault="003E1C2C" w:rsidP="00EE4FC8">
            <w:pPr>
              <w:spacing w:after="0"/>
              <w:jc w:val="center"/>
              <w:rPr>
                <w:lang w:val="en-GB"/>
              </w:rPr>
            </w:pPr>
            <w:r w:rsidRPr="00C715CC">
              <w:rPr>
                <w:lang w:val="en-GB"/>
              </w:rPr>
              <w:t>[–0.616, 1.980]</w:t>
            </w:r>
          </w:p>
        </w:tc>
        <w:tc>
          <w:tcPr>
            <w:tcW w:w="922" w:type="dxa"/>
            <w:tcMar>
              <w:top w:w="100" w:type="dxa"/>
              <w:left w:w="100" w:type="dxa"/>
              <w:bottom w:w="100" w:type="dxa"/>
              <w:right w:w="100" w:type="dxa"/>
            </w:tcMar>
          </w:tcPr>
          <w:p w14:paraId="77530AED" w14:textId="77777777" w:rsidR="003E1C2C" w:rsidRPr="00C715CC" w:rsidRDefault="003E1C2C" w:rsidP="00EE4FC8">
            <w:pPr>
              <w:spacing w:after="0"/>
              <w:jc w:val="center"/>
              <w:rPr>
                <w:lang w:val="en-GB"/>
              </w:rPr>
            </w:pPr>
            <w:r w:rsidRPr="00C715CC">
              <w:rPr>
                <w:lang w:val="en-GB"/>
              </w:rPr>
              <w:t>0.854</w:t>
            </w:r>
          </w:p>
        </w:tc>
        <w:tc>
          <w:tcPr>
            <w:tcW w:w="922" w:type="dxa"/>
            <w:tcMar>
              <w:top w:w="100" w:type="dxa"/>
              <w:left w:w="100" w:type="dxa"/>
              <w:bottom w:w="100" w:type="dxa"/>
              <w:right w:w="100" w:type="dxa"/>
            </w:tcMar>
          </w:tcPr>
          <w:p w14:paraId="47D70FD2" w14:textId="77777777" w:rsidR="003E1C2C" w:rsidRPr="00C715CC" w:rsidRDefault="003E1C2C" w:rsidP="00EE4FC8">
            <w:pPr>
              <w:spacing w:after="0"/>
              <w:jc w:val="center"/>
              <w:rPr>
                <w:lang w:val="en-GB"/>
              </w:rPr>
            </w:pPr>
            <w:r w:rsidRPr="00C715CC">
              <w:rPr>
                <w:lang w:val="en-GB"/>
              </w:rPr>
              <w:t>0.146</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spacing w:after="0"/>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spacing w:after="0"/>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77777777" w:rsidR="003E1C2C" w:rsidRPr="00C715CC" w:rsidRDefault="003E1C2C" w:rsidP="003E1C2C">
            <w:pPr>
              <w:spacing w:after="0"/>
              <w:jc w:val="right"/>
              <w:rPr>
                <w:lang w:val="en-GB"/>
              </w:rPr>
            </w:pPr>
            <w:r w:rsidRPr="00C715CC">
              <w:rPr>
                <w:lang w:val="en-GB"/>
              </w:rPr>
              <w:t>–0.855</w:t>
            </w:r>
          </w:p>
        </w:tc>
        <w:tc>
          <w:tcPr>
            <w:tcW w:w="1748" w:type="dxa"/>
            <w:tcMar>
              <w:top w:w="100" w:type="dxa"/>
              <w:left w:w="100" w:type="dxa"/>
              <w:bottom w:w="100" w:type="dxa"/>
              <w:right w:w="100" w:type="dxa"/>
            </w:tcMar>
          </w:tcPr>
          <w:p w14:paraId="23CE4599" w14:textId="77777777" w:rsidR="003E1C2C" w:rsidRPr="00C715CC" w:rsidRDefault="003E1C2C" w:rsidP="00EE4FC8">
            <w:pPr>
              <w:spacing w:after="0"/>
              <w:jc w:val="center"/>
              <w:rPr>
                <w:lang w:val="en-GB"/>
              </w:rPr>
            </w:pPr>
            <w:r w:rsidRPr="00C715CC">
              <w:rPr>
                <w:lang w:val="en-GB"/>
              </w:rPr>
              <w:t>[–2.100, 0.396]</w:t>
            </w:r>
          </w:p>
        </w:tc>
        <w:tc>
          <w:tcPr>
            <w:tcW w:w="922" w:type="dxa"/>
            <w:tcMar>
              <w:top w:w="100" w:type="dxa"/>
              <w:left w:w="100" w:type="dxa"/>
              <w:bottom w:w="100" w:type="dxa"/>
              <w:right w:w="100" w:type="dxa"/>
            </w:tcMar>
            <w:vAlign w:val="center"/>
          </w:tcPr>
          <w:p w14:paraId="3B50D43A" w14:textId="77777777" w:rsidR="003E1C2C" w:rsidRPr="00C715CC" w:rsidRDefault="003E1C2C" w:rsidP="003E1C2C">
            <w:pPr>
              <w:spacing w:after="0"/>
              <w:jc w:val="center"/>
              <w:rPr>
                <w:lang w:val="en-GB"/>
              </w:rPr>
            </w:pPr>
            <w:r w:rsidRPr="00C715CC">
              <w:rPr>
                <w:lang w:val="en-GB"/>
              </w:rPr>
              <w:t>0.079</w:t>
            </w:r>
          </w:p>
        </w:tc>
        <w:tc>
          <w:tcPr>
            <w:tcW w:w="922" w:type="dxa"/>
            <w:tcMar>
              <w:top w:w="100" w:type="dxa"/>
              <w:left w:w="100" w:type="dxa"/>
              <w:bottom w:w="100" w:type="dxa"/>
              <w:right w:w="100" w:type="dxa"/>
            </w:tcMar>
            <w:vAlign w:val="center"/>
          </w:tcPr>
          <w:p w14:paraId="26EA8026" w14:textId="77777777" w:rsidR="003E1C2C" w:rsidRPr="00C715CC" w:rsidRDefault="003E1C2C" w:rsidP="003E1C2C">
            <w:pPr>
              <w:spacing w:after="0"/>
              <w:jc w:val="center"/>
              <w:rPr>
                <w:lang w:val="en-GB"/>
              </w:rPr>
            </w:pPr>
            <w:r w:rsidRPr="00C715CC">
              <w:rPr>
                <w:lang w:val="en-GB"/>
              </w:rPr>
              <w:t>0.921</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spacing w:after="0"/>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spacing w:after="0"/>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77777777" w:rsidR="003E1C2C" w:rsidRPr="00C715CC" w:rsidRDefault="003E1C2C" w:rsidP="003E1C2C">
            <w:pPr>
              <w:spacing w:after="0"/>
              <w:jc w:val="right"/>
              <w:rPr>
                <w:lang w:val="en-GB"/>
              </w:rPr>
            </w:pPr>
            <w:r w:rsidRPr="00C715CC">
              <w:rPr>
                <w:lang w:val="en-GB"/>
              </w:rPr>
              <w:t>0.022</w:t>
            </w:r>
          </w:p>
        </w:tc>
        <w:tc>
          <w:tcPr>
            <w:tcW w:w="1748" w:type="dxa"/>
            <w:tcMar>
              <w:top w:w="100" w:type="dxa"/>
              <w:left w:w="100" w:type="dxa"/>
              <w:bottom w:w="100" w:type="dxa"/>
              <w:right w:w="100" w:type="dxa"/>
            </w:tcMar>
          </w:tcPr>
          <w:p w14:paraId="3A21E225" w14:textId="77777777" w:rsidR="003E1C2C" w:rsidRPr="00C715CC" w:rsidRDefault="003E1C2C" w:rsidP="00EE4FC8">
            <w:pPr>
              <w:spacing w:after="0"/>
              <w:jc w:val="center"/>
              <w:rPr>
                <w:lang w:val="en-GB"/>
              </w:rPr>
            </w:pPr>
            <w:r w:rsidRPr="00C715CC">
              <w:rPr>
                <w:lang w:val="en-GB"/>
              </w:rPr>
              <w:t>[–1.170, 1.160]</w:t>
            </w:r>
          </w:p>
        </w:tc>
        <w:tc>
          <w:tcPr>
            <w:tcW w:w="922" w:type="dxa"/>
            <w:tcMar>
              <w:top w:w="100" w:type="dxa"/>
              <w:left w:w="100" w:type="dxa"/>
              <w:bottom w:w="100" w:type="dxa"/>
              <w:right w:w="100" w:type="dxa"/>
            </w:tcMar>
            <w:vAlign w:val="center"/>
          </w:tcPr>
          <w:p w14:paraId="40ED6E92" w14:textId="77777777" w:rsidR="003E1C2C" w:rsidRPr="00C715CC" w:rsidRDefault="003E1C2C" w:rsidP="003E1C2C">
            <w:pPr>
              <w:spacing w:after="0"/>
              <w:jc w:val="center"/>
              <w:rPr>
                <w:lang w:val="en-GB"/>
              </w:rPr>
            </w:pPr>
            <w:r w:rsidRPr="00C715CC">
              <w:rPr>
                <w:lang w:val="en-GB"/>
              </w:rPr>
              <w:t>0.518</w:t>
            </w:r>
          </w:p>
        </w:tc>
        <w:tc>
          <w:tcPr>
            <w:tcW w:w="922" w:type="dxa"/>
            <w:tcMar>
              <w:top w:w="100" w:type="dxa"/>
              <w:left w:w="100" w:type="dxa"/>
              <w:bottom w:w="100" w:type="dxa"/>
              <w:right w:w="100" w:type="dxa"/>
            </w:tcMar>
            <w:vAlign w:val="center"/>
          </w:tcPr>
          <w:p w14:paraId="6FB7BBAA" w14:textId="77777777" w:rsidR="003E1C2C" w:rsidRPr="00C715CC" w:rsidRDefault="003E1C2C" w:rsidP="003E1C2C">
            <w:pPr>
              <w:spacing w:after="0"/>
              <w:jc w:val="center"/>
              <w:rPr>
                <w:lang w:val="en-GB"/>
              </w:rPr>
            </w:pPr>
            <w:r w:rsidRPr="00C715CC">
              <w:rPr>
                <w:lang w:val="en-GB"/>
              </w:rPr>
              <w:t>0.482</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spacing w:after="0"/>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spacing w:after="0"/>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7777777" w:rsidR="003E1C2C" w:rsidRPr="00C715CC" w:rsidRDefault="003E1C2C" w:rsidP="003E1C2C">
            <w:pPr>
              <w:spacing w:after="0"/>
              <w:jc w:val="right"/>
              <w:rPr>
                <w:lang w:val="en-GB"/>
              </w:rPr>
            </w:pPr>
            <w:r w:rsidRPr="00C715CC">
              <w:rPr>
                <w:lang w:val="en-GB"/>
              </w:rPr>
              <w:t>0.880</w:t>
            </w:r>
          </w:p>
        </w:tc>
        <w:tc>
          <w:tcPr>
            <w:tcW w:w="1748" w:type="dxa"/>
            <w:tcBorders>
              <w:bottom w:val="single" w:sz="8" w:space="0" w:color="000000"/>
            </w:tcBorders>
            <w:tcMar>
              <w:top w:w="100" w:type="dxa"/>
              <w:left w:w="100" w:type="dxa"/>
              <w:bottom w:w="100" w:type="dxa"/>
              <w:right w:w="100" w:type="dxa"/>
            </w:tcMar>
          </w:tcPr>
          <w:p w14:paraId="3209FDBA" w14:textId="77777777" w:rsidR="003E1C2C" w:rsidRPr="00C715CC" w:rsidRDefault="003E1C2C" w:rsidP="00EE4FC8">
            <w:pPr>
              <w:spacing w:after="0"/>
              <w:jc w:val="center"/>
              <w:rPr>
                <w:lang w:val="en-GB"/>
              </w:rPr>
            </w:pPr>
            <w:r w:rsidRPr="00C715CC">
              <w:rPr>
                <w:lang w:val="en-GB"/>
              </w:rPr>
              <w:t>[–0.141, 1.860]</w:t>
            </w:r>
          </w:p>
        </w:tc>
        <w:tc>
          <w:tcPr>
            <w:tcW w:w="922" w:type="dxa"/>
            <w:tcBorders>
              <w:bottom w:val="single" w:sz="8" w:space="0" w:color="000000"/>
            </w:tcBorders>
            <w:tcMar>
              <w:top w:w="100" w:type="dxa"/>
              <w:left w:w="100" w:type="dxa"/>
              <w:bottom w:w="100" w:type="dxa"/>
              <w:right w:w="100" w:type="dxa"/>
            </w:tcMar>
            <w:vAlign w:val="center"/>
          </w:tcPr>
          <w:p w14:paraId="445784AA" w14:textId="77777777" w:rsidR="003E1C2C" w:rsidRPr="00C715CC" w:rsidRDefault="003E1C2C" w:rsidP="003E1C2C">
            <w:pPr>
              <w:spacing w:after="0"/>
              <w:jc w:val="center"/>
              <w:rPr>
                <w:lang w:val="en-GB"/>
              </w:rPr>
            </w:pPr>
            <w:r w:rsidRPr="00C715CC">
              <w:rPr>
                <w:lang w:val="en-GB"/>
              </w:rPr>
              <w:t>0.960</w:t>
            </w:r>
          </w:p>
        </w:tc>
        <w:tc>
          <w:tcPr>
            <w:tcW w:w="922" w:type="dxa"/>
            <w:tcBorders>
              <w:bottom w:val="single" w:sz="8" w:space="0" w:color="000000"/>
            </w:tcBorders>
            <w:tcMar>
              <w:top w:w="100" w:type="dxa"/>
              <w:left w:w="100" w:type="dxa"/>
              <w:bottom w:w="100" w:type="dxa"/>
              <w:right w:w="100" w:type="dxa"/>
            </w:tcMar>
            <w:vAlign w:val="center"/>
          </w:tcPr>
          <w:p w14:paraId="6C893B28" w14:textId="77777777" w:rsidR="003E1C2C" w:rsidRPr="00C715CC" w:rsidRDefault="003E1C2C" w:rsidP="003E1C2C">
            <w:pPr>
              <w:spacing w:after="0"/>
              <w:jc w:val="center"/>
              <w:rPr>
                <w:lang w:val="en-GB"/>
              </w:rPr>
            </w:pPr>
            <w:r w:rsidRPr="00C715CC">
              <w:rPr>
                <w:lang w:val="en-GB"/>
              </w:rPr>
              <w:t>0.041</w:t>
            </w:r>
          </w:p>
        </w:tc>
      </w:tr>
    </w:tbl>
    <w:p w14:paraId="4DF80F27" w14:textId="77777777" w:rsidR="00C57308" w:rsidRPr="00C715CC" w:rsidRDefault="00000000">
      <w:pPr>
        <w:spacing w:after="0" w:line="276" w:lineRule="auto"/>
        <w:rPr>
          <w:lang w:val="en-GB"/>
        </w:rPr>
      </w:pPr>
      <w:r w:rsidRPr="00C715CC">
        <w:rPr>
          <w:lang w:val="en-GB"/>
        </w:rPr>
        <w:lastRenderedPageBreak/>
        <w:t>Table 3 Posterior summaries of functional group abundance contrasts across zones from the Bayesian multivariate model. Each row shows the median difference in log-abundance between zones for a given functional group, along with the 95% credible interval (CI), and posterior probabilities that the difference is greater than or less than zero. Estimates are derived from posterior draws of the zone-level model, with shipwrecks set as the reference level.</w:t>
      </w:r>
    </w:p>
    <w:p w14:paraId="406A27EE" w14:textId="77777777" w:rsidR="00C57308" w:rsidRPr="00C715CC" w:rsidRDefault="00C57308">
      <w:pPr>
        <w:spacing w:after="0" w:line="276" w:lineRule="auto"/>
        <w:rPr>
          <w:lang w:val="en-GB"/>
        </w:rPr>
      </w:pPr>
    </w:p>
    <w:tbl>
      <w:tblPr>
        <w:tblStyle w:val="a1"/>
        <w:tblW w:w="8775" w:type="dxa"/>
        <w:tblInd w:w="0" w:type="dxa"/>
        <w:tblLayout w:type="fixed"/>
        <w:tblLook w:val="0600" w:firstRow="0" w:lastRow="0" w:firstColumn="0" w:lastColumn="0" w:noHBand="1" w:noVBand="1"/>
      </w:tblPr>
      <w:tblGrid>
        <w:gridCol w:w="2075"/>
        <w:gridCol w:w="2165"/>
        <w:gridCol w:w="1010"/>
        <w:gridCol w:w="1715"/>
        <w:gridCol w:w="905"/>
        <w:gridCol w:w="905"/>
      </w:tblGrid>
      <w:tr w:rsidR="00087EAF" w:rsidRPr="00C715CC" w14:paraId="26742C93" w14:textId="77777777" w:rsidTr="00087EAF">
        <w:trPr>
          <w:trHeight w:val="227"/>
        </w:trPr>
        <w:tc>
          <w:tcPr>
            <w:tcW w:w="2075"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after="0" w:line="276" w:lineRule="auto"/>
              <w:jc w:val="center"/>
              <w:rPr>
                <w:lang w:val="en-GB"/>
              </w:rPr>
            </w:pPr>
            <w:r w:rsidRPr="00C715CC">
              <w:rPr>
                <w:b/>
                <w:lang w:val="en-GB"/>
              </w:rPr>
              <w:t>Functional Group</w:t>
            </w:r>
          </w:p>
        </w:tc>
        <w:tc>
          <w:tcPr>
            <w:tcW w:w="2165"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after="0" w:line="276" w:lineRule="auto"/>
              <w:jc w:val="center"/>
              <w:rPr>
                <w:lang w:val="en-GB"/>
              </w:rPr>
            </w:pPr>
            <w:r w:rsidRPr="00C715CC">
              <w:rPr>
                <w:b/>
                <w:lang w:val="en-GB"/>
              </w:rPr>
              <w:t>Comparison</w:t>
            </w:r>
          </w:p>
        </w:tc>
        <w:tc>
          <w:tcPr>
            <w:tcW w:w="1010"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after="0" w:line="276" w:lineRule="auto"/>
              <w:jc w:val="center"/>
              <w:rPr>
                <w:lang w:val="en-GB"/>
              </w:rPr>
            </w:pPr>
            <w:r w:rsidRPr="00C715CC">
              <w:rPr>
                <w:b/>
                <w:lang w:val="en-GB"/>
              </w:rPr>
              <w:t>Median</w:t>
            </w:r>
          </w:p>
        </w:tc>
        <w:tc>
          <w:tcPr>
            <w:tcW w:w="1715"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after="0" w:line="276" w:lineRule="auto"/>
              <w:jc w:val="center"/>
              <w:rPr>
                <w:lang w:val="en-GB"/>
              </w:rPr>
            </w:pPr>
            <w:r w:rsidRPr="00C715CC">
              <w:rPr>
                <w:b/>
                <w:lang w:val="en-GB"/>
              </w:rPr>
              <w:t>95% CI</w:t>
            </w:r>
          </w:p>
        </w:tc>
        <w:tc>
          <w:tcPr>
            <w:tcW w:w="90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after="0" w:line="276" w:lineRule="auto"/>
              <w:jc w:val="center"/>
              <w:rPr>
                <w:lang w:val="en-GB"/>
              </w:rPr>
            </w:pPr>
            <w:r w:rsidRPr="00C715CC">
              <w:rPr>
                <w:rStyle w:val="Strong"/>
                <w:color w:val="000000"/>
                <w:lang w:val="en-GB"/>
              </w:rPr>
              <w:t>P(β&gt;0)</w:t>
            </w:r>
          </w:p>
        </w:tc>
        <w:tc>
          <w:tcPr>
            <w:tcW w:w="90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after="0" w:line="276" w:lineRule="auto"/>
              <w:jc w:val="center"/>
              <w:rPr>
                <w:lang w:val="en-GB"/>
              </w:rPr>
            </w:pPr>
            <w:r w:rsidRPr="00C715CC">
              <w:rPr>
                <w:rStyle w:val="Strong"/>
                <w:color w:val="000000"/>
                <w:lang w:val="en-GB"/>
              </w:rPr>
              <w:t>P(β&lt;0)</w:t>
            </w:r>
          </w:p>
        </w:tc>
      </w:tr>
      <w:tr w:rsidR="00087EAF" w:rsidRPr="00C715CC" w14:paraId="6976006C" w14:textId="77777777" w:rsidTr="00EE4FC8">
        <w:trPr>
          <w:trHeight w:val="227"/>
        </w:trPr>
        <w:tc>
          <w:tcPr>
            <w:tcW w:w="2075"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after="0" w:line="276" w:lineRule="auto"/>
              <w:rPr>
                <w:lang w:val="en-GB"/>
              </w:rPr>
            </w:pPr>
            <w:r w:rsidRPr="00C715CC">
              <w:rPr>
                <w:b/>
                <w:lang w:val="en-GB"/>
              </w:rPr>
              <w:t>Grazer</w:t>
            </w:r>
          </w:p>
        </w:tc>
        <w:tc>
          <w:tcPr>
            <w:tcW w:w="2165"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EE4FC8">
            <w:pPr>
              <w:spacing w:after="0" w:line="276" w:lineRule="auto"/>
              <w:rPr>
                <w:lang w:val="en-GB"/>
              </w:rPr>
            </w:pPr>
            <w:r w:rsidRPr="00C715CC">
              <w:rPr>
                <w:lang w:val="en-GB"/>
              </w:rPr>
              <w:t>Nearshore – Wreck</w:t>
            </w:r>
          </w:p>
        </w:tc>
        <w:tc>
          <w:tcPr>
            <w:tcW w:w="1010" w:type="dxa"/>
            <w:tcBorders>
              <w:top w:val="single" w:sz="12" w:space="0" w:color="000000"/>
            </w:tcBorders>
            <w:tcMar>
              <w:top w:w="100" w:type="dxa"/>
              <w:left w:w="100" w:type="dxa"/>
              <w:bottom w:w="100" w:type="dxa"/>
              <w:right w:w="100" w:type="dxa"/>
            </w:tcMar>
          </w:tcPr>
          <w:p w14:paraId="694FEDE5" w14:textId="77777777" w:rsidR="00087EAF" w:rsidRPr="00C715CC" w:rsidRDefault="00087EAF" w:rsidP="00EE4FC8">
            <w:pPr>
              <w:spacing w:after="0" w:line="276" w:lineRule="auto"/>
              <w:jc w:val="right"/>
              <w:rPr>
                <w:lang w:val="en-GB"/>
              </w:rPr>
            </w:pPr>
            <w:r w:rsidRPr="00C715CC">
              <w:rPr>
                <w:lang w:val="en-GB"/>
              </w:rPr>
              <w:t>0.674</w:t>
            </w:r>
          </w:p>
        </w:tc>
        <w:tc>
          <w:tcPr>
            <w:tcW w:w="1715" w:type="dxa"/>
            <w:tcBorders>
              <w:top w:val="single" w:sz="12" w:space="0" w:color="000000"/>
            </w:tcBorders>
            <w:tcMar>
              <w:top w:w="100" w:type="dxa"/>
              <w:left w:w="100" w:type="dxa"/>
              <w:bottom w:w="100" w:type="dxa"/>
              <w:right w:w="100" w:type="dxa"/>
            </w:tcMar>
          </w:tcPr>
          <w:p w14:paraId="3A665604" w14:textId="77777777" w:rsidR="00087EAF" w:rsidRPr="00C715CC" w:rsidRDefault="00087EAF" w:rsidP="00EE4FC8">
            <w:pPr>
              <w:spacing w:after="0" w:line="276" w:lineRule="auto"/>
              <w:jc w:val="center"/>
              <w:rPr>
                <w:lang w:val="en-GB"/>
              </w:rPr>
            </w:pPr>
            <w:r w:rsidRPr="00C715CC">
              <w:rPr>
                <w:lang w:val="en-GB"/>
              </w:rPr>
              <w:t>[0.122, 1.280]</w:t>
            </w:r>
          </w:p>
        </w:tc>
        <w:tc>
          <w:tcPr>
            <w:tcW w:w="905" w:type="dxa"/>
            <w:tcBorders>
              <w:top w:val="single" w:sz="12" w:space="0" w:color="000000"/>
            </w:tcBorders>
            <w:tcMar>
              <w:top w:w="100" w:type="dxa"/>
              <w:left w:w="100" w:type="dxa"/>
              <w:bottom w:w="100" w:type="dxa"/>
              <w:right w:w="100" w:type="dxa"/>
            </w:tcMar>
          </w:tcPr>
          <w:p w14:paraId="02FE998B" w14:textId="77777777" w:rsidR="00087EAF" w:rsidRPr="00C715CC" w:rsidRDefault="00087EAF" w:rsidP="00EE4FC8">
            <w:pPr>
              <w:spacing w:after="0" w:line="276" w:lineRule="auto"/>
              <w:jc w:val="center"/>
              <w:rPr>
                <w:lang w:val="en-GB"/>
              </w:rPr>
            </w:pPr>
            <w:r w:rsidRPr="00C715CC">
              <w:rPr>
                <w:lang w:val="en-GB"/>
              </w:rPr>
              <w:t>0.988</w:t>
            </w:r>
          </w:p>
        </w:tc>
        <w:tc>
          <w:tcPr>
            <w:tcW w:w="905" w:type="dxa"/>
            <w:tcBorders>
              <w:top w:val="single" w:sz="12" w:space="0" w:color="000000"/>
            </w:tcBorders>
            <w:tcMar>
              <w:top w:w="100" w:type="dxa"/>
              <w:left w:w="100" w:type="dxa"/>
              <w:bottom w:w="100" w:type="dxa"/>
              <w:right w:w="100" w:type="dxa"/>
            </w:tcMar>
          </w:tcPr>
          <w:p w14:paraId="7C5524E9" w14:textId="77777777" w:rsidR="00087EAF" w:rsidRPr="00C715CC" w:rsidRDefault="00087EAF" w:rsidP="00EE4FC8">
            <w:pPr>
              <w:spacing w:after="0" w:line="276" w:lineRule="auto"/>
              <w:jc w:val="center"/>
              <w:rPr>
                <w:lang w:val="en-GB"/>
              </w:rPr>
            </w:pPr>
            <w:r w:rsidRPr="00C715CC">
              <w:rPr>
                <w:lang w:val="en-GB"/>
              </w:rPr>
              <w:t>0.012</w:t>
            </w:r>
          </w:p>
        </w:tc>
      </w:tr>
      <w:tr w:rsidR="00087EAF" w:rsidRPr="00C715CC" w14:paraId="5ED9EADB" w14:textId="77777777" w:rsidTr="00EE4FC8">
        <w:trPr>
          <w:trHeight w:val="227"/>
        </w:trPr>
        <w:tc>
          <w:tcPr>
            <w:tcW w:w="2075" w:type="dxa"/>
            <w:vMerge/>
            <w:tcMar>
              <w:top w:w="100" w:type="dxa"/>
              <w:left w:w="100" w:type="dxa"/>
              <w:bottom w:w="100" w:type="dxa"/>
              <w:right w:w="100" w:type="dxa"/>
            </w:tcMar>
          </w:tcPr>
          <w:p w14:paraId="6EFB10B7" w14:textId="77777777" w:rsidR="00087EAF" w:rsidRPr="00C715CC" w:rsidRDefault="00087EAF" w:rsidP="00087EAF">
            <w:pPr>
              <w:spacing w:after="0" w:line="276" w:lineRule="auto"/>
              <w:rPr>
                <w:lang w:val="en-GB"/>
              </w:rPr>
            </w:pPr>
          </w:p>
        </w:tc>
        <w:tc>
          <w:tcPr>
            <w:tcW w:w="2165" w:type="dxa"/>
            <w:tcMar>
              <w:top w:w="100" w:type="dxa"/>
              <w:left w:w="100" w:type="dxa"/>
              <w:bottom w:w="100" w:type="dxa"/>
              <w:right w:w="100" w:type="dxa"/>
            </w:tcMar>
          </w:tcPr>
          <w:p w14:paraId="30BD2262" w14:textId="77777777" w:rsidR="00087EAF" w:rsidRPr="00C715CC" w:rsidRDefault="00087EAF" w:rsidP="00EE4FC8">
            <w:pPr>
              <w:spacing w:after="0" w:line="276" w:lineRule="auto"/>
              <w:rPr>
                <w:lang w:val="en-GB"/>
              </w:rPr>
            </w:pPr>
            <w:r w:rsidRPr="00C715CC">
              <w:rPr>
                <w:lang w:val="en-GB"/>
              </w:rPr>
              <w:t>Pelagic – Wreck</w:t>
            </w:r>
          </w:p>
        </w:tc>
        <w:tc>
          <w:tcPr>
            <w:tcW w:w="1010" w:type="dxa"/>
            <w:tcMar>
              <w:top w:w="100" w:type="dxa"/>
              <w:left w:w="100" w:type="dxa"/>
              <w:bottom w:w="100" w:type="dxa"/>
              <w:right w:w="100" w:type="dxa"/>
            </w:tcMar>
          </w:tcPr>
          <w:p w14:paraId="62DCE4A3" w14:textId="77777777" w:rsidR="00087EAF" w:rsidRPr="00C715CC" w:rsidRDefault="00087EAF" w:rsidP="00EE4FC8">
            <w:pPr>
              <w:spacing w:after="0" w:line="276" w:lineRule="auto"/>
              <w:jc w:val="right"/>
              <w:rPr>
                <w:lang w:val="en-GB"/>
              </w:rPr>
            </w:pPr>
            <w:r w:rsidRPr="00C715CC">
              <w:rPr>
                <w:lang w:val="en-GB"/>
              </w:rPr>
              <w:t>0.615</w:t>
            </w:r>
          </w:p>
        </w:tc>
        <w:tc>
          <w:tcPr>
            <w:tcW w:w="1715" w:type="dxa"/>
            <w:tcMar>
              <w:top w:w="100" w:type="dxa"/>
              <w:left w:w="100" w:type="dxa"/>
              <w:bottom w:w="100" w:type="dxa"/>
              <w:right w:w="100" w:type="dxa"/>
            </w:tcMar>
          </w:tcPr>
          <w:p w14:paraId="4F3C35A7" w14:textId="77777777" w:rsidR="00087EAF" w:rsidRPr="00C715CC" w:rsidRDefault="00087EAF" w:rsidP="00EE4FC8">
            <w:pPr>
              <w:spacing w:after="0" w:line="276" w:lineRule="auto"/>
              <w:jc w:val="center"/>
              <w:rPr>
                <w:lang w:val="en-GB"/>
              </w:rPr>
            </w:pPr>
            <w:r w:rsidRPr="00C715CC">
              <w:rPr>
                <w:lang w:val="en-GB"/>
              </w:rPr>
              <w:t>[–0.095, 1.320]</w:t>
            </w:r>
          </w:p>
        </w:tc>
        <w:tc>
          <w:tcPr>
            <w:tcW w:w="905" w:type="dxa"/>
            <w:tcMar>
              <w:top w:w="100" w:type="dxa"/>
              <w:left w:w="100" w:type="dxa"/>
              <w:bottom w:w="100" w:type="dxa"/>
              <w:right w:w="100" w:type="dxa"/>
            </w:tcMar>
          </w:tcPr>
          <w:p w14:paraId="53E32BD9" w14:textId="77777777" w:rsidR="00087EAF" w:rsidRPr="00C715CC" w:rsidRDefault="00087EAF" w:rsidP="00EE4FC8">
            <w:pPr>
              <w:spacing w:after="0" w:line="276" w:lineRule="auto"/>
              <w:jc w:val="center"/>
              <w:rPr>
                <w:lang w:val="en-GB"/>
              </w:rPr>
            </w:pPr>
            <w:r w:rsidRPr="00C715CC">
              <w:rPr>
                <w:lang w:val="en-GB"/>
              </w:rPr>
              <w:t>0.958</w:t>
            </w:r>
          </w:p>
        </w:tc>
        <w:tc>
          <w:tcPr>
            <w:tcW w:w="905" w:type="dxa"/>
            <w:tcMar>
              <w:top w:w="100" w:type="dxa"/>
              <w:left w:w="100" w:type="dxa"/>
              <w:bottom w:w="100" w:type="dxa"/>
              <w:right w:w="100" w:type="dxa"/>
            </w:tcMar>
          </w:tcPr>
          <w:p w14:paraId="4D15F80D" w14:textId="77777777" w:rsidR="00087EAF" w:rsidRPr="00C715CC" w:rsidRDefault="00087EAF" w:rsidP="00EE4FC8">
            <w:pPr>
              <w:spacing w:after="0" w:line="276" w:lineRule="auto"/>
              <w:jc w:val="center"/>
              <w:rPr>
                <w:lang w:val="en-GB"/>
              </w:rPr>
            </w:pPr>
            <w:r w:rsidRPr="00C715CC">
              <w:rPr>
                <w:lang w:val="en-GB"/>
              </w:rPr>
              <w:t>0.042</w:t>
            </w:r>
          </w:p>
        </w:tc>
      </w:tr>
      <w:tr w:rsidR="00087EAF" w:rsidRPr="00C715CC" w14:paraId="587D1AC2" w14:textId="77777777" w:rsidTr="00EE4FC8">
        <w:trPr>
          <w:trHeight w:val="502"/>
        </w:trPr>
        <w:tc>
          <w:tcPr>
            <w:tcW w:w="2075" w:type="dxa"/>
            <w:vMerge/>
            <w:tcMar>
              <w:top w:w="100" w:type="dxa"/>
              <w:left w:w="100" w:type="dxa"/>
              <w:bottom w:w="100" w:type="dxa"/>
              <w:right w:w="100" w:type="dxa"/>
            </w:tcMar>
          </w:tcPr>
          <w:p w14:paraId="6913AF1E" w14:textId="77777777" w:rsidR="00087EAF" w:rsidRPr="00C715CC" w:rsidRDefault="00087EAF" w:rsidP="00087EAF">
            <w:pPr>
              <w:spacing w:after="0" w:line="276" w:lineRule="auto"/>
              <w:rPr>
                <w:lang w:val="en-GB"/>
              </w:rPr>
            </w:pPr>
          </w:p>
        </w:tc>
        <w:tc>
          <w:tcPr>
            <w:tcW w:w="2165" w:type="dxa"/>
            <w:tcMar>
              <w:top w:w="100" w:type="dxa"/>
              <w:left w:w="100" w:type="dxa"/>
              <w:bottom w:w="100" w:type="dxa"/>
              <w:right w:w="100" w:type="dxa"/>
            </w:tcMar>
          </w:tcPr>
          <w:p w14:paraId="333210C1" w14:textId="77777777" w:rsidR="00087EAF" w:rsidRPr="00C715CC" w:rsidRDefault="00087EAF" w:rsidP="00EE4FC8">
            <w:pPr>
              <w:spacing w:after="0" w:line="276" w:lineRule="auto"/>
              <w:rPr>
                <w:lang w:val="en-GB"/>
              </w:rPr>
            </w:pPr>
            <w:r w:rsidRPr="00C715CC">
              <w:rPr>
                <w:lang w:val="en-GB"/>
              </w:rPr>
              <w:t>Pelagic – Nearshore</w:t>
            </w:r>
          </w:p>
        </w:tc>
        <w:tc>
          <w:tcPr>
            <w:tcW w:w="1010" w:type="dxa"/>
            <w:tcMar>
              <w:top w:w="100" w:type="dxa"/>
              <w:left w:w="100" w:type="dxa"/>
              <w:bottom w:w="100" w:type="dxa"/>
              <w:right w:w="100" w:type="dxa"/>
            </w:tcMar>
          </w:tcPr>
          <w:p w14:paraId="22B98372" w14:textId="77777777" w:rsidR="00087EAF" w:rsidRPr="00C715CC" w:rsidRDefault="00087EAF" w:rsidP="00EE4FC8">
            <w:pPr>
              <w:spacing w:after="0" w:line="276" w:lineRule="auto"/>
              <w:jc w:val="right"/>
              <w:rPr>
                <w:lang w:val="en-GB"/>
              </w:rPr>
            </w:pPr>
            <w:r w:rsidRPr="00C715CC">
              <w:rPr>
                <w:lang w:val="en-GB"/>
              </w:rPr>
              <w:t>–0.066</w:t>
            </w:r>
          </w:p>
        </w:tc>
        <w:tc>
          <w:tcPr>
            <w:tcW w:w="1715" w:type="dxa"/>
            <w:tcMar>
              <w:top w:w="100" w:type="dxa"/>
              <w:left w:w="100" w:type="dxa"/>
              <w:bottom w:w="100" w:type="dxa"/>
              <w:right w:w="100" w:type="dxa"/>
            </w:tcMar>
          </w:tcPr>
          <w:p w14:paraId="41F48342" w14:textId="77777777" w:rsidR="00087EAF" w:rsidRPr="00C715CC" w:rsidRDefault="00087EAF" w:rsidP="00EE4FC8">
            <w:pPr>
              <w:spacing w:after="0" w:line="276" w:lineRule="auto"/>
              <w:jc w:val="center"/>
              <w:rPr>
                <w:lang w:val="en-GB"/>
              </w:rPr>
            </w:pPr>
            <w:r w:rsidRPr="00C715CC">
              <w:rPr>
                <w:lang w:val="en-GB"/>
              </w:rPr>
              <w:t>[–0.662, 0.505]</w:t>
            </w:r>
          </w:p>
        </w:tc>
        <w:tc>
          <w:tcPr>
            <w:tcW w:w="905" w:type="dxa"/>
            <w:tcMar>
              <w:top w:w="100" w:type="dxa"/>
              <w:left w:w="100" w:type="dxa"/>
              <w:bottom w:w="100" w:type="dxa"/>
              <w:right w:w="100" w:type="dxa"/>
            </w:tcMar>
          </w:tcPr>
          <w:p w14:paraId="5C5C4275" w14:textId="77777777" w:rsidR="00087EAF" w:rsidRPr="00C715CC" w:rsidRDefault="00087EAF" w:rsidP="00EE4FC8">
            <w:pPr>
              <w:spacing w:after="0" w:line="276" w:lineRule="auto"/>
              <w:jc w:val="center"/>
              <w:rPr>
                <w:lang w:val="en-GB"/>
              </w:rPr>
            </w:pPr>
            <w:r w:rsidRPr="00C715CC">
              <w:rPr>
                <w:lang w:val="en-GB"/>
              </w:rPr>
              <w:t>0.404</w:t>
            </w:r>
          </w:p>
        </w:tc>
        <w:tc>
          <w:tcPr>
            <w:tcW w:w="905" w:type="dxa"/>
            <w:tcMar>
              <w:top w:w="100" w:type="dxa"/>
              <w:left w:w="100" w:type="dxa"/>
              <w:bottom w:w="100" w:type="dxa"/>
              <w:right w:w="100" w:type="dxa"/>
            </w:tcMar>
          </w:tcPr>
          <w:p w14:paraId="5A6E6748" w14:textId="77777777" w:rsidR="00087EAF" w:rsidRPr="00C715CC" w:rsidRDefault="00087EAF" w:rsidP="00EE4FC8">
            <w:pPr>
              <w:spacing w:after="0" w:line="276" w:lineRule="auto"/>
              <w:jc w:val="center"/>
              <w:rPr>
                <w:lang w:val="en-GB"/>
              </w:rPr>
            </w:pPr>
            <w:r w:rsidRPr="00C715CC">
              <w:rPr>
                <w:lang w:val="en-GB"/>
              </w:rPr>
              <w:t>0.596</w:t>
            </w:r>
          </w:p>
        </w:tc>
      </w:tr>
      <w:tr w:rsidR="00087EAF" w:rsidRPr="00C715CC" w14:paraId="163C7688" w14:textId="77777777" w:rsidTr="00EE4FC8">
        <w:trPr>
          <w:trHeight w:val="227"/>
        </w:trPr>
        <w:tc>
          <w:tcPr>
            <w:tcW w:w="2075" w:type="dxa"/>
            <w:vMerge w:val="restart"/>
            <w:tcMar>
              <w:top w:w="100" w:type="dxa"/>
              <w:left w:w="100" w:type="dxa"/>
              <w:bottom w:w="100" w:type="dxa"/>
              <w:right w:w="100" w:type="dxa"/>
            </w:tcMar>
            <w:vAlign w:val="center"/>
          </w:tcPr>
          <w:p w14:paraId="52786A01" w14:textId="77777777" w:rsidR="00087EAF" w:rsidRPr="00C715CC" w:rsidRDefault="00087EAF" w:rsidP="00087EAF">
            <w:pPr>
              <w:spacing w:after="0" w:line="276" w:lineRule="auto"/>
              <w:rPr>
                <w:lang w:val="en-GB"/>
              </w:rPr>
            </w:pPr>
            <w:r w:rsidRPr="00C715CC">
              <w:rPr>
                <w:b/>
                <w:lang w:val="en-GB"/>
              </w:rPr>
              <w:t>Invertivore</w:t>
            </w:r>
          </w:p>
        </w:tc>
        <w:tc>
          <w:tcPr>
            <w:tcW w:w="2165" w:type="dxa"/>
            <w:tcMar>
              <w:top w:w="100" w:type="dxa"/>
              <w:left w:w="100" w:type="dxa"/>
              <w:bottom w:w="100" w:type="dxa"/>
              <w:right w:w="100" w:type="dxa"/>
            </w:tcMar>
          </w:tcPr>
          <w:p w14:paraId="708786EC" w14:textId="77777777" w:rsidR="00087EAF" w:rsidRPr="00C715CC" w:rsidRDefault="00087EAF" w:rsidP="00EE4FC8">
            <w:pPr>
              <w:spacing w:after="0" w:line="276" w:lineRule="auto"/>
              <w:rPr>
                <w:lang w:val="en-GB"/>
              </w:rPr>
            </w:pPr>
            <w:r w:rsidRPr="00C715CC">
              <w:rPr>
                <w:lang w:val="en-GB"/>
              </w:rPr>
              <w:t>Nearshore – Wreck</w:t>
            </w:r>
          </w:p>
        </w:tc>
        <w:tc>
          <w:tcPr>
            <w:tcW w:w="1010" w:type="dxa"/>
            <w:tcMar>
              <w:top w:w="100" w:type="dxa"/>
              <w:left w:w="100" w:type="dxa"/>
              <w:bottom w:w="100" w:type="dxa"/>
              <w:right w:w="100" w:type="dxa"/>
            </w:tcMar>
          </w:tcPr>
          <w:p w14:paraId="1A4FEE6B" w14:textId="77777777" w:rsidR="00087EAF" w:rsidRPr="00C715CC" w:rsidRDefault="00087EAF" w:rsidP="00EE4FC8">
            <w:pPr>
              <w:spacing w:after="0" w:line="276" w:lineRule="auto"/>
              <w:jc w:val="right"/>
              <w:rPr>
                <w:lang w:val="en-GB"/>
              </w:rPr>
            </w:pPr>
            <w:r w:rsidRPr="00C715CC">
              <w:rPr>
                <w:lang w:val="en-GB"/>
              </w:rPr>
              <w:t>0.670</w:t>
            </w:r>
          </w:p>
        </w:tc>
        <w:tc>
          <w:tcPr>
            <w:tcW w:w="1715" w:type="dxa"/>
            <w:tcMar>
              <w:top w:w="100" w:type="dxa"/>
              <w:left w:w="100" w:type="dxa"/>
              <w:bottom w:w="100" w:type="dxa"/>
              <w:right w:w="100" w:type="dxa"/>
            </w:tcMar>
          </w:tcPr>
          <w:p w14:paraId="077A3AE4" w14:textId="77777777" w:rsidR="00087EAF" w:rsidRPr="00C715CC" w:rsidRDefault="00087EAF" w:rsidP="00EE4FC8">
            <w:pPr>
              <w:spacing w:after="0" w:line="276" w:lineRule="auto"/>
              <w:jc w:val="center"/>
              <w:rPr>
                <w:lang w:val="en-GB"/>
              </w:rPr>
            </w:pPr>
            <w:r w:rsidRPr="00C715CC">
              <w:rPr>
                <w:lang w:val="en-GB"/>
              </w:rPr>
              <w:t>[–0.083, 1.440]</w:t>
            </w:r>
          </w:p>
        </w:tc>
        <w:tc>
          <w:tcPr>
            <w:tcW w:w="905" w:type="dxa"/>
            <w:tcMar>
              <w:top w:w="100" w:type="dxa"/>
              <w:left w:w="100" w:type="dxa"/>
              <w:bottom w:w="100" w:type="dxa"/>
              <w:right w:w="100" w:type="dxa"/>
            </w:tcMar>
          </w:tcPr>
          <w:p w14:paraId="77320342" w14:textId="77777777" w:rsidR="00087EAF" w:rsidRPr="00C715CC" w:rsidRDefault="00087EAF" w:rsidP="00EE4FC8">
            <w:pPr>
              <w:spacing w:after="0" w:line="276" w:lineRule="auto"/>
              <w:jc w:val="center"/>
              <w:rPr>
                <w:lang w:val="en-GB"/>
              </w:rPr>
            </w:pPr>
            <w:r w:rsidRPr="00C715CC">
              <w:rPr>
                <w:lang w:val="en-GB"/>
              </w:rPr>
              <w:t>0.964</w:t>
            </w:r>
          </w:p>
        </w:tc>
        <w:tc>
          <w:tcPr>
            <w:tcW w:w="905" w:type="dxa"/>
            <w:tcMar>
              <w:top w:w="100" w:type="dxa"/>
              <w:left w:w="100" w:type="dxa"/>
              <w:bottom w:w="100" w:type="dxa"/>
              <w:right w:w="100" w:type="dxa"/>
            </w:tcMar>
          </w:tcPr>
          <w:p w14:paraId="54B3F14A" w14:textId="77777777" w:rsidR="00087EAF" w:rsidRPr="00C715CC" w:rsidRDefault="00087EAF" w:rsidP="00EE4FC8">
            <w:pPr>
              <w:spacing w:after="0" w:line="276" w:lineRule="auto"/>
              <w:jc w:val="center"/>
              <w:rPr>
                <w:lang w:val="en-GB"/>
              </w:rPr>
            </w:pPr>
            <w:r w:rsidRPr="00C715CC">
              <w:rPr>
                <w:lang w:val="en-GB"/>
              </w:rPr>
              <w:t>0.036</w:t>
            </w:r>
          </w:p>
        </w:tc>
      </w:tr>
      <w:tr w:rsidR="00087EAF" w:rsidRPr="00C715CC" w14:paraId="2F51BBF7" w14:textId="77777777" w:rsidTr="00EE4FC8">
        <w:trPr>
          <w:trHeight w:val="227"/>
        </w:trPr>
        <w:tc>
          <w:tcPr>
            <w:tcW w:w="2075" w:type="dxa"/>
            <w:vMerge/>
            <w:tcMar>
              <w:top w:w="100" w:type="dxa"/>
              <w:left w:w="100" w:type="dxa"/>
              <w:bottom w:w="100" w:type="dxa"/>
              <w:right w:w="100" w:type="dxa"/>
            </w:tcMar>
            <w:vAlign w:val="center"/>
          </w:tcPr>
          <w:p w14:paraId="289C004C" w14:textId="77777777" w:rsidR="00087EAF" w:rsidRPr="00C715CC" w:rsidRDefault="00087EAF" w:rsidP="00087EAF">
            <w:pPr>
              <w:spacing w:after="0" w:line="276" w:lineRule="auto"/>
              <w:rPr>
                <w:lang w:val="en-GB"/>
              </w:rPr>
            </w:pPr>
          </w:p>
        </w:tc>
        <w:tc>
          <w:tcPr>
            <w:tcW w:w="2165" w:type="dxa"/>
            <w:tcMar>
              <w:top w:w="100" w:type="dxa"/>
              <w:left w:w="100" w:type="dxa"/>
              <w:bottom w:w="100" w:type="dxa"/>
              <w:right w:w="100" w:type="dxa"/>
            </w:tcMar>
          </w:tcPr>
          <w:p w14:paraId="03C422A1" w14:textId="77777777" w:rsidR="00087EAF" w:rsidRPr="00C715CC" w:rsidRDefault="00087EAF" w:rsidP="00EE4FC8">
            <w:pPr>
              <w:spacing w:after="0" w:line="276" w:lineRule="auto"/>
              <w:rPr>
                <w:lang w:val="en-GB"/>
              </w:rPr>
            </w:pPr>
            <w:r w:rsidRPr="00C715CC">
              <w:rPr>
                <w:lang w:val="en-GB"/>
              </w:rPr>
              <w:t>Pelagic – Wreck</w:t>
            </w:r>
          </w:p>
        </w:tc>
        <w:tc>
          <w:tcPr>
            <w:tcW w:w="1010" w:type="dxa"/>
            <w:tcMar>
              <w:top w:w="100" w:type="dxa"/>
              <w:left w:w="100" w:type="dxa"/>
              <w:bottom w:w="100" w:type="dxa"/>
              <w:right w:w="100" w:type="dxa"/>
            </w:tcMar>
          </w:tcPr>
          <w:p w14:paraId="167124C0" w14:textId="77777777" w:rsidR="00087EAF" w:rsidRPr="00C715CC" w:rsidRDefault="00087EAF" w:rsidP="00EE4FC8">
            <w:pPr>
              <w:spacing w:after="0" w:line="276" w:lineRule="auto"/>
              <w:jc w:val="right"/>
              <w:rPr>
                <w:lang w:val="en-GB"/>
              </w:rPr>
            </w:pPr>
            <w:r w:rsidRPr="00C715CC">
              <w:rPr>
                <w:lang w:val="en-GB"/>
              </w:rPr>
              <w:t>0.119</w:t>
            </w:r>
          </w:p>
        </w:tc>
        <w:tc>
          <w:tcPr>
            <w:tcW w:w="1715" w:type="dxa"/>
            <w:tcMar>
              <w:top w:w="100" w:type="dxa"/>
              <w:left w:w="100" w:type="dxa"/>
              <w:bottom w:w="100" w:type="dxa"/>
              <w:right w:w="100" w:type="dxa"/>
            </w:tcMar>
          </w:tcPr>
          <w:p w14:paraId="0D9B9E50" w14:textId="77777777" w:rsidR="00087EAF" w:rsidRPr="00C715CC" w:rsidRDefault="00087EAF" w:rsidP="00EE4FC8">
            <w:pPr>
              <w:spacing w:after="0" w:line="276" w:lineRule="auto"/>
              <w:jc w:val="center"/>
              <w:rPr>
                <w:lang w:val="en-GB"/>
              </w:rPr>
            </w:pPr>
            <w:r w:rsidRPr="00C715CC">
              <w:rPr>
                <w:lang w:val="en-GB"/>
              </w:rPr>
              <w:t>[–0.770, 1.050]</w:t>
            </w:r>
          </w:p>
        </w:tc>
        <w:tc>
          <w:tcPr>
            <w:tcW w:w="905" w:type="dxa"/>
            <w:tcMar>
              <w:top w:w="100" w:type="dxa"/>
              <w:left w:w="100" w:type="dxa"/>
              <w:bottom w:w="100" w:type="dxa"/>
              <w:right w:w="100" w:type="dxa"/>
            </w:tcMar>
          </w:tcPr>
          <w:p w14:paraId="26151E42" w14:textId="77777777" w:rsidR="00087EAF" w:rsidRPr="00C715CC" w:rsidRDefault="00087EAF" w:rsidP="00EE4FC8">
            <w:pPr>
              <w:spacing w:after="0" w:line="276" w:lineRule="auto"/>
              <w:jc w:val="center"/>
              <w:rPr>
                <w:lang w:val="en-GB"/>
              </w:rPr>
            </w:pPr>
            <w:r w:rsidRPr="00C715CC">
              <w:rPr>
                <w:lang w:val="en-GB"/>
              </w:rPr>
              <w:t>0.606</w:t>
            </w:r>
          </w:p>
        </w:tc>
        <w:tc>
          <w:tcPr>
            <w:tcW w:w="905" w:type="dxa"/>
            <w:tcMar>
              <w:top w:w="100" w:type="dxa"/>
              <w:left w:w="100" w:type="dxa"/>
              <w:bottom w:w="100" w:type="dxa"/>
              <w:right w:w="100" w:type="dxa"/>
            </w:tcMar>
          </w:tcPr>
          <w:p w14:paraId="1336907D" w14:textId="77777777" w:rsidR="00087EAF" w:rsidRPr="00C715CC" w:rsidRDefault="00087EAF" w:rsidP="00EE4FC8">
            <w:pPr>
              <w:spacing w:after="0" w:line="276" w:lineRule="auto"/>
              <w:jc w:val="center"/>
              <w:rPr>
                <w:lang w:val="en-GB"/>
              </w:rPr>
            </w:pPr>
            <w:r w:rsidRPr="00C715CC">
              <w:rPr>
                <w:lang w:val="en-GB"/>
              </w:rPr>
              <w:t>0.394</w:t>
            </w:r>
          </w:p>
        </w:tc>
      </w:tr>
      <w:tr w:rsidR="00087EAF" w:rsidRPr="00C715CC" w14:paraId="52A98B06" w14:textId="77777777" w:rsidTr="00EE4FC8">
        <w:trPr>
          <w:trHeight w:val="470"/>
        </w:trPr>
        <w:tc>
          <w:tcPr>
            <w:tcW w:w="2075" w:type="dxa"/>
            <w:vMerge/>
            <w:tcMar>
              <w:top w:w="100" w:type="dxa"/>
              <w:left w:w="100" w:type="dxa"/>
              <w:bottom w:w="100" w:type="dxa"/>
              <w:right w:w="100" w:type="dxa"/>
            </w:tcMar>
            <w:vAlign w:val="center"/>
          </w:tcPr>
          <w:p w14:paraId="6DA4C12E" w14:textId="77777777" w:rsidR="00087EAF" w:rsidRPr="00C715CC" w:rsidRDefault="00087EAF" w:rsidP="00087EAF">
            <w:pPr>
              <w:spacing w:after="0" w:line="276" w:lineRule="auto"/>
              <w:rPr>
                <w:lang w:val="en-GB"/>
              </w:rPr>
            </w:pPr>
          </w:p>
        </w:tc>
        <w:tc>
          <w:tcPr>
            <w:tcW w:w="2165" w:type="dxa"/>
            <w:tcMar>
              <w:top w:w="100" w:type="dxa"/>
              <w:left w:w="100" w:type="dxa"/>
              <w:bottom w:w="100" w:type="dxa"/>
              <w:right w:w="100" w:type="dxa"/>
            </w:tcMar>
          </w:tcPr>
          <w:p w14:paraId="6493E25E" w14:textId="77777777" w:rsidR="00087EAF" w:rsidRPr="00C715CC" w:rsidRDefault="00087EAF" w:rsidP="00EE4FC8">
            <w:pPr>
              <w:spacing w:after="0" w:line="276" w:lineRule="auto"/>
              <w:rPr>
                <w:lang w:val="en-GB"/>
              </w:rPr>
            </w:pPr>
            <w:r w:rsidRPr="00C715CC">
              <w:rPr>
                <w:lang w:val="en-GB"/>
              </w:rPr>
              <w:t>Pelagic – Nearshore</w:t>
            </w:r>
          </w:p>
        </w:tc>
        <w:tc>
          <w:tcPr>
            <w:tcW w:w="1010" w:type="dxa"/>
            <w:tcMar>
              <w:top w:w="100" w:type="dxa"/>
              <w:left w:w="100" w:type="dxa"/>
              <w:bottom w:w="100" w:type="dxa"/>
              <w:right w:w="100" w:type="dxa"/>
            </w:tcMar>
          </w:tcPr>
          <w:p w14:paraId="18601621" w14:textId="77777777" w:rsidR="00087EAF" w:rsidRPr="00C715CC" w:rsidRDefault="00087EAF" w:rsidP="00EE4FC8">
            <w:pPr>
              <w:spacing w:after="0" w:line="276" w:lineRule="auto"/>
              <w:jc w:val="right"/>
              <w:rPr>
                <w:lang w:val="en-GB"/>
              </w:rPr>
            </w:pPr>
            <w:r w:rsidRPr="00C715CC">
              <w:rPr>
                <w:lang w:val="en-GB"/>
              </w:rPr>
              <w:t>–0.553</w:t>
            </w:r>
          </w:p>
        </w:tc>
        <w:tc>
          <w:tcPr>
            <w:tcW w:w="1715" w:type="dxa"/>
            <w:tcMar>
              <w:top w:w="100" w:type="dxa"/>
              <w:left w:w="100" w:type="dxa"/>
              <w:bottom w:w="100" w:type="dxa"/>
              <w:right w:w="100" w:type="dxa"/>
            </w:tcMar>
          </w:tcPr>
          <w:p w14:paraId="393DABA2" w14:textId="77777777" w:rsidR="00087EAF" w:rsidRPr="00C715CC" w:rsidRDefault="00087EAF" w:rsidP="00EE4FC8">
            <w:pPr>
              <w:spacing w:after="0" w:line="276" w:lineRule="auto"/>
              <w:jc w:val="center"/>
              <w:rPr>
                <w:lang w:val="en-GB"/>
              </w:rPr>
            </w:pPr>
            <w:r w:rsidRPr="00C715CC">
              <w:rPr>
                <w:lang w:val="en-GB"/>
              </w:rPr>
              <w:t>[–1.290, 0.190]</w:t>
            </w:r>
          </w:p>
        </w:tc>
        <w:tc>
          <w:tcPr>
            <w:tcW w:w="905" w:type="dxa"/>
            <w:tcMar>
              <w:top w:w="100" w:type="dxa"/>
              <w:left w:w="100" w:type="dxa"/>
              <w:bottom w:w="100" w:type="dxa"/>
              <w:right w:w="100" w:type="dxa"/>
            </w:tcMar>
          </w:tcPr>
          <w:p w14:paraId="0DEE2FCF" w14:textId="77777777" w:rsidR="00087EAF" w:rsidRPr="00C715CC" w:rsidRDefault="00087EAF" w:rsidP="00EE4FC8">
            <w:pPr>
              <w:spacing w:after="0" w:line="276" w:lineRule="auto"/>
              <w:jc w:val="center"/>
              <w:rPr>
                <w:lang w:val="en-GB"/>
              </w:rPr>
            </w:pPr>
            <w:r w:rsidRPr="00C715CC">
              <w:rPr>
                <w:lang w:val="en-GB"/>
              </w:rPr>
              <w:t>0.063</w:t>
            </w:r>
          </w:p>
        </w:tc>
        <w:tc>
          <w:tcPr>
            <w:tcW w:w="905" w:type="dxa"/>
            <w:tcMar>
              <w:top w:w="100" w:type="dxa"/>
              <w:left w:w="100" w:type="dxa"/>
              <w:bottom w:w="100" w:type="dxa"/>
              <w:right w:w="100" w:type="dxa"/>
            </w:tcMar>
          </w:tcPr>
          <w:p w14:paraId="05ACD665" w14:textId="77777777" w:rsidR="00087EAF" w:rsidRPr="00C715CC" w:rsidRDefault="00087EAF" w:rsidP="00EE4FC8">
            <w:pPr>
              <w:spacing w:after="0" w:line="276" w:lineRule="auto"/>
              <w:jc w:val="center"/>
              <w:rPr>
                <w:lang w:val="en-GB"/>
              </w:rPr>
            </w:pPr>
            <w:r w:rsidRPr="00C715CC">
              <w:rPr>
                <w:lang w:val="en-GB"/>
              </w:rPr>
              <w:t>0.937</w:t>
            </w:r>
          </w:p>
        </w:tc>
      </w:tr>
      <w:tr w:rsidR="00087EAF" w:rsidRPr="00C715CC" w14:paraId="2BC2187C" w14:textId="77777777" w:rsidTr="00EE4FC8">
        <w:trPr>
          <w:trHeight w:val="227"/>
        </w:trPr>
        <w:tc>
          <w:tcPr>
            <w:tcW w:w="2075" w:type="dxa"/>
            <w:vMerge w:val="restart"/>
            <w:tcMar>
              <w:top w:w="100" w:type="dxa"/>
              <w:left w:w="100" w:type="dxa"/>
              <w:bottom w:w="100" w:type="dxa"/>
              <w:right w:w="100" w:type="dxa"/>
            </w:tcMar>
            <w:vAlign w:val="center"/>
          </w:tcPr>
          <w:p w14:paraId="4D475712" w14:textId="77777777" w:rsidR="00087EAF" w:rsidRPr="00C715CC" w:rsidRDefault="00087EAF" w:rsidP="00087EAF">
            <w:pPr>
              <w:spacing w:after="0" w:line="276" w:lineRule="auto"/>
              <w:rPr>
                <w:lang w:val="en-GB"/>
              </w:rPr>
            </w:pPr>
            <w:proofErr w:type="spellStart"/>
            <w:r w:rsidRPr="00C715CC">
              <w:rPr>
                <w:b/>
                <w:lang w:val="en-GB"/>
              </w:rPr>
              <w:t>Mesopredator</w:t>
            </w:r>
            <w:proofErr w:type="spellEnd"/>
          </w:p>
        </w:tc>
        <w:tc>
          <w:tcPr>
            <w:tcW w:w="2165" w:type="dxa"/>
            <w:tcMar>
              <w:top w:w="100" w:type="dxa"/>
              <w:left w:w="100" w:type="dxa"/>
              <w:bottom w:w="100" w:type="dxa"/>
              <w:right w:w="100" w:type="dxa"/>
            </w:tcMar>
          </w:tcPr>
          <w:p w14:paraId="44E42AFA" w14:textId="77777777" w:rsidR="00087EAF" w:rsidRPr="00C715CC" w:rsidRDefault="00087EAF" w:rsidP="00EE4FC8">
            <w:pPr>
              <w:spacing w:after="0" w:line="276" w:lineRule="auto"/>
              <w:rPr>
                <w:lang w:val="en-GB"/>
              </w:rPr>
            </w:pPr>
            <w:r w:rsidRPr="00C715CC">
              <w:rPr>
                <w:lang w:val="en-GB"/>
              </w:rPr>
              <w:t>Nearshore – Wreck</w:t>
            </w:r>
          </w:p>
        </w:tc>
        <w:tc>
          <w:tcPr>
            <w:tcW w:w="1010" w:type="dxa"/>
            <w:tcMar>
              <w:top w:w="100" w:type="dxa"/>
              <w:left w:w="100" w:type="dxa"/>
              <w:bottom w:w="100" w:type="dxa"/>
              <w:right w:w="100" w:type="dxa"/>
            </w:tcMar>
          </w:tcPr>
          <w:p w14:paraId="00517FB5" w14:textId="77777777" w:rsidR="00087EAF" w:rsidRPr="00C715CC" w:rsidRDefault="00087EAF" w:rsidP="00EE4FC8">
            <w:pPr>
              <w:spacing w:after="0" w:line="276" w:lineRule="auto"/>
              <w:jc w:val="right"/>
              <w:rPr>
                <w:lang w:val="en-GB"/>
              </w:rPr>
            </w:pPr>
            <w:r w:rsidRPr="00C715CC">
              <w:rPr>
                <w:lang w:val="en-GB"/>
              </w:rPr>
              <w:t>0.843</w:t>
            </w:r>
          </w:p>
        </w:tc>
        <w:tc>
          <w:tcPr>
            <w:tcW w:w="1715" w:type="dxa"/>
            <w:tcMar>
              <w:top w:w="100" w:type="dxa"/>
              <w:left w:w="100" w:type="dxa"/>
              <w:bottom w:w="100" w:type="dxa"/>
              <w:right w:w="100" w:type="dxa"/>
            </w:tcMar>
          </w:tcPr>
          <w:p w14:paraId="519CEFC9" w14:textId="77777777" w:rsidR="00087EAF" w:rsidRPr="00C715CC" w:rsidRDefault="00087EAF" w:rsidP="00EE4FC8">
            <w:pPr>
              <w:spacing w:after="0" w:line="276" w:lineRule="auto"/>
              <w:jc w:val="center"/>
              <w:rPr>
                <w:lang w:val="en-GB"/>
              </w:rPr>
            </w:pPr>
            <w:r w:rsidRPr="00C715CC">
              <w:rPr>
                <w:lang w:val="en-GB"/>
              </w:rPr>
              <w:t>[–0.679, 2.290]</w:t>
            </w:r>
          </w:p>
        </w:tc>
        <w:tc>
          <w:tcPr>
            <w:tcW w:w="905" w:type="dxa"/>
            <w:tcMar>
              <w:top w:w="100" w:type="dxa"/>
              <w:left w:w="100" w:type="dxa"/>
              <w:bottom w:w="100" w:type="dxa"/>
              <w:right w:w="100" w:type="dxa"/>
            </w:tcMar>
          </w:tcPr>
          <w:p w14:paraId="0CA7D23B" w14:textId="77777777" w:rsidR="00087EAF" w:rsidRPr="00C715CC" w:rsidRDefault="00087EAF" w:rsidP="00EE4FC8">
            <w:pPr>
              <w:spacing w:after="0" w:line="276" w:lineRule="auto"/>
              <w:jc w:val="center"/>
              <w:rPr>
                <w:lang w:val="en-GB"/>
              </w:rPr>
            </w:pPr>
            <w:r w:rsidRPr="00C715CC">
              <w:rPr>
                <w:lang w:val="en-GB"/>
              </w:rPr>
              <w:t>0.878</w:t>
            </w:r>
          </w:p>
        </w:tc>
        <w:tc>
          <w:tcPr>
            <w:tcW w:w="905" w:type="dxa"/>
            <w:tcMar>
              <w:top w:w="100" w:type="dxa"/>
              <w:left w:w="100" w:type="dxa"/>
              <w:bottom w:w="100" w:type="dxa"/>
              <w:right w:w="100" w:type="dxa"/>
            </w:tcMar>
          </w:tcPr>
          <w:p w14:paraId="1D38EBFD" w14:textId="77777777" w:rsidR="00087EAF" w:rsidRPr="00C715CC" w:rsidRDefault="00087EAF" w:rsidP="00EE4FC8">
            <w:pPr>
              <w:spacing w:after="0" w:line="276" w:lineRule="auto"/>
              <w:jc w:val="center"/>
              <w:rPr>
                <w:lang w:val="en-GB"/>
              </w:rPr>
            </w:pPr>
            <w:r w:rsidRPr="00C715CC">
              <w:rPr>
                <w:lang w:val="en-GB"/>
              </w:rPr>
              <w:t>0.122</w:t>
            </w:r>
          </w:p>
        </w:tc>
      </w:tr>
      <w:tr w:rsidR="00087EAF" w:rsidRPr="00C715CC" w14:paraId="4E32BCB1" w14:textId="77777777" w:rsidTr="00EE4FC8">
        <w:trPr>
          <w:trHeight w:val="227"/>
        </w:trPr>
        <w:tc>
          <w:tcPr>
            <w:tcW w:w="2075" w:type="dxa"/>
            <w:vMerge/>
            <w:tcMar>
              <w:top w:w="100" w:type="dxa"/>
              <w:left w:w="100" w:type="dxa"/>
              <w:bottom w:w="100" w:type="dxa"/>
              <w:right w:w="100" w:type="dxa"/>
            </w:tcMar>
            <w:vAlign w:val="center"/>
          </w:tcPr>
          <w:p w14:paraId="50322324" w14:textId="77777777" w:rsidR="00087EAF" w:rsidRPr="00C715CC" w:rsidRDefault="00087EAF" w:rsidP="00087EAF">
            <w:pPr>
              <w:spacing w:after="0" w:line="276" w:lineRule="auto"/>
              <w:rPr>
                <w:lang w:val="en-GB"/>
              </w:rPr>
            </w:pPr>
          </w:p>
        </w:tc>
        <w:tc>
          <w:tcPr>
            <w:tcW w:w="2165" w:type="dxa"/>
            <w:tcMar>
              <w:top w:w="100" w:type="dxa"/>
              <w:left w:w="100" w:type="dxa"/>
              <w:bottom w:w="100" w:type="dxa"/>
              <w:right w:w="100" w:type="dxa"/>
            </w:tcMar>
          </w:tcPr>
          <w:p w14:paraId="2E7AEA9B" w14:textId="77777777" w:rsidR="00087EAF" w:rsidRPr="00C715CC" w:rsidRDefault="00087EAF" w:rsidP="00EE4FC8">
            <w:pPr>
              <w:spacing w:after="0" w:line="276" w:lineRule="auto"/>
              <w:rPr>
                <w:lang w:val="en-GB"/>
              </w:rPr>
            </w:pPr>
            <w:r w:rsidRPr="00C715CC">
              <w:rPr>
                <w:lang w:val="en-GB"/>
              </w:rPr>
              <w:t>Pelagic – Wreck</w:t>
            </w:r>
          </w:p>
        </w:tc>
        <w:tc>
          <w:tcPr>
            <w:tcW w:w="1010" w:type="dxa"/>
            <w:tcMar>
              <w:top w:w="100" w:type="dxa"/>
              <w:left w:w="100" w:type="dxa"/>
              <w:bottom w:w="100" w:type="dxa"/>
              <w:right w:w="100" w:type="dxa"/>
            </w:tcMar>
          </w:tcPr>
          <w:p w14:paraId="3C86FD92" w14:textId="77777777" w:rsidR="00087EAF" w:rsidRPr="00C715CC" w:rsidRDefault="00087EAF" w:rsidP="00EE4FC8">
            <w:pPr>
              <w:spacing w:after="0" w:line="276" w:lineRule="auto"/>
              <w:jc w:val="right"/>
              <w:rPr>
                <w:lang w:val="en-GB"/>
              </w:rPr>
            </w:pPr>
            <w:r w:rsidRPr="00C715CC">
              <w:rPr>
                <w:lang w:val="en-GB"/>
              </w:rPr>
              <w:t>0.675</w:t>
            </w:r>
          </w:p>
        </w:tc>
        <w:tc>
          <w:tcPr>
            <w:tcW w:w="1715" w:type="dxa"/>
            <w:tcMar>
              <w:top w:w="100" w:type="dxa"/>
              <w:left w:w="100" w:type="dxa"/>
              <w:bottom w:w="100" w:type="dxa"/>
              <w:right w:w="100" w:type="dxa"/>
            </w:tcMar>
          </w:tcPr>
          <w:p w14:paraId="21BAABE6" w14:textId="77777777" w:rsidR="00087EAF" w:rsidRPr="00C715CC" w:rsidRDefault="00087EAF" w:rsidP="00EE4FC8">
            <w:pPr>
              <w:spacing w:after="0" w:line="276" w:lineRule="auto"/>
              <w:jc w:val="center"/>
              <w:rPr>
                <w:lang w:val="en-GB"/>
              </w:rPr>
            </w:pPr>
            <w:r w:rsidRPr="00C715CC">
              <w:rPr>
                <w:lang w:val="en-GB"/>
              </w:rPr>
              <w:t>[–1.170, 2.490]</w:t>
            </w:r>
          </w:p>
        </w:tc>
        <w:tc>
          <w:tcPr>
            <w:tcW w:w="905" w:type="dxa"/>
            <w:tcMar>
              <w:top w:w="100" w:type="dxa"/>
              <w:left w:w="100" w:type="dxa"/>
              <w:bottom w:w="100" w:type="dxa"/>
              <w:right w:w="100" w:type="dxa"/>
            </w:tcMar>
          </w:tcPr>
          <w:p w14:paraId="11615293" w14:textId="77777777" w:rsidR="00087EAF" w:rsidRPr="00C715CC" w:rsidRDefault="00087EAF" w:rsidP="00EE4FC8">
            <w:pPr>
              <w:spacing w:after="0" w:line="276" w:lineRule="auto"/>
              <w:jc w:val="center"/>
              <w:rPr>
                <w:lang w:val="en-GB"/>
              </w:rPr>
            </w:pPr>
            <w:r w:rsidRPr="00C715CC">
              <w:rPr>
                <w:lang w:val="en-GB"/>
              </w:rPr>
              <w:t>0.782</w:t>
            </w:r>
          </w:p>
        </w:tc>
        <w:tc>
          <w:tcPr>
            <w:tcW w:w="905" w:type="dxa"/>
            <w:tcMar>
              <w:top w:w="100" w:type="dxa"/>
              <w:left w:w="100" w:type="dxa"/>
              <w:bottom w:w="100" w:type="dxa"/>
              <w:right w:w="100" w:type="dxa"/>
            </w:tcMar>
          </w:tcPr>
          <w:p w14:paraId="5DA997D5" w14:textId="77777777" w:rsidR="00087EAF" w:rsidRPr="00C715CC" w:rsidRDefault="00087EAF" w:rsidP="00EE4FC8">
            <w:pPr>
              <w:spacing w:after="0" w:line="276" w:lineRule="auto"/>
              <w:jc w:val="center"/>
              <w:rPr>
                <w:lang w:val="en-GB"/>
              </w:rPr>
            </w:pPr>
            <w:r w:rsidRPr="00C715CC">
              <w:rPr>
                <w:lang w:val="en-GB"/>
              </w:rPr>
              <w:t>0.218</w:t>
            </w:r>
          </w:p>
        </w:tc>
      </w:tr>
      <w:tr w:rsidR="00087EAF" w:rsidRPr="00C715CC" w14:paraId="5113B2AB" w14:textId="77777777" w:rsidTr="00EE4FC8">
        <w:trPr>
          <w:trHeight w:val="452"/>
        </w:trPr>
        <w:tc>
          <w:tcPr>
            <w:tcW w:w="2075" w:type="dxa"/>
            <w:vMerge/>
            <w:tcMar>
              <w:top w:w="100" w:type="dxa"/>
              <w:left w:w="100" w:type="dxa"/>
              <w:bottom w:w="100" w:type="dxa"/>
              <w:right w:w="100" w:type="dxa"/>
            </w:tcMar>
            <w:vAlign w:val="center"/>
          </w:tcPr>
          <w:p w14:paraId="0B7DA4E0" w14:textId="77777777" w:rsidR="00087EAF" w:rsidRPr="00C715CC" w:rsidRDefault="00087EAF" w:rsidP="00087EAF">
            <w:pPr>
              <w:spacing w:after="0" w:line="276" w:lineRule="auto"/>
              <w:rPr>
                <w:lang w:val="en-GB"/>
              </w:rPr>
            </w:pPr>
          </w:p>
        </w:tc>
        <w:tc>
          <w:tcPr>
            <w:tcW w:w="2165" w:type="dxa"/>
            <w:tcMar>
              <w:top w:w="100" w:type="dxa"/>
              <w:left w:w="100" w:type="dxa"/>
              <w:bottom w:w="100" w:type="dxa"/>
              <w:right w:w="100" w:type="dxa"/>
            </w:tcMar>
          </w:tcPr>
          <w:p w14:paraId="6E2ADF4B" w14:textId="77777777" w:rsidR="00087EAF" w:rsidRPr="00C715CC" w:rsidRDefault="00087EAF" w:rsidP="00EE4FC8">
            <w:pPr>
              <w:spacing w:after="0" w:line="276" w:lineRule="auto"/>
              <w:rPr>
                <w:lang w:val="en-GB"/>
              </w:rPr>
            </w:pPr>
            <w:r w:rsidRPr="00C715CC">
              <w:rPr>
                <w:lang w:val="en-GB"/>
              </w:rPr>
              <w:t>Pelagic – Nearshore</w:t>
            </w:r>
          </w:p>
        </w:tc>
        <w:tc>
          <w:tcPr>
            <w:tcW w:w="1010" w:type="dxa"/>
            <w:tcMar>
              <w:top w:w="100" w:type="dxa"/>
              <w:left w:w="100" w:type="dxa"/>
              <w:bottom w:w="100" w:type="dxa"/>
              <w:right w:w="100" w:type="dxa"/>
            </w:tcMar>
          </w:tcPr>
          <w:p w14:paraId="7DC529BE" w14:textId="77777777" w:rsidR="00087EAF" w:rsidRPr="00C715CC" w:rsidRDefault="00087EAF" w:rsidP="00EE4FC8">
            <w:pPr>
              <w:spacing w:after="0" w:line="276" w:lineRule="auto"/>
              <w:jc w:val="right"/>
              <w:rPr>
                <w:lang w:val="en-GB"/>
              </w:rPr>
            </w:pPr>
            <w:r w:rsidRPr="00C715CC">
              <w:rPr>
                <w:lang w:val="en-GB"/>
              </w:rPr>
              <w:t>–0.163</w:t>
            </w:r>
          </w:p>
        </w:tc>
        <w:tc>
          <w:tcPr>
            <w:tcW w:w="1715" w:type="dxa"/>
            <w:tcMar>
              <w:top w:w="100" w:type="dxa"/>
              <w:left w:w="100" w:type="dxa"/>
              <w:bottom w:w="100" w:type="dxa"/>
              <w:right w:w="100" w:type="dxa"/>
            </w:tcMar>
          </w:tcPr>
          <w:p w14:paraId="0FDF54A3" w14:textId="77777777" w:rsidR="00087EAF" w:rsidRPr="00C715CC" w:rsidRDefault="00087EAF" w:rsidP="00EE4FC8">
            <w:pPr>
              <w:spacing w:after="0" w:line="276" w:lineRule="auto"/>
              <w:jc w:val="center"/>
              <w:rPr>
                <w:lang w:val="en-GB"/>
              </w:rPr>
            </w:pPr>
            <w:r w:rsidRPr="00C715CC">
              <w:rPr>
                <w:lang w:val="en-GB"/>
              </w:rPr>
              <w:t>[–1.650, 1.340]</w:t>
            </w:r>
          </w:p>
        </w:tc>
        <w:tc>
          <w:tcPr>
            <w:tcW w:w="905" w:type="dxa"/>
            <w:tcMar>
              <w:top w:w="100" w:type="dxa"/>
              <w:left w:w="100" w:type="dxa"/>
              <w:bottom w:w="100" w:type="dxa"/>
              <w:right w:w="100" w:type="dxa"/>
            </w:tcMar>
          </w:tcPr>
          <w:p w14:paraId="05BEB960" w14:textId="77777777" w:rsidR="00087EAF" w:rsidRPr="00C715CC" w:rsidRDefault="00087EAF" w:rsidP="00EE4FC8">
            <w:pPr>
              <w:spacing w:after="0" w:line="276" w:lineRule="auto"/>
              <w:jc w:val="center"/>
              <w:rPr>
                <w:lang w:val="en-GB"/>
              </w:rPr>
            </w:pPr>
            <w:r w:rsidRPr="00C715CC">
              <w:rPr>
                <w:lang w:val="en-GB"/>
              </w:rPr>
              <w:t>0.408</w:t>
            </w:r>
          </w:p>
        </w:tc>
        <w:tc>
          <w:tcPr>
            <w:tcW w:w="905" w:type="dxa"/>
            <w:tcMar>
              <w:top w:w="100" w:type="dxa"/>
              <w:left w:w="100" w:type="dxa"/>
              <w:bottom w:w="100" w:type="dxa"/>
              <w:right w:w="100" w:type="dxa"/>
            </w:tcMar>
          </w:tcPr>
          <w:p w14:paraId="00DA4848" w14:textId="77777777" w:rsidR="00087EAF" w:rsidRPr="00C715CC" w:rsidRDefault="00087EAF" w:rsidP="00EE4FC8">
            <w:pPr>
              <w:spacing w:after="0" w:line="276" w:lineRule="auto"/>
              <w:jc w:val="center"/>
              <w:rPr>
                <w:lang w:val="en-GB"/>
              </w:rPr>
            </w:pPr>
            <w:r w:rsidRPr="00C715CC">
              <w:rPr>
                <w:lang w:val="en-GB"/>
              </w:rPr>
              <w:t>0.592</w:t>
            </w:r>
          </w:p>
        </w:tc>
      </w:tr>
      <w:tr w:rsidR="00087EAF" w:rsidRPr="00C715CC" w14:paraId="1D6F4701" w14:textId="77777777" w:rsidTr="00EE4FC8">
        <w:trPr>
          <w:trHeight w:val="227"/>
        </w:trPr>
        <w:tc>
          <w:tcPr>
            <w:tcW w:w="2075" w:type="dxa"/>
            <w:vMerge w:val="restart"/>
            <w:tcMar>
              <w:top w:w="100" w:type="dxa"/>
              <w:left w:w="100" w:type="dxa"/>
              <w:bottom w:w="100" w:type="dxa"/>
              <w:right w:w="100" w:type="dxa"/>
            </w:tcMar>
            <w:vAlign w:val="center"/>
          </w:tcPr>
          <w:p w14:paraId="7BBA3305" w14:textId="77777777" w:rsidR="00087EAF" w:rsidRPr="00C715CC" w:rsidRDefault="00087EAF" w:rsidP="00087EAF">
            <w:pPr>
              <w:spacing w:after="0" w:line="276" w:lineRule="auto"/>
              <w:rPr>
                <w:lang w:val="en-GB"/>
              </w:rPr>
            </w:pPr>
            <w:r w:rsidRPr="00C715CC">
              <w:rPr>
                <w:b/>
                <w:lang w:val="en-GB"/>
              </w:rPr>
              <w:t>HTLP</w:t>
            </w:r>
          </w:p>
        </w:tc>
        <w:tc>
          <w:tcPr>
            <w:tcW w:w="2165" w:type="dxa"/>
            <w:tcMar>
              <w:top w:w="100" w:type="dxa"/>
              <w:left w:w="100" w:type="dxa"/>
              <w:bottom w:w="100" w:type="dxa"/>
              <w:right w:w="100" w:type="dxa"/>
            </w:tcMar>
          </w:tcPr>
          <w:p w14:paraId="31443783" w14:textId="77777777" w:rsidR="00087EAF" w:rsidRPr="00C715CC" w:rsidRDefault="00087EAF" w:rsidP="00EE4FC8">
            <w:pPr>
              <w:spacing w:after="0" w:line="276" w:lineRule="auto"/>
              <w:rPr>
                <w:lang w:val="en-GB"/>
              </w:rPr>
            </w:pPr>
            <w:r w:rsidRPr="00C715CC">
              <w:rPr>
                <w:lang w:val="en-GB"/>
              </w:rPr>
              <w:t>Nearshore – Wreck</w:t>
            </w:r>
          </w:p>
        </w:tc>
        <w:tc>
          <w:tcPr>
            <w:tcW w:w="1010" w:type="dxa"/>
            <w:tcMar>
              <w:top w:w="100" w:type="dxa"/>
              <w:left w:w="100" w:type="dxa"/>
              <w:bottom w:w="100" w:type="dxa"/>
              <w:right w:w="100" w:type="dxa"/>
            </w:tcMar>
          </w:tcPr>
          <w:p w14:paraId="21125743" w14:textId="77777777" w:rsidR="00087EAF" w:rsidRPr="00C715CC" w:rsidRDefault="00087EAF" w:rsidP="00EE4FC8">
            <w:pPr>
              <w:spacing w:after="0" w:line="276" w:lineRule="auto"/>
              <w:jc w:val="right"/>
              <w:rPr>
                <w:lang w:val="en-GB"/>
              </w:rPr>
            </w:pPr>
            <w:r w:rsidRPr="00C715CC">
              <w:rPr>
                <w:lang w:val="en-GB"/>
              </w:rPr>
              <w:t>–0.499</w:t>
            </w:r>
          </w:p>
        </w:tc>
        <w:tc>
          <w:tcPr>
            <w:tcW w:w="1715" w:type="dxa"/>
            <w:tcMar>
              <w:top w:w="100" w:type="dxa"/>
              <w:left w:w="100" w:type="dxa"/>
              <w:bottom w:w="100" w:type="dxa"/>
              <w:right w:w="100" w:type="dxa"/>
            </w:tcMar>
          </w:tcPr>
          <w:p w14:paraId="57AA616E" w14:textId="77777777" w:rsidR="00087EAF" w:rsidRPr="00C715CC" w:rsidRDefault="00087EAF" w:rsidP="00EE4FC8">
            <w:pPr>
              <w:spacing w:after="0" w:line="276" w:lineRule="auto"/>
              <w:jc w:val="center"/>
              <w:rPr>
                <w:lang w:val="en-GB"/>
              </w:rPr>
            </w:pPr>
            <w:r w:rsidRPr="00C715CC">
              <w:rPr>
                <w:lang w:val="en-GB"/>
              </w:rPr>
              <w:t>[–1.740, 0.773]</w:t>
            </w:r>
          </w:p>
        </w:tc>
        <w:tc>
          <w:tcPr>
            <w:tcW w:w="905" w:type="dxa"/>
            <w:tcMar>
              <w:top w:w="100" w:type="dxa"/>
              <w:left w:w="100" w:type="dxa"/>
              <w:bottom w:w="100" w:type="dxa"/>
              <w:right w:w="100" w:type="dxa"/>
            </w:tcMar>
          </w:tcPr>
          <w:p w14:paraId="3E68ACBA" w14:textId="77777777" w:rsidR="00087EAF" w:rsidRPr="00C715CC" w:rsidRDefault="00087EAF" w:rsidP="00EE4FC8">
            <w:pPr>
              <w:spacing w:after="0" w:line="276" w:lineRule="auto"/>
              <w:jc w:val="center"/>
              <w:rPr>
                <w:lang w:val="en-GB"/>
              </w:rPr>
            </w:pPr>
            <w:r w:rsidRPr="00C715CC">
              <w:rPr>
                <w:lang w:val="en-GB"/>
              </w:rPr>
              <w:t>0.200</w:t>
            </w:r>
          </w:p>
        </w:tc>
        <w:tc>
          <w:tcPr>
            <w:tcW w:w="905" w:type="dxa"/>
            <w:tcMar>
              <w:top w:w="100" w:type="dxa"/>
              <w:left w:w="100" w:type="dxa"/>
              <w:bottom w:w="100" w:type="dxa"/>
              <w:right w:w="100" w:type="dxa"/>
            </w:tcMar>
          </w:tcPr>
          <w:p w14:paraId="50B72766" w14:textId="77777777" w:rsidR="00087EAF" w:rsidRPr="00C715CC" w:rsidRDefault="00087EAF" w:rsidP="00EE4FC8">
            <w:pPr>
              <w:spacing w:after="0" w:line="276" w:lineRule="auto"/>
              <w:jc w:val="center"/>
              <w:rPr>
                <w:lang w:val="en-GB"/>
              </w:rPr>
            </w:pPr>
            <w:r w:rsidRPr="00C715CC">
              <w:rPr>
                <w:lang w:val="en-GB"/>
              </w:rPr>
              <w:t>0.800</w:t>
            </w:r>
          </w:p>
        </w:tc>
      </w:tr>
      <w:tr w:rsidR="00087EAF" w:rsidRPr="00C715CC" w14:paraId="42F91757" w14:textId="77777777" w:rsidTr="00EE4FC8">
        <w:trPr>
          <w:trHeight w:val="227"/>
        </w:trPr>
        <w:tc>
          <w:tcPr>
            <w:tcW w:w="2075" w:type="dxa"/>
            <w:vMerge/>
            <w:tcMar>
              <w:top w:w="100" w:type="dxa"/>
              <w:left w:w="100" w:type="dxa"/>
              <w:bottom w:w="100" w:type="dxa"/>
              <w:right w:w="100" w:type="dxa"/>
            </w:tcMar>
            <w:vAlign w:val="center"/>
          </w:tcPr>
          <w:p w14:paraId="5103A7C3" w14:textId="77777777" w:rsidR="00087EAF" w:rsidRPr="00C715CC" w:rsidRDefault="00087EAF" w:rsidP="00087EAF">
            <w:pPr>
              <w:spacing w:after="0" w:line="276" w:lineRule="auto"/>
              <w:jc w:val="center"/>
              <w:rPr>
                <w:lang w:val="en-GB"/>
              </w:rPr>
            </w:pPr>
          </w:p>
        </w:tc>
        <w:tc>
          <w:tcPr>
            <w:tcW w:w="2165" w:type="dxa"/>
            <w:tcMar>
              <w:top w:w="100" w:type="dxa"/>
              <w:left w:w="100" w:type="dxa"/>
              <w:bottom w:w="100" w:type="dxa"/>
              <w:right w:w="100" w:type="dxa"/>
            </w:tcMar>
          </w:tcPr>
          <w:p w14:paraId="1447B8BD" w14:textId="77777777" w:rsidR="00087EAF" w:rsidRPr="00C715CC" w:rsidRDefault="00087EAF" w:rsidP="00EE4FC8">
            <w:pPr>
              <w:spacing w:after="0" w:line="276" w:lineRule="auto"/>
              <w:rPr>
                <w:lang w:val="en-GB"/>
              </w:rPr>
            </w:pPr>
            <w:r w:rsidRPr="00C715CC">
              <w:rPr>
                <w:lang w:val="en-GB"/>
              </w:rPr>
              <w:t>Pelagic – Wreck</w:t>
            </w:r>
          </w:p>
        </w:tc>
        <w:tc>
          <w:tcPr>
            <w:tcW w:w="1010" w:type="dxa"/>
            <w:tcMar>
              <w:top w:w="100" w:type="dxa"/>
              <w:left w:w="100" w:type="dxa"/>
              <w:bottom w:w="100" w:type="dxa"/>
              <w:right w:w="100" w:type="dxa"/>
            </w:tcMar>
          </w:tcPr>
          <w:p w14:paraId="1E86D66C" w14:textId="77777777" w:rsidR="00087EAF" w:rsidRPr="00C715CC" w:rsidRDefault="00087EAF" w:rsidP="00EE4FC8">
            <w:pPr>
              <w:spacing w:after="0" w:line="276" w:lineRule="auto"/>
              <w:jc w:val="right"/>
              <w:rPr>
                <w:lang w:val="en-GB"/>
              </w:rPr>
            </w:pPr>
            <w:r w:rsidRPr="00C715CC">
              <w:rPr>
                <w:lang w:val="en-GB"/>
              </w:rPr>
              <w:t>0.069</w:t>
            </w:r>
          </w:p>
        </w:tc>
        <w:tc>
          <w:tcPr>
            <w:tcW w:w="1715" w:type="dxa"/>
            <w:tcMar>
              <w:top w:w="100" w:type="dxa"/>
              <w:left w:w="100" w:type="dxa"/>
              <w:bottom w:w="100" w:type="dxa"/>
              <w:right w:w="100" w:type="dxa"/>
            </w:tcMar>
          </w:tcPr>
          <w:p w14:paraId="35DCA3B5" w14:textId="77777777" w:rsidR="00087EAF" w:rsidRPr="00C715CC" w:rsidRDefault="00087EAF" w:rsidP="00EE4FC8">
            <w:pPr>
              <w:spacing w:after="0" w:line="276" w:lineRule="auto"/>
              <w:jc w:val="center"/>
              <w:rPr>
                <w:lang w:val="en-GB"/>
              </w:rPr>
            </w:pPr>
            <w:r w:rsidRPr="00C715CC">
              <w:rPr>
                <w:lang w:val="en-GB"/>
              </w:rPr>
              <w:t>[–1.450, 1.600]</w:t>
            </w:r>
          </w:p>
        </w:tc>
        <w:tc>
          <w:tcPr>
            <w:tcW w:w="905" w:type="dxa"/>
            <w:tcMar>
              <w:top w:w="100" w:type="dxa"/>
              <w:left w:w="100" w:type="dxa"/>
              <w:bottom w:w="100" w:type="dxa"/>
              <w:right w:w="100" w:type="dxa"/>
            </w:tcMar>
          </w:tcPr>
          <w:p w14:paraId="6C81329D" w14:textId="77777777" w:rsidR="00087EAF" w:rsidRPr="00C715CC" w:rsidRDefault="00087EAF" w:rsidP="00EE4FC8">
            <w:pPr>
              <w:spacing w:after="0" w:line="276" w:lineRule="auto"/>
              <w:jc w:val="center"/>
              <w:rPr>
                <w:lang w:val="en-GB"/>
              </w:rPr>
            </w:pPr>
            <w:r w:rsidRPr="00C715CC">
              <w:rPr>
                <w:lang w:val="en-GB"/>
              </w:rPr>
              <w:t>0.539</w:t>
            </w:r>
          </w:p>
        </w:tc>
        <w:tc>
          <w:tcPr>
            <w:tcW w:w="905" w:type="dxa"/>
            <w:tcMar>
              <w:top w:w="100" w:type="dxa"/>
              <w:left w:w="100" w:type="dxa"/>
              <w:bottom w:w="100" w:type="dxa"/>
              <w:right w:w="100" w:type="dxa"/>
            </w:tcMar>
          </w:tcPr>
          <w:p w14:paraId="337FA566" w14:textId="77777777" w:rsidR="00087EAF" w:rsidRPr="00C715CC" w:rsidRDefault="00087EAF" w:rsidP="00EE4FC8">
            <w:pPr>
              <w:spacing w:after="0" w:line="276" w:lineRule="auto"/>
              <w:jc w:val="center"/>
              <w:rPr>
                <w:lang w:val="en-GB"/>
              </w:rPr>
            </w:pPr>
            <w:r w:rsidRPr="00C715CC">
              <w:rPr>
                <w:lang w:val="en-GB"/>
              </w:rPr>
              <w:t>0.461</w:t>
            </w:r>
          </w:p>
        </w:tc>
      </w:tr>
      <w:tr w:rsidR="00087EAF" w:rsidRPr="00C715CC" w14:paraId="4019F68B" w14:textId="77777777" w:rsidTr="00EE4FC8">
        <w:trPr>
          <w:trHeight w:val="227"/>
        </w:trPr>
        <w:tc>
          <w:tcPr>
            <w:tcW w:w="2075"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after="0" w:line="276" w:lineRule="auto"/>
              <w:jc w:val="center"/>
              <w:rPr>
                <w:lang w:val="en-GB"/>
              </w:rPr>
            </w:pPr>
          </w:p>
        </w:tc>
        <w:tc>
          <w:tcPr>
            <w:tcW w:w="2165"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EE4FC8">
            <w:pPr>
              <w:spacing w:after="0" w:line="276" w:lineRule="auto"/>
              <w:rPr>
                <w:lang w:val="en-GB"/>
              </w:rPr>
            </w:pPr>
            <w:r w:rsidRPr="00C715CC">
              <w:rPr>
                <w:lang w:val="en-GB"/>
              </w:rPr>
              <w:t>Pelagic – Nearshore</w:t>
            </w:r>
          </w:p>
        </w:tc>
        <w:tc>
          <w:tcPr>
            <w:tcW w:w="1010" w:type="dxa"/>
            <w:tcBorders>
              <w:bottom w:val="single" w:sz="8" w:space="0" w:color="000000"/>
            </w:tcBorders>
            <w:tcMar>
              <w:top w:w="100" w:type="dxa"/>
              <w:left w:w="100" w:type="dxa"/>
              <w:bottom w:w="100" w:type="dxa"/>
              <w:right w:w="100" w:type="dxa"/>
            </w:tcMar>
          </w:tcPr>
          <w:p w14:paraId="760AF066" w14:textId="77777777" w:rsidR="00087EAF" w:rsidRPr="00C715CC" w:rsidRDefault="00087EAF" w:rsidP="00EE4FC8">
            <w:pPr>
              <w:spacing w:after="0" w:line="276" w:lineRule="auto"/>
              <w:jc w:val="right"/>
              <w:rPr>
                <w:lang w:val="en-GB"/>
              </w:rPr>
            </w:pPr>
            <w:r w:rsidRPr="00C715CC">
              <w:rPr>
                <w:lang w:val="en-GB"/>
              </w:rPr>
              <w:t>0.569</w:t>
            </w:r>
          </w:p>
        </w:tc>
        <w:tc>
          <w:tcPr>
            <w:tcW w:w="1715" w:type="dxa"/>
            <w:tcBorders>
              <w:bottom w:val="single" w:sz="8" w:space="0" w:color="000000"/>
            </w:tcBorders>
            <w:tcMar>
              <w:top w:w="100" w:type="dxa"/>
              <w:left w:w="100" w:type="dxa"/>
              <w:bottom w:w="100" w:type="dxa"/>
              <w:right w:w="100" w:type="dxa"/>
            </w:tcMar>
          </w:tcPr>
          <w:p w14:paraId="1CB562A2" w14:textId="77777777" w:rsidR="00087EAF" w:rsidRPr="00C715CC" w:rsidRDefault="00087EAF" w:rsidP="00EE4FC8">
            <w:pPr>
              <w:spacing w:after="0" w:line="276" w:lineRule="auto"/>
              <w:jc w:val="center"/>
              <w:rPr>
                <w:lang w:val="en-GB"/>
              </w:rPr>
            </w:pPr>
            <w:r w:rsidRPr="00C715CC">
              <w:rPr>
                <w:lang w:val="en-GB"/>
              </w:rPr>
              <w:t>[–0.681, 1.840]</w:t>
            </w:r>
          </w:p>
        </w:tc>
        <w:tc>
          <w:tcPr>
            <w:tcW w:w="905" w:type="dxa"/>
            <w:tcBorders>
              <w:bottom w:val="single" w:sz="8" w:space="0" w:color="000000"/>
            </w:tcBorders>
            <w:tcMar>
              <w:top w:w="100" w:type="dxa"/>
              <w:left w:w="100" w:type="dxa"/>
              <w:bottom w:w="100" w:type="dxa"/>
              <w:right w:w="100" w:type="dxa"/>
            </w:tcMar>
          </w:tcPr>
          <w:p w14:paraId="759591C7" w14:textId="77777777" w:rsidR="00087EAF" w:rsidRPr="00C715CC" w:rsidRDefault="00087EAF" w:rsidP="00EE4FC8">
            <w:pPr>
              <w:spacing w:after="0" w:line="276" w:lineRule="auto"/>
              <w:jc w:val="center"/>
              <w:rPr>
                <w:lang w:val="en-GB"/>
              </w:rPr>
            </w:pPr>
            <w:r w:rsidRPr="00C715CC">
              <w:rPr>
                <w:lang w:val="en-GB"/>
              </w:rPr>
              <w:t>0.819</w:t>
            </w:r>
          </w:p>
        </w:tc>
        <w:tc>
          <w:tcPr>
            <w:tcW w:w="905" w:type="dxa"/>
            <w:tcBorders>
              <w:bottom w:val="single" w:sz="8" w:space="0" w:color="000000"/>
            </w:tcBorders>
            <w:tcMar>
              <w:top w:w="100" w:type="dxa"/>
              <w:left w:w="100" w:type="dxa"/>
              <w:bottom w:w="100" w:type="dxa"/>
              <w:right w:w="100" w:type="dxa"/>
            </w:tcMar>
          </w:tcPr>
          <w:p w14:paraId="06067097" w14:textId="77777777" w:rsidR="00087EAF" w:rsidRPr="00C715CC" w:rsidRDefault="00087EAF" w:rsidP="00EE4FC8">
            <w:pPr>
              <w:spacing w:after="0" w:line="276" w:lineRule="auto"/>
              <w:jc w:val="center"/>
              <w:rPr>
                <w:lang w:val="en-GB"/>
              </w:rPr>
            </w:pPr>
            <w:r w:rsidRPr="00C715CC">
              <w:rPr>
                <w:lang w:val="en-GB"/>
              </w:rPr>
              <w:t>0.181</w:t>
            </w:r>
          </w:p>
        </w:tc>
      </w:tr>
    </w:tbl>
    <w:p w14:paraId="3F141A59" w14:textId="77777777" w:rsidR="00C57308" w:rsidRPr="00C715CC" w:rsidRDefault="00C57308">
      <w:pPr>
        <w:spacing w:after="0" w:line="276" w:lineRule="auto"/>
        <w:rPr>
          <w:lang w:val="en-GB"/>
        </w:rPr>
      </w:pPr>
    </w:p>
    <w:p w14:paraId="014398BC" w14:textId="77777777" w:rsidR="00C57308" w:rsidRPr="00C715CC" w:rsidRDefault="00000000">
      <w:pPr>
        <w:pStyle w:val="Heading1"/>
        <w:rPr>
          <w:lang w:val="en-GB"/>
        </w:rPr>
      </w:pPr>
      <w:bookmarkStart w:id="44" w:name="_r8za2knmn1z1" w:colFirst="0" w:colLast="0"/>
      <w:bookmarkEnd w:id="44"/>
      <w:r w:rsidRPr="00C715CC">
        <w:rPr>
          <w:lang w:val="en-GB"/>
        </w:rPr>
        <w:lastRenderedPageBreak/>
        <w:t xml:space="preserve">7. </w:t>
      </w:r>
      <w:commentRangeStart w:id="45"/>
      <w:r w:rsidRPr="00C715CC">
        <w:rPr>
          <w:lang w:val="en-GB"/>
        </w:rPr>
        <w:t>FIGURES</w:t>
      </w:r>
      <w:commentRangeEnd w:id="45"/>
      <w:r w:rsidRPr="00C715CC">
        <w:rPr>
          <w:lang w:val="en-GB"/>
        </w:rPr>
        <w:commentReference w:id="45"/>
      </w:r>
    </w:p>
    <w:p w14:paraId="194713F4" w14:textId="1B9C5AEF" w:rsidR="00C57308" w:rsidRPr="00C715CC" w:rsidRDefault="00000000">
      <w:pPr>
        <w:rPr>
          <w:lang w:val="en-GB"/>
        </w:rPr>
      </w:pPr>
      <w:commentRangeStart w:id="46"/>
      <w:commentRangeEnd w:id="46"/>
      <w:r w:rsidRPr="00C715CC">
        <w:rPr>
          <w:lang w:val="en-GB"/>
        </w:rPr>
        <w:commentReference w:id="46"/>
      </w:r>
      <w:r w:rsidR="00AA37D0" w:rsidRPr="00C715CC">
        <w:rPr>
          <w:noProof/>
          <w:lang w:val="en-GB"/>
        </w:rPr>
        <w:drawing>
          <wp:inline distT="0" distB="0" distL="0" distR="0" wp14:anchorId="58594C67" wp14:editId="0F58B921">
            <wp:extent cx="5943600" cy="4204970"/>
            <wp:effectExtent l="0" t="0" r="0" b="0"/>
            <wp:docPr id="1335532348" name="Picture 1" descr="A map of a small is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2348" name="Picture 1" descr="A map of a small isla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77777777" w:rsidR="00C57308" w:rsidRPr="00C715CC" w:rsidRDefault="00000000">
      <w:pPr>
        <w:rPr>
          <w:lang w:val="en-GB"/>
        </w:rPr>
      </w:pPr>
      <w:r w:rsidRPr="00C715CC">
        <w:rPr>
          <w:lang w:val="en-GB"/>
        </w:rPr>
        <w:t xml:space="preserve">Figure 1 Dive sites surveyed around Koh Tao in the Gulf of Thailand (10.10980°N, 99.81180°E). </w:t>
      </w:r>
    </w:p>
    <w:p w14:paraId="18DAA451" w14:textId="1338583F"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39E378F" wp14:editId="1F6C2F61">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p>
    <w:p w14:paraId="16DE67AF" w14:textId="7E523D01" w:rsidR="00C57308" w:rsidRPr="00C715CC" w:rsidRDefault="00000000">
      <w:pPr>
        <w:rPr>
          <w:lang w:val="en-GB"/>
        </w:rPr>
      </w:pPr>
      <w:r w:rsidRPr="00C715CC">
        <w:rPr>
          <w:lang w:val="en-GB"/>
        </w:rPr>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high trophic level predators (HTLPs)—across three reef classifications: fringing reefs, pelagic pinnacles, and shipwrecks. Each panel displays the posterior mean abundance for one functional group based on multivariate negative binomial models. </w:t>
      </w:r>
    </w:p>
    <w:p w14:paraId="6D3C5726" w14:textId="6DD5FEFB"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45A3E1E3" wp14:editId="5BCE9663">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p>
    <w:p w14:paraId="3EE83DF2" w14:textId="5D8CC275" w:rsidR="00C57308" w:rsidRPr="00C715CC" w:rsidRDefault="00000000">
      <w:pPr>
        <w:rPr>
          <w:lang w:val="en-GB"/>
        </w:rPr>
      </w:pPr>
      <w:r w:rsidRPr="00C715CC">
        <w:rPr>
          <w:lang w:val="en-GB"/>
        </w:rPr>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4FDD40A1"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6054D82" wp14:editId="2F86A758">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p>
    <w:p w14:paraId="2448596C" w14:textId="65B4C387" w:rsidR="00C57308" w:rsidRPr="00C715CC" w:rsidRDefault="00000000">
      <w:pPr>
        <w:rPr>
          <w:lang w:val="en-GB"/>
        </w:rPr>
      </w:pPr>
      <w:r w:rsidRPr="00C715CC">
        <w:rPr>
          <w:lang w:val="en-GB"/>
        </w:rPr>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oportional composition of four functional fish groups across three reef zones: wreck, nearshore, and pelagic. Each bar represents the relative contribution of grazers, invertivores, mesopredators, and high trophic level predators (HTLPs) to the total fish count within each zone. Proportions are normalised to 1.0 for comparison across zones.</w:t>
      </w:r>
    </w:p>
    <w:p w14:paraId="069B53E3" w14:textId="252E39CA"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96BBC9E" wp14:editId="64B28434">
            <wp:extent cx="5950856" cy="4463143"/>
            <wp:effectExtent l="0" t="0" r="0" b="0"/>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56682" cy="4467512"/>
                    </a:xfrm>
                    <a:prstGeom prst="rect">
                      <a:avLst/>
                    </a:prstGeom>
                  </pic:spPr>
                </pic:pic>
              </a:graphicData>
            </a:graphic>
          </wp:inline>
        </w:drawing>
      </w:r>
    </w:p>
    <w:p w14:paraId="0FEDE22A" w14:textId="77777777" w:rsidR="00C57308"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w:t>
      </w:r>
      <w:proofErr w:type="spellStart"/>
      <w:proofErr w:type="gramStart"/>
      <w:r w:rsidRPr="00C715CC">
        <w:rPr>
          <w:lang w:val="en-GB"/>
        </w:rPr>
        <w:t>shipwrecks.Densities</w:t>
      </w:r>
      <w:proofErr w:type="spellEnd"/>
      <w:proofErr w:type="gramEnd"/>
      <w:r w:rsidRPr="00C715CC">
        <w:rPr>
          <w:lang w:val="en-GB"/>
        </w:rPr>
        <w:t xml:space="preserve"> represent posterior uncertainty, with medians (dots) and 95% credible intervals (thick bars) overlaid. Zero indicates no difference from shipwrecks; positive values denote higher predicted abundance.</w:t>
      </w:r>
    </w:p>
    <w:p w14:paraId="340A2FAA" w14:textId="77777777" w:rsidR="00C57308" w:rsidRPr="00C715CC" w:rsidRDefault="00000000">
      <w:pPr>
        <w:spacing w:after="0" w:line="276" w:lineRule="auto"/>
        <w:rPr>
          <w:rFonts w:eastAsia="Arial"/>
          <w:sz w:val="22"/>
          <w:szCs w:val="22"/>
          <w:lang w:val="en-GB"/>
        </w:rPr>
      </w:pPr>
      <w:r w:rsidRPr="00C715CC">
        <w:rPr>
          <w:rFonts w:eastAsia="Arial"/>
          <w:noProof/>
          <w:sz w:val="22"/>
          <w:szCs w:val="22"/>
          <w:lang w:val="en-GB"/>
        </w:rPr>
        <w:lastRenderedPageBreak/>
        <w:drawing>
          <wp:inline distT="114300" distB="114300" distL="114300" distR="114300" wp14:anchorId="6EC6C389" wp14:editId="42F6F4AF">
            <wp:extent cx="6019800" cy="2628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6021257" cy="2629536"/>
                    </a:xfrm>
                    <a:prstGeom prst="rect">
                      <a:avLst/>
                    </a:prstGeom>
                    <a:ln/>
                  </pic:spPr>
                </pic:pic>
              </a:graphicData>
            </a:graphic>
          </wp:inline>
        </w:drawing>
      </w:r>
    </w:p>
    <w:p w14:paraId="05D34E66" w14:textId="77777777" w:rsidR="00C57308" w:rsidRPr="00C715CC" w:rsidRDefault="00000000">
      <w:pPr>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across three reef classifications: fringing reef, pelagic pinnacle, and shipwreck. Each panel represents one species, with bars showing the posterior mean abundance from multivariate negative binomial models. Error bars represent Bayesian 95% credible intervals. Bars are </w:t>
      </w:r>
      <w:proofErr w:type="spellStart"/>
      <w:r w:rsidRPr="00C715CC">
        <w:rPr>
          <w:lang w:val="en-GB"/>
        </w:rPr>
        <w:t>colored</w:t>
      </w:r>
      <w:proofErr w:type="spellEnd"/>
      <w:r w:rsidRPr="00C715CC">
        <w:rPr>
          <w:lang w:val="en-GB"/>
        </w:rPr>
        <w:t xml:space="preserve"> by reef classification to facilitate comparison of relative abundance patterns across reef types.</w:t>
      </w:r>
    </w:p>
    <w:p w14:paraId="16735707" w14:textId="77777777" w:rsidR="00C57308" w:rsidRPr="00C715CC" w:rsidRDefault="00000000">
      <w:pPr>
        <w:pStyle w:val="Heading1"/>
        <w:jc w:val="center"/>
        <w:rPr>
          <w:lang w:val="en-GB"/>
        </w:rPr>
      </w:pPr>
      <w:bookmarkStart w:id="47" w:name="_985k75it9yz4" w:colFirst="0" w:colLast="0"/>
      <w:bookmarkEnd w:id="47"/>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57700"/>
                    </a:xfrm>
                    <a:prstGeom prst="rect">
                      <a:avLst/>
                    </a:prstGeom>
                    <a:ln/>
                  </pic:spPr>
                </pic:pic>
              </a:graphicData>
            </a:graphic>
          </wp:inline>
        </w:drawing>
      </w:r>
    </w:p>
    <w:p w14:paraId="61DE7551" w14:textId="77777777" w:rsidR="00C57308" w:rsidRPr="00C715CC" w:rsidRDefault="00000000">
      <w:pPr>
        <w:rPr>
          <w:lang w:val="en-GB"/>
        </w:rPr>
      </w:pP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p>
    <w:p w14:paraId="2E479319" w14:textId="77777777" w:rsidR="00C57308" w:rsidRPr="00C715CC" w:rsidRDefault="00000000">
      <w:pPr>
        <w:pStyle w:val="Heading1"/>
        <w:spacing w:after="0" w:line="276" w:lineRule="auto"/>
        <w:rPr>
          <w:lang w:val="en-GB"/>
        </w:rPr>
      </w:pPr>
      <w:bookmarkStart w:id="48" w:name="_kmw9l3yusmgk" w:colFirst="0" w:colLast="0"/>
      <w:bookmarkEnd w:id="48"/>
      <w:r w:rsidRPr="00C715CC">
        <w:rPr>
          <w:lang w:val="en-GB"/>
        </w:rPr>
        <w:br w:type="page"/>
      </w:r>
    </w:p>
    <w:p w14:paraId="0AE2E46D" w14:textId="77777777" w:rsidR="00C57308" w:rsidRPr="00C715CC" w:rsidRDefault="00000000">
      <w:pPr>
        <w:pStyle w:val="Heading1"/>
        <w:spacing w:after="200" w:line="276" w:lineRule="auto"/>
        <w:rPr>
          <w:lang w:val="en-GB"/>
        </w:rPr>
      </w:pPr>
      <w:bookmarkStart w:id="49" w:name="_hnnllomz5v09" w:colFirst="0" w:colLast="0"/>
      <w:bookmarkEnd w:id="49"/>
      <w:r w:rsidRPr="00C715CC">
        <w:rPr>
          <w:lang w:val="en-GB"/>
        </w:rPr>
        <w:lastRenderedPageBreak/>
        <w:t xml:space="preserve">8. ACKNOWLEDGEMENTS </w:t>
      </w:r>
    </w:p>
    <w:p w14:paraId="3D61E1DF" w14:textId="77777777"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p>
    <w:p w14:paraId="6F22EB4B" w14:textId="77777777" w:rsidR="00C57308" w:rsidRPr="00C715CC" w:rsidRDefault="00000000">
      <w:pPr>
        <w:pStyle w:val="Heading1"/>
        <w:rPr>
          <w:lang w:val="en-GB"/>
        </w:rPr>
      </w:pPr>
      <w:bookmarkStart w:id="50" w:name="_c9ufq256rcpa" w:colFirst="0" w:colLast="0"/>
      <w:bookmarkEnd w:id="50"/>
      <w:r w:rsidRPr="00C715CC">
        <w:rPr>
          <w:lang w:val="en-GB"/>
        </w:rPr>
        <w:t>9. FUNDING</w:t>
      </w:r>
    </w:p>
    <w:p w14:paraId="29A9A0CC" w14:textId="3C329D1F"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the Global Reef.</w:t>
      </w:r>
    </w:p>
    <w:p w14:paraId="6B8A7205" w14:textId="77777777" w:rsidR="00C57308" w:rsidRPr="00C715CC" w:rsidRDefault="00000000">
      <w:pPr>
        <w:pStyle w:val="Heading1"/>
        <w:rPr>
          <w:lang w:val="en-GB"/>
        </w:rPr>
      </w:pPr>
      <w:bookmarkStart w:id="51" w:name="_2pxcsaxlieuv" w:colFirst="0" w:colLast="0"/>
      <w:bookmarkEnd w:id="51"/>
      <w:r w:rsidRPr="00C715CC">
        <w:rPr>
          <w:lang w:val="en-GB"/>
        </w:rPr>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pPr>
        <w:pStyle w:val="Heading1"/>
        <w:rPr>
          <w:lang w:val="en-GB"/>
        </w:rPr>
      </w:pPr>
      <w:bookmarkStart w:id="52" w:name="_jkyvumhvy7in" w:colFirst="0" w:colLast="0"/>
      <w:bookmarkEnd w:id="52"/>
      <w:r w:rsidRPr="00C715CC">
        <w:rPr>
          <w:lang w:val="en-GB"/>
        </w:rPr>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pPr>
        <w:pStyle w:val="Heading1"/>
        <w:rPr>
          <w:sz w:val="18"/>
          <w:szCs w:val="18"/>
          <w:lang w:val="en-GB"/>
        </w:rPr>
      </w:pPr>
      <w:bookmarkStart w:id="53" w:name="_ybva4sl89vak" w:colFirst="0" w:colLast="0"/>
      <w:bookmarkEnd w:id="53"/>
      <w:r w:rsidRPr="00C715CC">
        <w:rPr>
          <w:lang w:val="en-GB"/>
        </w:rPr>
        <w:t xml:space="preserve">12. DATA AVAILABILITY </w:t>
      </w:r>
    </w:p>
    <w:p w14:paraId="23598B6B" w14:textId="77777777" w:rsidR="00C57308" w:rsidRPr="00C715CC" w:rsidRDefault="00000000">
      <w:pPr>
        <w:spacing w:before="240" w:after="240" w:line="480" w:lineRule="auto"/>
        <w:rPr>
          <w:lang w:val="en-GB"/>
        </w:rPr>
      </w:pPr>
      <w:r w:rsidRPr="00C715CC">
        <w:rPr>
          <w:lang w:val="en-GB"/>
        </w:rPr>
        <w:t xml:space="preserve">All data and code used in this study are openly available through the Global Reef GitHub repository: </w:t>
      </w:r>
      <w:hyperlink r:id="rId20">
        <w:r w:rsidRPr="00C715CC">
          <w:rPr>
            <w:color w:val="1155CC"/>
            <w:u w:val="single"/>
            <w:lang w:val="en-GB"/>
          </w:rPr>
          <w:t>https://github.com/global-reef/wrecks-v-pinnacles</w:t>
        </w:r>
      </w:hyperlink>
      <w:r w:rsidRPr="00C715CC">
        <w:rPr>
          <w:lang w:val="en-GB"/>
        </w:rPr>
        <w:t>, as archived at the time of submission.</w:t>
      </w:r>
    </w:p>
    <w:p w14:paraId="3D464D7B" w14:textId="77777777" w:rsidR="00C57308" w:rsidRPr="00C715CC" w:rsidRDefault="00000000">
      <w:pPr>
        <w:pStyle w:val="Heading1"/>
        <w:spacing w:after="0" w:line="276" w:lineRule="auto"/>
        <w:rPr>
          <w:rFonts w:eastAsia="Arial"/>
          <w:sz w:val="30"/>
          <w:szCs w:val="30"/>
          <w:lang w:val="en-GB"/>
        </w:rPr>
      </w:pPr>
      <w:bookmarkStart w:id="54" w:name="_mgdh7rqr3ie9" w:colFirst="0" w:colLast="0"/>
      <w:bookmarkEnd w:id="54"/>
      <w:r w:rsidRPr="00C715CC">
        <w:rPr>
          <w:lang w:val="en-GB"/>
        </w:rPr>
        <w:t xml:space="preserve">13. </w:t>
      </w:r>
      <w:commentRangeStart w:id="55"/>
      <w:r w:rsidRPr="00C715CC">
        <w:rPr>
          <w:lang w:val="en-GB"/>
        </w:rPr>
        <w:t>REFERENCES</w:t>
      </w:r>
      <w:commentRangeEnd w:id="55"/>
      <w:r w:rsidRPr="00C715CC">
        <w:rPr>
          <w:lang w:val="en-GB"/>
        </w:rPr>
        <w:commentReference w:id="55"/>
      </w:r>
    </w:p>
    <w:p w14:paraId="4D1737B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21">
        <w:r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22">
        <w:r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23">
        <w:r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lastRenderedPageBreak/>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24">
        <w:r w:rsidRPr="00C715CC">
          <w:rPr>
            <w:rFonts w:eastAsia="Arial"/>
            <w:color w:val="1155CC"/>
            <w:sz w:val="22"/>
            <w:szCs w:val="22"/>
            <w:u w:val="single"/>
            <w:lang w:val="en-GB"/>
          </w:rPr>
          <w:t>https://doi.org/10.18637/jss.v080.i01</w:t>
        </w:r>
      </w:hyperlink>
    </w:p>
    <w:p w14:paraId="0B1F81C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25">
        <w:r w:rsidRPr="00C715CC">
          <w:rPr>
            <w:rFonts w:eastAsia="Arial"/>
            <w:color w:val="1155CC"/>
            <w:sz w:val="22"/>
            <w:szCs w:val="22"/>
            <w:u w:val="single"/>
            <w:lang w:val="en-GB"/>
          </w:rPr>
          <w:t>https://doi.org/10.3354/meps14377</w:t>
        </w:r>
      </w:hyperlink>
    </w:p>
    <w:p w14:paraId="52C1C951"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6">
        <w:r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7">
        <w:r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8">
        <w:r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1300724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w:t>
      </w:r>
      <w:proofErr w:type="spellStart"/>
      <w:r w:rsidRPr="00C715CC">
        <w:rPr>
          <w:rFonts w:eastAsia="Arial"/>
          <w:sz w:val="22"/>
          <w:szCs w:val="22"/>
          <w:lang w:val="en-GB"/>
        </w:rPr>
        <w:t>Mcclure</w:t>
      </w:r>
      <w:proofErr w:type="spellEnd"/>
      <w:r w:rsidRPr="00C715CC">
        <w:rPr>
          <w:rFonts w:eastAsia="Arial"/>
          <w:sz w:val="22"/>
          <w:szCs w:val="22"/>
          <w:lang w:val="en-GB"/>
        </w:rPr>
        <w:t xml:space="preserve">, E. C., and Barnett, A. (2022). </w:t>
      </w:r>
      <w:r w:rsidRPr="00C715CC">
        <w:rPr>
          <w:rFonts w:eastAsia="Arial"/>
          <w:i/>
          <w:sz w:val="22"/>
          <w:szCs w:val="22"/>
          <w:lang w:val="en-GB"/>
        </w:rPr>
        <w:t>Diving into the Deep: The Unique Deep Habitats of the Coral Sea Marine Park</w:t>
      </w:r>
      <w:r w:rsidRPr="00C715CC">
        <w:rPr>
          <w:rFonts w:eastAsia="Arial"/>
          <w:sz w:val="22"/>
          <w:szCs w:val="22"/>
          <w:lang w:val="en-GB"/>
        </w:rPr>
        <w:t>. https://doi.org/10.13140/RG.2.2.10516.68487/1</w:t>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9">
        <w:r w:rsidRPr="00C715CC">
          <w:rPr>
            <w:rFonts w:eastAsia="Arial"/>
            <w:color w:val="1155CC"/>
            <w:sz w:val="22"/>
            <w:szCs w:val="22"/>
            <w:u w:val="single"/>
            <w:lang w:val="en-GB"/>
          </w:rPr>
          <w:t>https://doi.org/10.1002/lno.12431</w:t>
        </w:r>
      </w:hyperlink>
    </w:p>
    <w:p w14:paraId="1EEF3AE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30">
        <w:r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Hickman, J., Richards, J., Rees, A., and Sheehan, E. v. (2024).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31">
        <w:r w:rsidRPr="00C715CC">
          <w:rPr>
            <w:rFonts w:eastAsia="Arial"/>
            <w:color w:val="1155CC"/>
            <w:sz w:val="22"/>
            <w:szCs w:val="22"/>
            <w:u w:val="single"/>
            <w:lang w:val="en-GB"/>
          </w:rPr>
          <w:t>https://doi.org/10.1111/maec.12782</w:t>
        </w:r>
      </w:hyperlink>
    </w:p>
    <w:p w14:paraId="1916876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p>
    <w:p w14:paraId="1055FB46" w14:textId="77777777" w:rsidR="00C57308" w:rsidRPr="00C715CC" w:rsidRDefault="00000000" w:rsidP="00213430">
      <w:pPr>
        <w:spacing w:after="200" w:line="276" w:lineRule="auto"/>
        <w:ind w:left="720" w:hanging="720"/>
        <w:rPr>
          <w:i/>
          <w:color w:val="141413"/>
          <w:sz w:val="15"/>
          <w:szCs w:val="15"/>
          <w:lang w:val="en-GB"/>
        </w:rPr>
      </w:pPr>
      <w:r w:rsidRPr="00C715CC">
        <w:rPr>
          <w:rFonts w:eastAsia="Arial"/>
          <w:sz w:val="22"/>
          <w:szCs w:val="22"/>
          <w:lang w:val="en-GB"/>
        </w:rPr>
        <w:t>Jensen, A. 1998. European Artificial Reef Research Network (EARRN): Final Report and Recommendations. University of Southampton, Southampton. 169 p.</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32">
        <w:r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7A5E6CFB"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w:t>
      </w:r>
      <w:r w:rsidRPr="00C715CC">
        <w:rPr>
          <w:rFonts w:eastAsia="Arial"/>
          <w:sz w:val="22"/>
          <w:szCs w:val="22"/>
          <w:lang w:val="en-GB"/>
        </w:rPr>
        <w:lastRenderedPageBreak/>
        <w:t xml:space="preserve">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3">
        <w:r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4">
        <w:r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5">
        <w:r w:rsidRPr="00C715CC">
          <w:rPr>
            <w:rFonts w:eastAsia="Arial"/>
            <w:color w:val="1155CC"/>
            <w:sz w:val="22"/>
            <w:szCs w:val="22"/>
            <w:u w:val="single"/>
            <w:lang w:val="en-GB"/>
          </w:rPr>
          <w:t>https://doi.org/10.1111/1365-2664.14053</w:t>
        </w:r>
      </w:hyperlink>
    </w:p>
    <w:p w14:paraId="0F7EDC70"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(2), 597–608. https://doi.org/10.1007/s10452-025-10182-1</w:t>
      </w:r>
    </w:p>
    <w:p w14:paraId="10DB64DF"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https://doi.org/10.1016/j.marenvres.2021.105505</w:t>
      </w:r>
    </w:p>
    <w:p w14:paraId="4BB96A9F"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Frontiers in Marine Science, 7. </w:t>
      </w:r>
      <w:hyperlink r:id="rId36">
        <w:r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233C24AA"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37">
        <w:r w:rsidRPr="00C715CC">
          <w:rPr>
            <w:rFonts w:eastAsia="Arial"/>
            <w:color w:val="1155CC"/>
            <w:sz w:val="22"/>
            <w:szCs w:val="22"/>
            <w:u w:val="single"/>
            <w:lang w:val="en-GB"/>
          </w:rPr>
          <w:t>https://doi.org/10.1371/journal.pone.0237374</w:t>
        </w:r>
      </w:hyperlink>
    </w:p>
    <w:p w14:paraId="55574B7F"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Rilov</w:t>
      </w:r>
      <w:proofErr w:type="spellEnd"/>
      <w:r w:rsidRPr="00C715CC">
        <w:rPr>
          <w:rFonts w:eastAsia="Arial"/>
          <w:sz w:val="22"/>
          <w:szCs w:val="22"/>
          <w:lang w:val="en-GB"/>
        </w:rPr>
        <w:t xml:space="preserve">,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38">
        <w:r w:rsidRPr="00C715CC">
          <w:rPr>
            <w:rFonts w:eastAsia="Arial"/>
            <w:color w:val="1155CC"/>
            <w:sz w:val="22"/>
            <w:szCs w:val="22"/>
            <w:u w:val="single"/>
            <w:lang w:val="en-GB"/>
          </w:rPr>
          <w:t>https://doi.org/10.1007/S002279900250</w:t>
        </w:r>
      </w:hyperlink>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39">
        <w:r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0">
        <w:r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 xml:space="preserve">Journal of the Marine Biological </w:t>
      </w:r>
      <w:r w:rsidRPr="00C715CC">
        <w:rPr>
          <w:rFonts w:eastAsia="Arial"/>
          <w:i/>
          <w:sz w:val="22"/>
          <w:szCs w:val="22"/>
          <w:lang w:val="en-GB"/>
        </w:rPr>
        <w:lastRenderedPageBreak/>
        <w:t>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1">
        <w:r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2">
        <w:r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3">
        <w:r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789FFC4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44">
        <w:r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45">
        <w:r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C715CC">
        <w:rPr>
          <w:rFonts w:eastAsia="Arial"/>
          <w:i/>
          <w:sz w:val="22"/>
          <w:szCs w:val="22"/>
          <w:lang w:val="en-GB"/>
        </w:rPr>
        <w:t>Practical Bayesian model evaluation using leave-one-out cross-validation and WAIC</w:t>
      </w:r>
      <w:r w:rsidRPr="00C715CC">
        <w:rPr>
          <w:rFonts w:eastAsia="Arial"/>
          <w:sz w:val="22"/>
          <w:szCs w:val="22"/>
          <w:lang w:val="en-GB"/>
        </w:rPr>
        <w:t xml:space="preserve">.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46">
        <w:r w:rsidRPr="00C715CC">
          <w:rPr>
            <w:rFonts w:eastAsia="Arial"/>
            <w:color w:val="1155CC"/>
            <w:sz w:val="22"/>
            <w:szCs w:val="22"/>
            <w:u w:val="single"/>
            <w:lang w:val="en-GB"/>
          </w:rPr>
          <w:t>https://doi.org/10.1007/s11222-016-9696-4</w:t>
        </w:r>
      </w:hyperlink>
    </w:p>
    <w:p w14:paraId="6FAC1BF9"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(9–10), 562–575. https://doi.org/10.1016/J.OCECOAMAN.2006.06.002</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47">
        <w:r w:rsidRPr="00C715CC">
          <w:rPr>
            <w:rFonts w:eastAsia="Arial"/>
            <w:color w:val="1155CC"/>
            <w:sz w:val="22"/>
            <w:szCs w:val="22"/>
            <w:u w:val="single"/>
            <w:lang w:val="en-GB"/>
          </w:rPr>
          <w:t>https://doi.org/10.21105/joss.01686</w:t>
        </w:r>
      </w:hyperlink>
    </w:p>
    <w:sectPr w:rsidR="00C57308" w:rsidRPr="00C715CC">
      <w:footerReference w:type="default" r:id="rId48"/>
      <w:headerReference w:type="first" r:id="rId49"/>
      <w:footerReference w:type="first" r:id="rId50"/>
      <w:pgSz w:w="12240" w:h="15840"/>
      <w:pgMar w:top="1440" w:right="1440" w:bottom="1440" w:left="1440" w:header="708" w:footer="708" w:gutter="0"/>
      <w:lnNumType w:countBy="1" w:restart="continuous"/>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avin Miller" w:date="2025-07-15T02:13:00Z" w:initials="">
    <w:p w14:paraId="1FA91F4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Journals :</w:t>
      </w:r>
    </w:p>
    <w:p w14:paraId="3620EE4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863238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Ocean and Coastal Management</w:t>
      </w:r>
    </w:p>
    <w:p w14:paraId="7E5752F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7172599"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Publisher: Elsevier</w:t>
      </w:r>
    </w:p>
    <w:p w14:paraId="4E0A444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Impact Factor: ~3.0</w:t>
      </w:r>
    </w:p>
    <w:p w14:paraId="7AE9848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Scope: Covers coastal systems management, marine policy, habitat use—including artificial structures.</w:t>
      </w:r>
    </w:p>
    <w:p w14:paraId="6B8ED04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Acceptance Rate: ~30–40%</w:t>
      </w:r>
    </w:p>
    <w:p w14:paraId="60D89FA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Why: Suitable if your study includes management implications or conservation relevance.</w:t>
      </w:r>
    </w:p>
    <w:p w14:paraId="71710F72"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96A837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NOTE: Place tables next to the relevant text or on a separate page(s) at the end of your article.</w:t>
      </w:r>
    </w:p>
    <w:p w14:paraId="26418FF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3C3DEC7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EA5B8B2"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6AB5D3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Regional Studies in Marine Science</w:t>
      </w:r>
    </w:p>
    <w:p w14:paraId="17246EBD"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6BB8F50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Publisher: Elsevier</w:t>
      </w:r>
    </w:p>
    <w:p w14:paraId="319C88AD"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Impact Factor: ~2.4</w:t>
      </w:r>
    </w:p>
    <w:p w14:paraId="5D340FD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Scope: Focuses on regional marine ecological studies, including habitat comparisons and fisheries.</w:t>
      </w:r>
    </w:p>
    <w:p w14:paraId="314F9CE5"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Acceptance Rate: ~35–45%</w:t>
      </w:r>
    </w:p>
    <w:p w14:paraId="5642BA1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Why: Frequently publishes studies on artificial reefs, shipwrecks, and fish assemblages.</w:t>
      </w:r>
    </w:p>
    <w:p w14:paraId="58EA917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39DCA05C"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6. Hydrobiologia</w:t>
      </w:r>
    </w:p>
    <w:p w14:paraId="6000C07D"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7E557CD"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Publisher: Springer</w:t>
      </w:r>
    </w:p>
    <w:p w14:paraId="5466058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Impact Factor: ~2.7</w:t>
      </w:r>
    </w:p>
    <w:p w14:paraId="68EECC67"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Scope: Covers freshwater and marine ecosystems; accepts habitat structure/fish biodiversity papers.</w:t>
      </w:r>
    </w:p>
    <w:p w14:paraId="2C248CB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Acceptance Rate: Moderate</w:t>
      </w:r>
    </w:p>
    <w:p w14:paraId="1138427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Why: Excellent option if you emphasize biodiversity metrics and statistical comparison.</w:t>
      </w:r>
    </w:p>
  </w:comment>
  <w:comment w:id="2" w:author="Scarlett Taylor" w:date="2025-07-15T08:30:00Z" w:initials="">
    <w:p w14:paraId="365BC41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t>
      </w:r>
    </w:p>
  </w:comment>
  <w:comment w:id="3" w:author="Scarlett Taylor" w:date="2025-07-15T08:38:00Z" w:initials="">
    <w:p w14:paraId="797DE0BE"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https://www.sciencedirect.com/journal/ocean-and-coastal-management/publish/guide-for-authors</w:t>
      </w:r>
    </w:p>
  </w:comment>
  <w:comment w:id="4" w:author="Scarlett Taylor" w:date="2025-07-15T08:57:00Z" w:initials="">
    <w:p w14:paraId="6D23E30A"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"Submissions must engage directly with the ocean and coastal management scholarly literature and apply findings to the international context. Submissions involving robust analysis, development of theory, and improvement of governance and management practices are especially welcome. Locality-specific case studies are discouraged unless they have wider application."</w:t>
      </w:r>
    </w:p>
  </w:comment>
  <w:comment w:id="5" w:author="Scarlett Taylor" w:date="2025-07-15T08:52:00Z" w:initials="">
    <w:p w14:paraId="14C9E6CE"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Submission checklist</w:t>
      </w:r>
    </w:p>
    <w:p w14:paraId="20A81D2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Before completing the submission of your manuscript, we advise you to read our submission checklist:</w:t>
      </w:r>
    </w:p>
    <w:p w14:paraId="6C73B42A"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DD39C48"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One author has been designated as the corresponding author and their full contact details (email address, full postal address and phone numbers) have been provided.</w:t>
      </w:r>
    </w:p>
    <w:p w14:paraId="2A1F34B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A366A6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All files have been uploaded, including keywords, figure captions and tables (including a title, description and footnotes) included.</w:t>
      </w:r>
    </w:p>
    <w:p w14:paraId="649C0EE3"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1F3F9C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Spelling and grammar checks have been carried out.</w:t>
      </w:r>
    </w:p>
    <w:p w14:paraId="17C1FC92"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803262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All references in the article text are cited in the reference list and vice versa.</w:t>
      </w:r>
    </w:p>
    <w:p w14:paraId="7BDACFEC"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4678E5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Permission has been obtained for the use of any copyrighted material from other sources, including the Web.</w:t>
      </w:r>
    </w:p>
    <w:p w14:paraId="63CB7D62"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0960F2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For open access articles, all authors understand that they are responsible for payment of the article publishing charge (APC) if the manuscript is accepted. Payment of the APC may be covered by the corresponding author's institution, or the research funder.</w:t>
      </w:r>
    </w:p>
  </w:comment>
  <w:comment w:id="9" w:author="Scarlett Taylor" w:date="2025-07-15T08:49:00Z" w:initials="">
    <w:p w14:paraId="67CF9930"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max 250 wds</w:t>
      </w:r>
    </w:p>
  </w:comment>
  <w:comment w:id="11" w:author="Scarlett Taylor" w:date="2025-07-15T08:40:00Z" w:initials="">
    <w:p w14:paraId="2234C0B9"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Highlights</w:t>
      </w:r>
    </w:p>
    <w:p w14:paraId="5CD23D77"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You are required to provide article highlights at submission.</w:t>
      </w:r>
    </w:p>
    <w:p w14:paraId="088CEA48"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1047CC9"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Highlights are a short collection of bullet points that should capture the novel results of your research as well as any new methods used during your study. Highlights will help increase the discoverability of your article via search engines. Some guidelines:</w:t>
      </w:r>
    </w:p>
    <w:p w14:paraId="44340070"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A01A53A"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Submit highlights as a separate editable file in the online submission system with the word "highlights" included in the file name.</w:t>
      </w:r>
    </w:p>
    <w:p w14:paraId="4C2C620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DBAB7E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Highlights should consist of 3 to 5 bullet points, each a maximum of 85 characters, including spaces.</w:t>
      </w:r>
    </w:p>
    <w:p w14:paraId="5F2F278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F0C993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We encourage you to view example article highlights and read about the benefits of their inclusion.</w:t>
      </w:r>
    </w:p>
  </w:comment>
  <w:comment w:id="14" w:author="Global Reef" w:date="2025-07-19T09:37:00Z" w:initials="">
    <w:p w14:paraId="49875220" w14:textId="77777777" w:rsidR="00C715CC" w:rsidRDefault="00C715CC" w:rsidP="00C715CC">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Do you know if the journal wants references in alphabetical, or date order (oldest to newest)</w:t>
      </w:r>
    </w:p>
  </w:comment>
  <w:comment w:id="15" w:author="Scarlett Taylor" w:date="2025-07-19T09:44:00Z" w:initials="">
    <w:p w14:paraId="67667202" w14:textId="77777777" w:rsidR="00C715CC" w:rsidRDefault="00C715CC" w:rsidP="00C715CC">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either style is fine; i went with alphabetical bc that's what we did for cots x herbivory paper and i was writing it at the same time</w:t>
      </w:r>
    </w:p>
  </w:comment>
  <w:comment w:id="16" w:author="Scarlett Taylor" w:date="2025-07-15T01:45:00Z" w:initials="">
    <w:p w14:paraId="6030B581" w14:textId="77777777" w:rsidR="00C715CC" w:rsidRDefault="00C715CC" w:rsidP="00C715CC">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check</w:t>
      </w:r>
    </w:p>
  </w:comment>
  <w:comment w:id="17" w:author="Global Reef" w:date="2025-07-19T09:44:00Z" w:initials="">
    <w:p w14:paraId="47AFFC97" w14:textId="77777777" w:rsidR="00C715CC" w:rsidRDefault="00C715CC" w:rsidP="00C715CC">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Stop working. Its the weekend</w:t>
      </w:r>
    </w:p>
  </w:comment>
  <w:comment w:id="18" w:author="Scarlett Taylor" w:date="2025-07-19T09:45:00Z" w:initials="">
    <w:p w14:paraId="457A07D2" w14:textId="77777777" w:rsidR="00C715CC" w:rsidRDefault="00C715CC" w:rsidP="00C715CC">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same to you! im mostly excited to see your comments and get this paper going haha</w:t>
      </w:r>
    </w:p>
  </w:comment>
  <w:comment w:id="20" w:author="Global Reef" w:date="2025-07-19T09:52:00Z" w:initials="">
    <w:p w14:paraId="758ACA65" w14:textId="77777777" w:rsidR="00C715CC" w:rsidRDefault="00C715CC" w:rsidP="00C715CC">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Potentially start the paragraph with this section, following on directly to 'despite the widespread use....'. Were you to then include my comment above, I think you can delete the next part</w:t>
      </w:r>
    </w:p>
  </w:comment>
  <w:comment w:id="22" w:author="Global Reef" w:date="2025-07-19T09:53:00Z" w:initials="">
    <w:p w14:paraId="68836CFD" w14:textId="77777777" w:rsidR="00C715CC" w:rsidRDefault="00C715CC" w:rsidP="00C715CC">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excellent use of the word novel</w:t>
      </w:r>
    </w:p>
  </w:comment>
  <w:comment w:id="27" w:author="Scarlett Taylor" w:date="2025-07-14T08:04:00Z" w:initials="">
    <w:p w14:paraId="5D179CFD"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if detail needed: Default weakly informative priors were applied, following brms defaults. Fixed effects (b) were assigned flat (improper uniform) priors. Group-level standard deviations (sd) and intercept standard deviations were given Student-t(3, 0, 2.5) priors. Varying intercepts for each functional group had Student-t priors with group-specific means (e.g., Intercept for Grazer: Student-t(3, 4.6, 2.5)). The correlation structure among responses used an LKJ prior with η = 1 (lkj_corr_cholesky(1)), and the negative binomial shape parameters were given inverse-gamma(0.4, 0.3) priors.</w:t>
      </w:r>
    </w:p>
  </w:comment>
  <w:comment w:id="28" w:author="Scarlett Taylor" w:date="2025-07-14T08:48:00Z" w:initials="">
    <w:p w14:paraId="6DEE7CB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anticipating question - if we used default (weakly informative priors), why use bayesian at all? </w:t>
      </w:r>
    </w:p>
    <w:p w14:paraId="7133340C"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46099C8"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answer - While default priors in brms are weakly informative, they still offer several advantages over frequentist approaches. Even with default priors, the Bayesian framework allows us to directly quantify uncertainty through posterior distributions, facilitates partial pooling in hierarchical models, and enables flexible handling of complex data structures like overdispersion and correlated multivariate responses. In our case, it also provided coherent inference across multiple response variables (functional groups) while accounting for potential correlation among them. Although we did not use strongly informative priors, the Bayesian approach still allowed for more robust estimation and clearer interpretation of uncertainty than traditional methods.</w:t>
      </w:r>
    </w:p>
  </w:comment>
  <w:comment w:id="39" w:author="Scarlett Taylor" w:date="2025-06-24T12:50:00Z" w:initials="">
    <w:p w14:paraId="18F87D6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think this section as a synthesis could use some work</w:t>
      </w:r>
    </w:p>
  </w:comment>
  <w:comment w:id="40" w:author="Scarlett Taylor" w:date="2025-06-24T12:50:00Z" w:initials="">
    <w:p w14:paraId="0FEE9F0C"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also i will likely get rid of these headings later</w:t>
      </w:r>
    </w:p>
  </w:comment>
  <w:comment w:id="45" w:author="Scarlett Taylor" w:date="2025-07-15T08:41:00Z" w:initials="">
    <w:p w14:paraId="50585AA9"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Figures, images, artwork, diagrams and other graphical media must be supplied as separate files along with the manuscript. We recommend that you read our detailed artwork and media instructions. Some excerpts:</w:t>
      </w:r>
    </w:p>
    <w:p w14:paraId="689AF44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B9A8E2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When submitting artwork:</w:t>
      </w:r>
    </w:p>
    <w:p w14:paraId="134B5A43"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4CD280C0"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Cite all images in the manuscript text.</w:t>
      </w:r>
    </w:p>
    <w:p w14:paraId="42A2195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FB4204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Number images according to the sequence they appear within your article.</w:t>
      </w:r>
    </w:p>
    <w:p w14:paraId="1C468083"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7BCD0B8"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Submit each image as a separate file using a logical naming convention for your files (for example, Figure_1, Figure_2 etc).</w:t>
      </w:r>
    </w:p>
    <w:p w14:paraId="01A0065A"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320668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Please provide captions for all figures, images, and artwork.</w:t>
      </w:r>
    </w:p>
    <w:p w14:paraId="3D0B812C"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D6758B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Text graphics may be embedded in the text at the appropriate position. If you are working with LaTeX, text graphics may also be embedded in the file.</w:t>
      </w:r>
    </w:p>
  </w:comment>
  <w:comment w:id="46" w:author="Scarlett Taylor" w:date="2025-07-15T08:35:00Z" w:initials="">
    <w:p w14:paraId="00C3354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@scar increase font sizes and add lat longs</w:t>
      </w:r>
    </w:p>
  </w:comment>
  <w:comment w:id="55" w:author="Scarlett Taylor" w:date="2025-07-15T08:50:00Z" w:initials="">
    <w:p w14:paraId="0E08F87E"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format</w:t>
      </w:r>
    </w:p>
    <w:p w14:paraId="0931A62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This journal does not set strict requirements on reference formatting at submission. Some guidelines:</w:t>
      </w:r>
    </w:p>
    <w:p w14:paraId="50BF2E35"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15C888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References can be in any style or format as long as the style is consistent.</w:t>
      </w:r>
    </w:p>
    <w:p w14:paraId="65EDDA96"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0E793E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Author names, journal or book titles, chapter or article titles, year of publication, volume numbers, article numbers or pagination must be included, where applicable.</w:t>
      </w:r>
    </w:p>
    <w:p w14:paraId="7F218524"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43FDA4E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Use of DOIs is recommended.</w:t>
      </w:r>
    </w:p>
    <w:p w14:paraId="74ABD7E7"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F86BCA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Our journal reference style will be applied to your article after acceptance, at proof stage. If required, at this stage we will ask you to correct or supply any missing reference data.</w:t>
      </w:r>
    </w:p>
    <w:p w14:paraId="6EFFC5DA"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65563A2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style</w:t>
      </w:r>
    </w:p>
    <w:p w14:paraId="3801AAA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All citations in the text should refer to:</w:t>
      </w:r>
    </w:p>
    <w:p w14:paraId="32FDBE1D"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4B731D6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Single author: the author's name (without initials, unless there is ambiguity) and the year of publication.</w:t>
      </w:r>
    </w:p>
    <w:p w14:paraId="1A3BBB1B"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085C79D"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Two authors: both authors' names and the year of publication.</w:t>
      </w:r>
    </w:p>
    <w:p w14:paraId="27478C7B"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EE5183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Three or more authors: first author's name followed by 'et al.' and the year of publication.</w:t>
      </w:r>
    </w:p>
    <w:p w14:paraId="35DF9B10"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E4C8E3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Citations can be made directly (or parenthetically). Groups of references can be listed either first alphabetically, then chronologically, or vice versa. Examples: "as demonstrated (Allan, 2020a, 2020b; Allan and Jones, 2019)" or "as demonstrated (Jones, 2019; Allan, 2020). Kramer et al. (2023) have recently shown".</w:t>
      </w:r>
    </w:p>
    <w:p w14:paraId="39F82F1E"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1345DA8"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The list of references should be arranged alphabetically and then chronologically if necessary. More than one reference from the same author(s) in the same year must be identified by the letters 'a', 'b', 'c', etc., placed after the year of publication.</w:t>
      </w:r>
    </w:p>
    <w:p w14:paraId="50F99BA5"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2D4E9D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Abbreviate journal names according to the List of Title Word Abbreviations (LTWA).</w:t>
      </w:r>
    </w:p>
    <w:p w14:paraId="0D1B23A4"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6532F1D7"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Examples:</w:t>
      </w:r>
    </w:p>
    <w:p w14:paraId="6E74A5D6"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C0AEFB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to a journal publication:</w:t>
      </w:r>
    </w:p>
    <w:p w14:paraId="1A9A10D3"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38438FC"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Van der Geer, J., Handgraaf, T., Lupton, R.A., 2020. The art of writing a scientific article. J. Sci. Commun. 163, 51–59. https://doi.org/10.1016/j.sc.2020.00372.</w:t>
      </w:r>
    </w:p>
    <w:p w14:paraId="228AD638"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4348DE70"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to a journal publication with an article number:</w:t>
      </w:r>
    </w:p>
    <w:p w14:paraId="5D8A3C16"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B300A2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Van der Geer, J., Handgraaf, T., Lupton, R.A., 2022. The art of writing a scientific article. Heliyon. 19, e00205. https://doi.org/10.1016/j.heliyon.2022.e00205.</w:t>
      </w:r>
    </w:p>
    <w:p w14:paraId="1D038006"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A531C9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to a book:</w:t>
      </w:r>
    </w:p>
    <w:p w14:paraId="517C2EA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416DB85"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Strunk Jr., W., White,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38427F" w15:done="0"/>
  <w15:commentEx w15:paraId="365BC413" w15:done="0"/>
  <w15:commentEx w15:paraId="797DE0BE" w15:done="0"/>
  <w15:commentEx w15:paraId="6D23E30A" w15:done="0"/>
  <w15:commentEx w15:paraId="10960F24" w15:done="0"/>
  <w15:commentEx w15:paraId="67CF9930" w15:done="0"/>
  <w15:commentEx w15:paraId="2F0C9933" w15:done="0"/>
  <w15:commentEx w15:paraId="49875220" w15:done="1"/>
  <w15:commentEx w15:paraId="67667202" w15:done="1"/>
  <w15:commentEx w15:paraId="6030B581" w15:done="1"/>
  <w15:commentEx w15:paraId="47AFFC97" w15:done="1"/>
  <w15:commentEx w15:paraId="457A07D2" w15:done="1"/>
  <w15:commentEx w15:paraId="758ACA65" w15:done="0"/>
  <w15:commentEx w15:paraId="68836CFD" w15:done="0"/>
  <w15:commentEx w15:paraId="5D179CFD" w15:done="0"/>
  <w15:commentEx w15:paraId="546099C8" w15:done="0"/>
  <w15:commentEx w15:paraId="18F87D61" w15:done="0"/>
  <w15:commentEx w15:paraId="0FEE9F0C" w15:done="0"/>
  <w15:commentEx w15:paraId="7D6758B6" w15:done="0"/>
  <w15:commentEx w15:paraId="00C33542" w15:done="1"/>
  <w15:commentEx w15:paraId="2416DB8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114BD6">
    <w16cex:extLst>
      <w16:ext w16:uri="{CE6994B0-6A32-4C9F-8C6B-6E91EDA988CE}">
        <cr:reactions xmlns:cr="http://schemas.microsoft.com/office/comments/2020/reactions">
          <cr:reaction reactionType="1">
            <cr:reactionInfo dateUtc="2025-07-17T09:28:17Z">
              <cr:user userId="Scarlett Taylor" userProvider="None" userName="Scarlett Tayl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38427F" w16cid:durableId="3918B700"/>
  <w16cid:commentId w16cid:paraId="365BC413" w16cid:durableId="4BB77885"/>
  <w16cid:commentId w16cid:paraId="797DE0BE" w16cid:durableId="6971D044"/>
  <w16cid:commentId w16cid:paraId="6D23E30A" w16cid:durableId="78EAAE1E"/>
  <w16cid:commentId w16cid:paraId="10960F24" w16cid:durableId="5A0EF19D"/>
  <w16cid:commentId w16cid:paraId="67CF9930" w16cid:durableId="6194E18B"/>
  <w16cid:commentId w16cid:paraId="2F0C9933" w16cid:durableId="700B50E7"/>
  <w16cid:commentId w16cid:paraId="49875220" w16cid:durableId="5ECAF517"/>
  <w16cid:commentId w16cid:paraId="67667202" w16cid:durableId="1FFE229D"/>
  <w16cid:commentId w16cid:paraId="6030B581" w16cid:durableId="431F2CA1"/>
  <w16cid:commentId w16cid:paraId="47AFFC97" w16cid:durableId="099EF7F8"/>
  <w16cid:commentId w16cid:paraId="457A07D2" w16cid:durableId="77A3E85C"/>
  <w16cid:commentId w16cid:paraId="758ACA65" w16cid:durableId="318686DE"/>
  <w16cid:commentId w16cid:paraId="68836CFD" w16cid:durableId="58EDA7D9"/>
  <w16cid:commentId w16cid:paraId="5D179CFD" w16cid:durableId="58A38B3B"/>
  <w16cid:commentId w16cid:paraId="546099C8" w16cid:durableId="6D111D7C"/>
  <w16cid:commentId w16cid:paraId="18F87D61" w16cid:durableId="22D988DD"/>
  <w16cid:commentId w16cid:paraId="0FEE9F0C" w16cid:durableId="2F2646E6"/>
  <w16cid:commentId w16cid:paraId="7D6758B6" w16cid:durableId="570A6602"/>
  <w16cid:commentId w16cid:paraId="00C33542" w16cid:durableId="10114BD6"/>
  <w16cid:commentId w16cid:paraId="2416DB85" w16cid:durableId="21B801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B40A" w14:textId="77777777" w:rsidR="00E8283E" w:rsidRDefault="00E8283E">
      <w:pPr>
        <w:spacing w:after="0"/>
      </w:pPr>
      <w:r>
        <w:separator/>
      </w:r>
    </w:p>
  </w:endnote>
  <w:endnote w:type="continuationSeparator" w:id="0">
    <w:p w14:paraId="761C4EEB" w14:textId="77777777" w:rsidR="00E8283E" w:rsidRDefault="00E828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AFFF" w14:textId="77777777" w:rsidR="00C57308" w:rsidRDefault="00C573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ECDA4" w14:textId="77777777" w:rsidR="00E8283E" w:rsidRDefault="00E8283E">
      <w:pPr>
        <w:spacing w:after="0"/>
      </w:pPr>
      <w:r>
        <w:separator/>
      </w:r>
    </w:p>
  </w:footnote>
  <w:footnote w:type="continuationSeparator" w:id="0">
    <w:p w14:paraId="4717E6EF" w14:textId="77777777" w:rsidR="00E8283E" w:rsidRDefault="00E8283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F675" w14:textId="77777777" w:rsidR="00C57308" w:rsidRDefault="00C573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84634"/>
    <w:rsid w:val="00087EAF"/>
    <w:rsid w:val="00127BB9"/>
    <w:rsid w:val="00130E1D"/>
    <w:rsid w:val="00160DDC"/>
    <w:rsid w:val="00213430"/>
    <w:rsid w:val="0027036F"/>
    <w:rsid w:val="003E1C2C"/>
    <w:rsid w:val="004C68AF"/>
    <w:rsid w:val="005253F1"/>
    <w:rsid w:val="005A4E44"/>
    <w:rsid w:val="005D112F"/>
    <w:rsid w:val="006E6083"/>
    <w:rsid w:val="009D4853"/>
    <w:rsid w:val="00AA37D0"/>
    <w:rsid w:val="00C264A2"/>
    <w:rsid w:val="00C57308"/>
    <w:rsid w:val="00C715CC"/>
    <w:rsid w:val="00D66FE9"/>
    <w:rsid w:val="00E61AFC"/>
    <w:rsid w:val="00E8283E"/>
    <w:rsid w:val="00E85ACD"/>
    <w:rsid w:val="00EE4F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z w:val="26"/>
      <w:szCs w:val="26"/>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semiHidden/>
    <w:unhideWhenUsed/>
    <w:rsid w:val="00D66FE9"/>
    <w:pPr>
      <w:spacing w:before="100" w:beforeAutospacing="1" w:after="100" w:afterAutospacing="1"/>
    </w:pPr>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doi.org/10.1371/journal.pone.0063505" TargetMode="External"/><Relationship Id="rId39" Type="http://schemas.openxmlformats.org/officeDocument/2006/relationships/hyperlink" Target="https://doi.org/10.1093/icesjms/fsae075" TargetMode="External"/><Relationship Id="rId21" Type="http://schemas.openxmlformats.org/officeDocument/2006/relationships/hyperlink" Target="https://doi.org/10.14456/pmbcrb.2024.4" TargetMode="External"/><Relationship Id="rId34" Type="http://schemas.openxmlformats.org/officeDocument/2006/relationships/hyperlink" Target="https://ph02.tci-thaijo.org/index.php/RIST/article/view/193777" TargetMode="External"/><Relationship Id="rId42" Type="http://schemas.openxmlformats.org/officeDocument/2006/relationships/hyperlink" Target="https://doi.org/10.1016/j.ecss.2023.108552" TargetMode="External"/><Relationship Id="rId47" Type="http://schemas.openxmlformats.org/officeDocument/2006/relationships/hyperlink" Target="https://doi.org/10.21105/joss.01686" TargetMode="External"/><Relationship Id="rId50" Type="http://schemas.openxmlformats.org/officeDocument/2006/relationships/footer" Target="footer2.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doi.org/10.1002/lno.12431" TargetMode="External"/><Relationship Id="rId11" Type="http://schemas.openxmlformats.org/officeDocument/2006/relationships/image" Target="media/image1.png"/><Relationship Id="rId24" Type="http://schemas.openxmlformats.org/officeDocument/2006/relationships/hyperlink" Target="https://doi.org/10.18637/jss.v080.i01" TargetMode="External"/><Relationship Id="rId32" Type="http://schemas.openxmlformats.org/officeDocument/2006/relationships/hyperlink" Target="https://doi.org/10.3354/ab00561" TargetMode="External"/><Relationship Id="rId37" Type="http://schemas.openxmlformats.org/officeDocument/2006/relationships/hyperlink" Target="https://doi.org/10.1371/journal.pone.0237374" TargetMode="External"/><Relationship Id="rId40" Type="http://schemas.openxmlformats.org/officeDocument/2006/relationships/hyperlink" Target="https://doi.org/10.3389/fmars.2020.00447" TargetMode="External"/><Relationship Id="rId45" Type="http://schemas.openxmlformats.org/officeDocument/2006/relationships/hyperlink" Target="https://doi.org/10.1007/S00338-015-1322-Y/METRICS"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mailto:scarlett@global-reef.com" TargetMode="External"/><Relationship Id="rId19" Type="http://schemas.openxmlformats.org/officeDocument/2006/relationships/image" Target="media/image8.png"/><Relationship Id="rId31" Type="http://schemas.openxmlformats.org/officeDocument/2006/relationships/hyperlink" Target="https://doi.org/10.1111/maec.12782" TargetMode="External"/><Relationship Id="rId44" Type="http://schemas.openxmlformats.org/officeDocument/2006/relationships/hyperlink" Target="https://doi.org/10.1080/19425120.2017.1282897" TargetMode="External"/><Relationship Id="rId52"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hyperlink" Target="https://www.int-res.com/articles/meps/15/m015p265.pdf" TargetMode="External"/><Relationship Id="rId27" Type="http://schemas.openxmlformats.org/officeDocument/2006/relationships/hyperlink" Target="https://doi.org/10.1007/s00227-012-2039-x" TargetMode="External"/><Relationship Id="rId30" Type="http://schemas.openxmlformats.org/officeDocument/2006/relationships/hyperlink" Target="https://doi.org/10.3389/FMARS.2021.664014/BIBTEX" TargetMode="External"/><Relationship Id="rId35" Type="http://schemas.openxmlformats.org/officeDocument/2006/relationships/hyperlink" Target="https://doi.org/10.1111/1365-2664.14053" TargetMode="External"/><Relationship Id="rId43" Type="http://schemas.openxmlformats.org/officeDocument/2006/relationships/hyperlink" Target="https://doi.org/10.1016/j.marenvres.2013.05.012" TargetMode="External"/><Relationship Id="rId48" Type="http://schemas.openxmlformats.org/officeDocument/2006/relationships/footer" Target="footer1.xml"/><Relationship Id="rId8" Type="http://schemas.microsoft.com/office/2011/relationships/commentsExtended" Target="commentsExtended.xml"/><Relationship Id="rId51" Type="http://schemas.openxmlformats.org/officeDocument/2006/relationships/fontTable" Target="fontTable.xml"/><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hyperlink" Target="https://doi.org/10.3354/meps14377" TargetMode="External"/><Relationship Id="rId33" Type="http://schemas.openxmlformats.org/officeDocument/2006/relationships/hyperlink" Target="https://doi.org/10.1371/JOURNAL.PBIO.3000366" TargetMode="External"/><Relationship Id="rId38" Type="http://schemas.openxmlformats.org/officeDocument/2006/relationships/hyperlink" Target="https://doi.org/10.1007/S002279900250" TargetMode="External"/><Relationship Id="rId46" Type="http://schemas.openxmlformats.org/officeDocument/2006/relationships/hyperlink" Target="https://doi.org/10.1007/s11222-016-9696-4" TargetMode="External"/><Relationship Id="rId20" Type="http://schemas.openxmlformats.org/officeDocument/2006/relationships/hyperlink" Target="https://github.com/global-reef/wrecks-v-pinnacles" TargetMode="External"/><Relationship Id="rId41" Type="http://schemas.openxmlformats.org/officeDocument/2006/relationships/hyperlink" Target="https://doi.org/10.1017/S002531542200101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doi.org/10.1890/ES14-00292.1" TargetMode="External"/><Relationship Id="rId28" Type="http://schemas.openxmlformats.org/officeDocument/2006/relationships/hyperlink" Target="https://doi.org/10.25903/7ek9%2D5m80" TargetMode="External"/><Relationship Id="rId36" Type="http://schemas.openxmlformats.org/officeDocument/2006/relationships/hyperlink" Target="https://doi.org/10.3389/fmars.2020.00282"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39</Pages>
  <Words>9789</Words>
  <Characters>55800</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4</cp:revision>
  <dcterms:created xsi:type="dcterms:W3CDTF">2025-07-20T06:17:00Z</dcterms:created>
  <dcterms:modified xsi:type="dcterms:W3CDTF">2025-07-20T07:22:00Z</dcterms:modified>
</cp:coreProperties>
</file>