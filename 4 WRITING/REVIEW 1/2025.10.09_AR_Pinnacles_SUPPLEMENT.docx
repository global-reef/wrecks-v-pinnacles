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26A6" w14:textId="77777777" w:rsidR="00B67172" w:rsidRDefault="00B67172" w:rsidP="00B67172">
      <w:pPr>
        <w:rPr>
          <w:ins w:id="0" w:author="Scarlett Taylor" w:date="2025-10-09T13:33:00Z" w16du:dateUtc="2025-10-09T06:33:00Z"/>
        </w:rPr>
      </w:pPr>
      <w:ins w:id="1" w:author="Scarlett Taylor" w:date="2025-10-09T13:33:00Z" w16du:dateUtc="2025-10-09T06:33:00Z">
        <w:r>
          <w:t xml:space="preserve">Table S1 </w:t>
        </w:r>
      </w:ins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1157"/>
        <w:gridCol w:w="1505"/>
        <w:gridCol w:w="1211"/>
        <w:gridCol w:w="1367"/>
        <w:gridCol w:w="1260"/>
        <w:gridCol w:w="975"/>
        <w:gridCol w:w="892"/>
        <w:gridCol w:w="1393"/>
        <w:gridCol w:w="1180"/>
        <w:gridCol w:w="1200"/>
      </w:tblGrid>
      <w:tr w:rsidR="00B67172" w:rsidRPr="00812593" w14:paraId="11C67BE1" w14:textId="77777777" w:rsidTr="008A5FD9">
        <w:trPr>
          <w:trHeight w:val="737"/>
          <w:ins w:id="2" w:author="Scarlett Taylor" w:date="2025-10-09T13:33:00Z" w16du:dateUtc="2025-10-09T06:33:00Z"/>
        </w:trPr>
        <w:tc>
          <w:tcPr>
            <w:tcW w:w="78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34C9F99" w14:textId="77777777" w:rsidR="00B67172" w:rsidRPr="00B67172" w:rsidRDefault="00B67172" w:rsidP="008A5FD9">
            <w:pPr>
              <w:spacing w:before="240" w:after="240"/>
              <w:rPr>
                <w:ins w:id="3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4" w:author="Scarlett Taylor" w:date="2025-10-09T13:33:00Z" w16du:dateUtc="2025-10-09T06:33:00Z">
                  <w:rPr>
                    <w:ins w:id="5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6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7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Site</w:t>
              </w:r>
            </w:ins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D937CA2" w14:textId="77777777" w:rsidR="00B67172" w:rsidRPr="00B67172" w:rsidRDefault="00B67172" w:rsidP="008A5FD9">
            <w:pPr>
              <w:spacing w:before="240" w:after="240"/>
              <w:rPr>
                <w:ins w:id="8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9" w:author="Scarlett Taylor" w:date="2025-10-09T13:33:00Z" w16du:dateUtc="2025-10-09T06:33:00Z">
                  <w:rPr>
                    <w:ins w:id="10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11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12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Type</w:t>
              </w:r>
            </w:ins>
          </w:p>
        </w:tc>
        <w:tc>
          <w:tcPr>
            <w:tcW w:w="523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E213AB4" w14:textId="77777777" w:rsidR="00B67172" w:rsidRPr="00B67172" w:rsidRDefault="00B67172" w:rsidP="008A5FD9">
            <w:pPr>
              <w:spacing w:before="240" w:after="240"/>
              <w:rPr>
                <w:ins w:id="13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14" w:author="Scarlett Taylor" w:date="2025-10-09T13:33:00Z" w16du:dateUtc="2025-10-09T06:33:00Z">
                  <w:rPr>
                    <w:ins w:id="15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16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17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Classification</w:t>
              </w:r>
            </w:ins>
          </w:p>
        </w:tc>
        <w:tc>
          <w:tcPr>
            <w:tcW w:w="42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BD5DBC9" w14:textId="77777777" w:rsidR="00B67172" w:rsidRPr="00B67172" w:rsidRDefault="00B67172" w:rsidP="008A5FD9">
            <w:pPr>
              <w:spacing w:before="240" w:after="240"/>
              <w:ind w:right="-17"/>
              <w:rPr>
                <w:ins w:id="18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19" w:author="Scarlett Taylor" w:date="2025-10-09T13:33:00Z" w16du:dateUtc="2025-10-09T06:33:00Z">
                  <w:rPr>
                    <w:ins w:id="20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21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22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Zone</w:t>
              </w:r>
            </w:ins>
          </w:p>
        </w:tc>
        <w:tc>
          <w:tcPr>
            <w:tcW w:w="47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65DAA68" w14:textId="77777777" w:rsidR="00B67172" w:rsidRPr="00B67172" w:rsidRDefault="00B67172" w:rsidP="008A5FD9">
            <w:pPr>
              <w:spacing w:before="240" w:after="240"/>
              <w:rPr>
                <w:ins w:id="23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24" w:author="Scarlett Taylor" w:date="2025-10-09T13:33:00Z" w16du:dateUtc="2025-10-09T06:33:00Z">
                  <w:rPr>
                    <w:ins w:id="25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26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27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First Date</w:t>
              </w:r>
            </w:ins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25EF8F9" w14:textId="77777777" w:rsidR="00B67172" w:rsidRPr="00B67172" w:rsidRDefault="00B67172" w:rsidP="008A5FD9">
            <w:pPr>
              <w:spacing w:before="240" w:after="240"/>
              <w:rPr>
                <w:ins w:id="28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29" w:author="Scarlett Taylor" w:date="2025-10-09T13:33:00Z" w16du:dateUtc="2025-10-09T06:33:00Z">
                  <w:rPr>
                    <w:ins w:id="30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31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32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Last Date</w:t>
              </w:r>
            </w:ins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0825435" w14:textId="77777777" w:rsidR="00B67172" w:rsidRPr="00B67172" w:rsidRDefault="00B67172" w:rsidP="008A5FD9">
            <w:pPr>
              <w:spacing w:before="240" w:after="240"/>
              <w:jc w:val="center"/>
              <w:rPr>
                <w:ins w:id="33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34" w:author="Scarlett Taylor" w:date="2025-10-09T13:33:00Z" w16du:dateUtc="2025-10-09T06:33:00Z">
                  <w:rPr>
                    <w:ins w:id="35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36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37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N Surveys</w:t>
              </w:r>
            </w:ins>
          </w:p>
        </w:tc>
        <w:tc>
          <w:tcPr>
            <w:tcW w:w="31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2E5305F" w14:textId="77777777" w:rsidR="00B67172" w:rsidRPr="00B67172" w:rsidRDefault="00B67172" w:rsidP="008A5FD9">
            <w:pPr>
              <w:spacing w:before="240" w:after="240"/>
              <w:jc w:val="center"/>
              <w:rPr>
                <w:ins w:id="38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39" w:author="Scarlett Taylor" w:date="2025-10-09T13:33:00Z" w16du:dateUtc="2025-10-09T06:33:00Z">
                  <w:rPr>
                    <w:ins w:id="40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41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42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Days span</w:t>
              </w:r>
            </w:ins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D7D9269" w14:textId="77777777" w:rsidR="00B67172" w:rsidRPr="00B67172" w:rsidRDefault="00B67172" w:rsidP="008A5FD9">
            <w:pPr>
              <w:spacing w:before="240" w:after="240"/>
              <w:jc w:val="center"/>
              <w:rPr>
                <w:ins w:id="43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44" w:author="Scarlett Taylor" w:date="2025-10-09T13:33:00Z" w16du:dateUtc="2025-10-09T06:33:00Z">
                  <w:rPr>
                    <w:ins w:id="45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46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47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Median gap (days)</w:t>
              </w:r>
            </w:ins>
          </w:p>
        </w:tc>
        <w:tc>
          <w:tcPr>
            <w:tcW w:w="41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566C78D" w14:textId="77777777" w:rsidR="00B67172" w:rsidRPr="00B67172" w:rsidRDefault="00B67172" w:rsidP="008A5FD9">
            <w:pPr>
              <w:spacing w:before="240" w:after="240"/>
              <w:jc w:val="center"/>
              <w:rPr>
                <w:ins w:id="48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49" w:author="Scarlett Taylor" w:date="2025-10-09T13:33:00Z" w16du:dateUtc="2025-10-09T06:33:00Z">
                  <w:rPr>
                    <w:ins w:id="50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51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52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Mean Depth (m)</w:t>
              </w:r>
            </w:ins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3021402" w14:textId="77777777" w:rsidR="00B67172" w:rsidRPr="00B67172" w:rsidRDefault="00B67172" w:rsidP="008A5FD9">
            <w:pPr>
              <w:spacing w:before="240" w:after="240"/>
              <w:jc w:val="center"/>
              <w:rPr>
                <w:ins w:id="53" w:author="Scarlett Taylor" w:date="2025-10-09T13:33:00Z" w16du:dateUtc="2025-10-09T06:33:00Z"/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  <w:rPrChange w:id="54" w:author="Scarlett Taylor" w:date="2025-10-09T13:33:00Z" w16du:dateUtc="2025-10-09T06:33:00Z">
                  <w:rPr>
                    <w:ins w:id="55" w:author="Scarlett Taylor" w:date="2025-10-09T13:33:00Z" w16du:dateUtc="2025-10-09T06:33:00Z"/>
                    <w:rFonts w:eastAsia="Times New Roman" w:cstheme="majorHAnsi"/>
                    <w:b/>
                    <w:bCs/>
                    <w:color w:val="000000"/>
                    <w:kern w:val="0"/>
                    <w14:ligatures w14:val="none"/>
                  </w:rPr>
                </w:rPrChange>
              </w:rPr>
            </w:pPr>
            <w:ins w:id="56" w:author="Scarlett Taylor" w:date="2025-10-09T13:33:00Z" w16du:dateUtc="2025-10-09T06:33:00Z">
              <w:r w:rsidRPr="00B67172">
                <w:rPr>
                  <w:rFonts w:eastAsia="Times New Roman" w:cstheme="majorHAnsi"/>
                  <w:b/>
                  <w:bCs/>
                  <w:color w:val="000000"/>
                  <w:kern w:val="0"/>
                  <w:u w:val="single"/>
                  <w14:ligatures w14:val="none"/>
                  <w:rPrChange w:id="57" w:author="Scarlett Taylor" w:date="2025-10-09T13:33:00Z" w16du:dateUtc="2025-10-09T06:33:00Z">
                    <w:rPr>
                      <w:rFonts w:eastAsia="Times New Roman" w:cstheme="majorHAnsi"/>
                      <w:b/>
                      <w:bCs/>
                      <w:color w:val="000000"/>
                      <w:kern w:val="0"/>
                      <w14:ligatures w14:val="none"/>
                    </w:rPr>
                  </w:rPrChange>
                </w:rPr>
                <w:t>Depth Range (m)</w:t>
              </w:r>
            </w:ins>
          </w:p>
        </w:tc>
      </w:tr>
      <w:tr w:rsidR="00B67172" w:rsidRPr="00812593" w14:paraId="0E9E770F" w14:textId="77777777" w:rsidTr="008A5FD9">
        <w:trPr>
          <w:trHeight w:val="397"/>
          <w:ins w:id="58" w:author="Scarlett Taylor" w:date="2025-10-09T13:33:00Z" w16du:dateUtc="2025-10-09T06:33:00Z"/>
        </w:trPr>
        <w:tc>
          <w:tcPr>
            <w:tcW w:w="781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68B107A" w14:textId="77777777" w:rsidR="00B67172" w:rsidRPr="00812593" w:rsidRDefault="00B67172" w:rsidP="008A5FD9">
            <w:pPr>
              <w:rPr>
                <w:ins w:id="5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60" w:author="Scarlett Taylor" w:date="2025-10-09T13:33:00Z" w16du:dateUtc="2025-10-09T06:33:00Z"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HTMS </w:t>
              </w:r>
              <w:proofErr w:type="spellStart"/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Hanhak</w:t>
              </w:r>
              <w:proofErr w:type="spellEnd"/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 </w:t>
              </w:r>
              <w:proofErr w:type="spellStart"/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Sattru</w:t>
              </w:r>
              <w:proofErr w:type="spellEnd"/>
            </w:ins>
          </w:p>
        </w:tc>
        <w:tc>
          <w:tcPr>
            <w:tcW w:w="40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003D278" w14:textId="77777777" w:rsidR="00B67172" w:rsidRPr="00812593" w:rsidRDefault="00B67172" w:rsidP="008A5FD9">
            <w:pPr>
              <w:rPr>
                <w:ins w:id="6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6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Artificial</w:t>
              </w:r>
            </w:ins>
          </w:p>
        </w:tc>
        <w:tc>
          <w:tcPr>
            <w:tcW w:w="52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DADF745" w14:textId="77777777" w:rsidR="00B67172" w:rsidRPr="00812593" w:rsidRDefault="00B67172" w:rsidP="008A5FD9">
            <w:pPr>
              <w:rPr>
                <w:ins w:id="6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6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Shipwreck</w:t>
              </w:r>
            </w:ins>
          </w:p>
        </w:tc>
        <w:tc>
          <w:tcPr>
            <w:tcW w:w="421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5F3FC51" w14:textId="77777777" w:rsidR="00B67172" w:rsidRPr="00812593" w:rsidRDefault="00B67172" w:rsidP="008A5FD9">
            <w:pPr>
              <w:rPr>
                <w:ins w:id="6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6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Wreck</w:t>
              </w:r>
            </w:ins>
          </w:p>
        </w:tc>
        <w:tc>
          <w:tcPr>
            <w:tcW w:w="475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C2378A2" w14:textId="77777777" w:rsidR="00B67172" w:rsidRPr="00812593" w:rsidRDefault="00B67172" w:rsidP="008A5FD9">
            <w:pPr>
              <w:rPr>
                <w:ins w:id="6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6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2023-09-19</w:t>
              </w:r>
            </w:ins>
          </w:p>
        </w:tc>
        <w:tc>
          <w:tcPr>
            <w:tcW w:w="43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7D7A417" w14:textId="77777777" w:rsidR="00B67172" w:rsidRPr="00812593" w:rsidRDefault="00B67172" w:rsidP="008A5FD9">
            <w:pPr>
              <w:rPr>
                <w:ins w:id="6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7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2025-06-09</w:t>
              </w:r>
            </w:ins>
          </w:p>
        </w:tc>
        <w:tc>
          <w:tcPr>
            <w:tcW w:w="339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6BEB38A" w14:textId="77777777" w:rsidR="00B67172" w:rsidRPr="00812593" w:rsidRDefault="00B67172" w:rsidP="008A5FD9">
            <w:pPr>
              <w:jc w:val="center"/>
              <w:rPr>
                <w:ins w:id="7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7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19</w:t>
              </w:r>
            </w:ins>
          </w:p>
        </w:tc>
        <w:tc>
          <w:tcPr>
            <w:tcW w:w="31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CFA7CEB" w14:textId="77777777" w:rsidR="00B67172" w:rsidRPr="00812593" w:rsidRDefault="00B67172" w:rsidP="008A5FD9">
            <w:pPr>
              <w:jc w:val="center"/>
              <w:rPr>
                <w:ins w:id="7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7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629</w:t>
              </w:r>
            </w:ins>
          </w:p>
        </w:tc>
        <w:tc>
          <w:tcPr>
            <w:tcW w:w="48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096F74C" w14:textId="77777777" w:rsidR="00B67172" w:rsidRPr="00E63CD1" w:rsidRDefault="00B67172" w:rsidP="008A5FD9">
            <w:pPr>
              <w:jc w:val="center"/>
              <w:rPr>
                <w:ins w:id="7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76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14.0 </w:t>
              </w:r>
            </w:ins>
          </w:p>
        </w:tc>
        <w:tc>
          <w:tcPr>
            <w:tcW w:w="41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A99F3BA" w14:textId="77777777" w:rsidR="00B67172" w:rsidRPr="00812593" w:rsidRDefault="00B67172" w:rsidP="008A5FD9">
            <w:pPr>
              <w:jc w:val="center"/>
              <w:rPr>
                <w:ins w:id="7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7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20.6</w:t>
              </w:r>
            </w:ins>
          </w:p>
        </w:tc>
        <w:tc>
          <w:tcPr>
            <w:tcW w:w="4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F280D9A" w14:textId="77777777" w:rsidR="00B67172" w:rsidRPr="00812593" w:rsidRDefault="00B67172" w:rsidP="008A5FD9">
            <w:pPr>
              <w:jc w:val="center"/>
              <w:rPr>
                <w:ins w:id="7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8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17–26.5</w:t>
              </w:r>
            </w:ins>
          </w:p>
        </w:tc>
      </w:tr>
      <w:tr w:rsidR="00B67172" w:rsidRPr="00812593" w14:paraId="2CF5D516" w14:textId="77777777" w:rsidTr="008A5FD9">
        <w:trPr>
          <w:trHeight w:val="397"/>
          <w:ins w:id="81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704A3112" w14:textId="77777777" w:rsidR="00B67172" w:rsidRPr="00812593" w:rsidRDefault="00B67172" w:rsidP="008A5FD9">
            <w:pPr>
              <w:rPr>
                <w:ins w:id="8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83" w:author="Scarlett Taylor" w:date="2025-10-09T13:33:00Z" w16du:dateUtc="2025-10-09T06:33:00Z"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HTMS </w:t>
              </w:r>
              <w:proofErr w:type="spellStart"/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Supharin</w:t>
              </w:r>
              <w:proofErr w:type="spellEnd"/>
            </w:ins>
          </w:p>
        </w:tc>
        <w:tc>
          <w:tcPr>
            <w:tcW w:w="402" w:type="pct"/>
            <w:noWrap/>
            <w:vAlign w:val="center"/>
            <w:hideMark/>
          </w:tcPr>
          <w:p w14:paraId="69496956" w14:textId="77777777" w:rsidR="00B67172" w:rsidRPr="00812593" w:rsidRDefault="00B67172" w:rsidP="008A5FD9">
            <w:pPr>
              <w:rPr>
                <w:ins w:id="8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8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Artificial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405AF45D" w14:textId="77777777" w:rsidR="00B67172" w:rsidRPr="00812593" w:rsidRDefault="00B67172" w:rsidP="008A5FD9">
            <w:pPr>
              <w:rPr>
                <w:ins w:id="8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8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Shipwreck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7C5D71BE" w14:textId="77777777" w:rsidR="00B67172" w:rsidRPr="00812593" w:rsidRDefault="00B67172" w:rsidP="008A5FD9">
            <w:pPr>
              <w:rPr>
                <w:ins w:id="8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8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Wreck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27E17DB0" w14:textId="77777777" w:rsidR="00B67172" w:rsidRPr="00812593" w:rsidRDefault="00B67172" w:rsidP="008A5FD9">
            <w:pPr>
              <w:rPr>
                <w:ins w:id="9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9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2023-09-01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109F7F90" w14:textId="77777777" w:rsidR="00B67172" w:rsidRPr="00812593" w:rsidRDefault="00B67172" w:rsidP="008A5FD9">
            <w:pPr>
              <w:rPr>
                <w:ins w:id="9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9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2025-06-17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51ED7ABF" w14:textId="77777777" w:rsidR="00B67172" w:rsidRPr="00812593" w:rsidRDefault="00B67172" w:rsidP="008A5FD9">
            <w:pPr>
              <w:jc w:val="center"/>
              <w:rPr>
                <w:ins w:id="9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9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28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1E8ADD83" w14:textId="77777777" w:rsidR="00B67172" w:rsidRPr="00812593" w:rsidRDefault="00B67172" w:rsidP="008A5FD9">
            <w:pPr>
              <w:jc w:val="center"/>
              <w:rPr>
                <w:ins w:id="9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9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655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5060A230" w14:textId="77777777" w:rsidR="00B67172" w:rsidRPr="00E63CD1" w:rsidRDefault="00B67172" w:rsidP="008A5FD9">
            <w:pPr>
              <w:jc w:val="center"/>
              <w:rPr>
                <w:ins w:id="9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99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14.0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263ADCBD" w14:textId="77777777" w:rsidR="00B67172" w:rsidRPr="00812593" w:rsidRDefault="00B67172" w:rsidP="008A5FD9">
            <w:pPr>
              <w:jc w:val="center"/>
              <w:rPr>
                <w:ins w:id="10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0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20.7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3B32F535" w14:textId="77777777" w:rsidR="00B67172" w:rsidRPr="00812593" w:rsidRDefault="00B67172" w:rsidP="008A5FD9">
            <w:pPr>
              <w:jc w:val="center"/>
              <w:rPr>
                <w:ins w:id="10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0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14.8–24</w:t>
              </w:r>
            </w:ins>
          </w:p>
        </w:tc>
      </w:tr>
      <w:tr w:rsidR="00B67172" w:rsidRPr="00812593" w14:paraId="582AB308" w14:textId="77777777" w:rsidTr="008A5FD9">
        <w:trPr>
          <w:trHeight w:val="397"/>
          <w:ins w:id="104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6DFC76DE" w14:textId="77777777" w:rsidR="00B67172" w:rsidRPr="00812593" w:rsidRDefault="00B67172" w:rsidP="008A5FD9">
            <w:pPr>
              <w:rPr>
                <w:ins w:id="10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06" w:author="Scarlett Taylor" w:date="2025-10-09T13:33:00Z" w16du:dateUtc="2025-10-09T06:33:00Z"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HTMS </w:t>
              </w:r>
              <w:proofErr w:type="spellStart"/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Sattakut</w:t>
              </w:r>
              <w:proofErr w:type="spellEnd"/>
            </w:ins>
          </w:p>
        </w:tc>
        <w:tc>
          <w:tcPr>
            <w:tcW w:w="402" w:type="pct"/>
            <w:noWrap/>
            <w:vAlign w:val="center"/>
            <w:hideMark/>
          </w:tcPr>
          <w:p w14:paraId="0969269A" w14:textId="77777777" w:rsidR="00B67172" w:rsidRPr="00812593" w:rsidRDefault="00B67172" w:rsidP="008A5FD9">
            <w:pPr>
              <w:rPr>
                <w:ins w:id="10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0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Artificial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21FA907A" w14:textId="77777777" w:rsidR="00B67172" w:rsidRPr="00812593" w:rsidRDefault="00B67172" w:rsidP="008A5FD9">
            <w:pPr>
              <w:rPr>
                <w:ins w:id="10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1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Shipwreck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24856A72" w14:textId="77777777" w:rsidR="00B67172" w:rsidRPr="00812593" w:rsidRDefault="00B67172" w:rsidP="008A5FD9">
            <w:pPr>
              <w:rPr>
                <w:ins w:id="11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1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Wreck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2D514DE3" w14:textId="77777777" w:rsidR="00B67172" w:rsidRPr="00812593" w:rsidRDefault="00B67172" w:rsidP="008A5FD9">
            <w:pPr>
              <w:rPr>
                <w:ins w:id="11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1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2022-11-01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2325D954" w14:textId="77777777" w:rsidR="00B67172" w:rsidRPr="00812593" w:rsidRDefault="00B67172" w:rsidP="008A5FD9">
            <w:pPr>
              <w:rPr>
                <w:ins w:id="11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1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2025-05-19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7E0F3983" w14:textId="77777777" w:rsidR="00B67172" w:rsidRPr="00812593" w:rsidRDefault="00B67172" w:rsidP="008A5FD9">
            <w:pPr>
              <w:jc w:val="center"/>
              <w:rPr>
                <w:ins w:id="11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1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25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291E5A2A" w14:textId="77777777" w:rsidR="00B67172" w:rsidRPr="00812593" w:rsidRDefault="00B67172" w:rsidP="008A5FD9">
            <w:pPr>
              <w:jc w:val="center"/>
              <w:rPr>
                <w:ins w:id="11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2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930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0C75D59A" w14:textId="77777777" w:rsidR="00B67172" w:rsidRPr="00E63CD1" w:rsidRDefault="00B67172" w:rsidP="008A5FD9">
            <w:pPr>
              <w:jc w:val="center"/>
              <w:rPr>
                <w:ins w:id="12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22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30.5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1F902E58" w14:textId="77777777" w:rsidR="00B67172" w:rsidRPr="00812593" w:rsidRDefault="00B67172" w:rsidP="008A5FD9">
            <w:pPr>
              <w:jc w:val="center"/>
              <w:rPr>
                <w:ins w:id="12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2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22.3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794E9EB0" w14:textId="77777777" w:rsidR="00B67172" w:rsidRPr="00812593" w:rsidRDefault="00B67172" w:rsidP="008A5FD9">
            <w:pPr>
              <w:jc w:val="center"/>
              <w:rPr>
                <w:ins w:id="12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2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16–25</w:t>
              </w:r>
            </w:ins>
          </w:p>
        </w:tc>
      </w:tr>
      <w:tr w:rsidR="00B67172" w:rsidRPr="00812593" w14:paraId="4A62E741" w14:textId="77777777" w:rsidTr="008A5FD9">
        <w:trPr>
          <w:trHeight w:val="397"/>
          <w:ins w:id="127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792325BA" w14:textId="77777777" w:rsidR="00B67172" w:rsidRPr="00812593" w:rsidRDefault="00B67172" w:rsidP="008A5FD9">
            <w:pPr>
              <w:rPr>
                <w:ins w:id="12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ins w:id="12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Aow</w:t>
              </w:r>
              <w:proofErr w:type="spellEnd"/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 Mao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546B3905" w14:textId="77777777" w:rsidR="00B67172" w:rsidRPr="00812593" w:rsidRDefault="00B67172" w:rsidP="008A5FD9">
            <w:pPr>
              <w:rPr>
                <w:ins w:id="13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3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30775699" w14:textId="77777777" w:rsidR="00B67172" w:rsidRPr="00812593" w:rsidRDefault="00B67172" w:rsidP="008A5FD9">
            <w:pPr>
              <w:rPr>
                <w:ins w:id="13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3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Fringing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6D4206FE" w14:textId="77777777" w:rsidR="00B67172" w:rsidRPr="00812593" w:rsidRDefault="00B67172" w:rsidP="008A5FD9">
            <w:pPr>
              <w:rPr>
                <w:ins w:id="13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3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19132F31" w14:textId="77777777" w:rsidR="00B67172" w:rsidRPr="00812593" w:rsidRDefault="00B67172" w:rsidP="008A5FD9">
            <w:pPr>
              <w:rPr>
                <w:ins w:id="13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3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2023-07-01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10063A74" w14:textId="77777777" w:rsidR="00B67172" w:rsidRPr="00812593" w:rsidRDefault="00B67172" w:rsidP="008A5FD9">
            <w:pPr>
              <w:rPr>
                <w:ins w:id="13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3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2025-06-18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59FD2AD6" w14:textId="77777777" w:rsidR="00B67172" w:rsidRPr="00812593" w:rsidRDefault="00B67172" w:rsidP="008A5FD9">
            <w:pPr>
              <w:jc w:val="center"/>
              <w:rPr>
                <w:ins w:id="14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4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26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60614482" w14:textId="77777777" w:rsidR="00B67172" w:rsidRPr="00812593" w:rsidRDefault="00B67172" w:rsidP="008A5FD9">
            <w:pPr>
              <w:jc w:val="center"/>
              <w:rPr>
                <w:ins w:id="14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4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718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0E8E173B" w14:textId="77777777" w:rsidR="00B67172" w:rsidRPr="00E63CD1" w:rsidRDefault="00B67172" w:rsidP="008A5FD9">
            <w:pPr>
              <w:jc w:val="center"/>
              <w:rPr>
                <w:ins w:id="14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45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14.0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7C1DEA67" w14:textId="77777777" w:rsidR="00B67172" w:rsidRPr="00812593" w:rsidRDefault="00B67172" w:rsidP="008A5FD9">
            <w:pPr>
              <w:jc w:val="center"/>
              <w:rPr>
                <w:ins w:id="14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4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10.5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22B6658F" w14:textId="77777777" w:rsidR="00B67172" w:rsidRPr="00812593" w:rsidRDefault="00B67172" w:rsidP="008A5FD9">
            <w:pPr>
              <w:jc w:val="center"/>
              <w:rPr>
                <w:ins w:id="14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4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7.5–</w:t>
              </w:r>
              <w:r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15</w:t>
              </w:r>
            </w:ins>
          </w:p>
        </w:tc>
      </w:tr>
      <w:tr w:rsidR="00B67172" w:rsidRPr="00812593" w14:paraId="6782591E" w14:textId="77777777" w:rsidTr="008A5FD9">
        <w:trPr>
          <w:trHeight w:val="397"/>
          <w:ins w:id="150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4F4E8D51" w14:textId="77777777" w:rsidR="00B67172" w:rsidRPr="00812593" w:rsidRDefault="00B67172" w:rsidP="008A5FD9">
            <w:pPr>
              <w:rPr>
                <w:ins w:id="15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5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Green Rock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13903B10" w14:textId="77777777" w:rsidR="00B67172" w:rsidRPr="00812593" w:rsidRDefault="00B67172" w:rsidP="008A5FD9">
            <w:pPr>
              <w:rPr>
                <w:ins w:id="15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5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1F36981A" w14:textId="77777777" w:rsidR="00B67172" w:rsidRPr="00812593" w:rsidRDefault="00B67172" w:rsidP="008A5FD9">
            <w:pPr>
              <w:rPr>
                <w:ins w:id="15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5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Fringing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0C75D545" w14:textId="77777777" w:rsidR="00B67172" w:rsidRPr="00812593" w:rsidRDefault="00B67172" w:rsidP="008A5FD9">
            <w:pPr>
              <w:rPr>
                <w:ins w:id="15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5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1F8377E8" w14:textId="77777777" w:rsidR="00B67172" w:rsidRPr="00812593" w:rsidRDefault="00B67172" w:rsidP="008A5FD9">
            <w:pPr>
              <w:rPr>
                <w:ins w:id="15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6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2020-06-01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119BCFD5" w14:textId="77777777" w:rsidR="00B67172" w:rsidRPr="00812593" w:rsidRDefault="00B67172" w:rsidP="008A5FD9">
            <w:pPr>
              <w:rPr>
                <w:ins w:id="16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6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2025-06-05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2180DBF9" w14:textId="77777777" w:rsidR="00B67172" w:rsidRPr="00812593" w:rsidRDefault="00B67172" w:rsidP="008A5FD9">
            <w:pPr>
              <w:jc w:val="center"/>
              <w:rPr>
                <w:ins w:id="16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6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31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67839EC5" w14:textId="77777777" w:rsidR="00B67172" w:rsidRPr="00812593" w:rsidRDefault="00B67172" w:rsidP="008A5FD9">
            <w:pPr>
              <w:jc w:val="center"/>
              <w:rPr>
                <w:ins w:id="16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6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1830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3F6ED810" w14:textId="77777777" w:rsidR="00B67172" w:rsidRPr="00E63CD1" w:rsidRDefault="00B67172" w:rsidP="008A5FD9">
            <w:pPr>
              <w:jc w:val="center"/>
              <w:rPr>
                <w:ins w:id="16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68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31.0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1A63B841" w14:textId="77777777" w:rsidR="00B67172" w:rsidRPr="00812593" w:rsidRDefault="00B67172" w:rsidP="008A5FD9">
            <w:pPr>
              <w:jc w:val="center"/>
              <w:rPr>
                <w:ins w:id="16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7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10.6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7EA0524D" w14:textId="77777777" w:rsidR="00B67172" w:rsidRPr="00812593" w:rsidRDefault="00B67172" w:rsidP="008A5FD9">
            <w:pPr>
              <w:jc w:val="center"/>
              <w:rPr>
                <w:ins w:id="17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7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8.5–13</w:t>
              </w:r>
            </w:ins>
          </w:p>
        </w:tc>
      </w:tr>
      <w:tr w:rsidR="00B67172" w:rsidRPr="00812593" w14:paraId="6130A5A9" w14:textId="77777777" w:rsidTr="008A5FD9">
        <w:trPr>
          <w:trHeight w:val="397"/>
          <w:ins w:id="173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0EA1CB90" w14:textId="77777777" w:rsidR="00B67172" w:rsidRPr="00812593" w:rsidRDefault="00B67172" w:rsidP="008A5FD9">
            <w:pPr>
              <w:rPr>
                <w:ins w:id="17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7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Red Rock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700B09DC" w14:textId="77777777" w:rsidR="00B67172" w:rsidRPr="00812593" w:rsidRDefault="00B67172" w:rsidP="008A5FD9">
            <w:pPr>
              <w:rPr>
                <w:ins w:id="17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7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72861FC0" w14:textId="77777777" w:rsidR="00B67172" w:rsidRPr="00812593" w:rsidRDefault="00B67172" w:rsidP="008A5FD9">
            <w:pPr>
              <w:rPr>
                <w:ins w:id="17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7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Fringing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1E7CF912" w14:textId="77777777" w:rsidR="00B67172" w:rsidRPr="00812593" w:rsidRDefault="00B67172" w:rsidP="008A5FD9">
            <w:pPr>
              <w:rPr>
                <w:ins w:id="18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8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3B6BE5CE" w14:textId="77777777" w:rsidR="00B67172" w:rsidRPr="00812593" w:rsidRDefault="00B67172" w:rsidP="008A5FD9">
            <w:pPr>
              <w:rPr>
                <w:ins w:id="18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8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2019-03-01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355BE781" w14:textId="77777777" w:rsidR="00B67172" w:rsidRPr="00812593" w:rsidRDefault="00B67172" w:rsidP="008A5FD9">
            <w:pPr>
              <w:rPr>
                <w:ins w:id="18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8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2025-06-05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21CD0746" w14:textId="77777777" w:rsidR="00B67172" w:rsidRPr="00812593" w:rsidRDefault="00B67172" w:rsidP="008A5FD9">
            <w:pPr>
              <w:jc w:val="center"/>
              <w:rPr>
                <w:ins w:id="18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8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38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519CBFE0" w14:textId="77777777" w:rsidR="00B67172" w:rsidRPr="00812593" w:rsidRDefault="00B67172" w:rsidP="008A5FD9">
            <w:pPr>
              <w:jc w:val="center"/>
              <w:rPr>
                <w:ins w:id="18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8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2288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0579DE1A" w14:textId="77777777" w:rsidR="00B67172" w:rsidRPr="00E63CD1" w:rsidRDefault="00B67172" w:rsidP="008A5FD9">
            <w:pPr>
              <w:jc w:val="center"/>
              <w:rPr>
                <w:ins w:id="19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91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31.0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2F4A4A3D" w14:textId="77777777" w:rsidR="00B67172" w:rsidRPr="00812593" w:rsidRDefault="00B67172" w:rsidP="008A5FD9">
            <w:pPr>
              <w:jc w:val="center"/>
              <w:rPr>
                <w:ins w:id="19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9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10.6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500EC1E1" w14:textId="77777777" w:rsidR="00B67172" w:rsidRPr="00812593" w:rsidRDefault="00B67172" w:rsidP="008A5FD9">
            <w:pPr>
              <w:jc w:val="center"/>
              <w:rPr>
                <w:ins w:id="19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9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9.5–13</w:t>
              </w:r>
            </w:ins>
          </w:p>
        </w:tc>
      </w:tr>
      <w:tr w:rsidR="00B67172" w:rsidRPr="00812593" w14:paraId="493B79D5" w14:textId="77777777" w:rsidTr="008A5FD9">
        <w:trPr>
          <w:trHeight w:val="397"/>
          <w:ins w:id="196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225024D4" w14:textId="77777777" w:rsidR="00B67172" w:rsidRPr="00812593" w:rsidRDefault="00B67172" w:rsidP="008A5FD9">
            <w:pPr>
              <w:rPr>
                <w:ins w:id="19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19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Twins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77A1AA16" w14:textId="77777777" w:rsidR="00B67172" w:rsidRPr="00812593" w:rsidRDefault="00B67172" w:rsidP="008A5FD9">
            <w:pPr>
              <w:rPr>
                <w:ins w:id="19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0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1006FC5D" w14:textId="77777777" w:rsidR="00B67172" w:rsidRPr="00812593" w:rsidRDefault="00B67172" w:rsidP="008A5FD9">
            <w:pPr>
              <w:rPr>
                <w:ins w:id="20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0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Fringing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770C44B0" w14:textId="77777777" w:rsidR="00B67172" w:rsidRPr="00812593" w:rsidRDefault="00B67172" w:rsidP="008A5FD9">
            <w:pPr>
              <w:rPr>
                <w:ins w:id="20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0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2CB40A07" w14:textId="77777777" w:rsidR="00B67172" w:rsidRPr="00812593" w:rsidRDefault="00B67172" w:rsidP="008A5FD9">
            <w:pPr>
              <w:rPr>
                <w:ins w:id="20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0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2019-04-01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11F16C36" w14:textId="77777777" w:rsidR="00B67172" w:rsidRPr="00812593" w:rsidRDefault="00B67172" w:rsidP="008A5FD9">
            <w:pPr>
              <w:rPr>
                <w:ins w:id="20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0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2025-06-16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75D119E6" w14:textId="77777777" w:rsidR="00B67172" w:rsidRPr="00812593" w:rsidRDefault="00B67172" w:rsidP="008A5FD9">
            <w:pPr>
              <w:jc w:val="center"/>
              <w:rPr>
                <w:ins w:id="20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1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42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71DB74ED" w14:textId="77777777" w:rsidR="00B67172" w:rsidRPr="00812593" w:rsidRDefault="00B67172" w:rsidP="008A5FD9">
            <w:pPr>
              <w:jc w:val="center"/>
              <w:rPr>
                <w:ins w:id="21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1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2268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0B21A95A" w14:textId="77777777" w:rsidR="00B67172" w:rsidRPr="00E63CD1" w:rsidRDefault="00B67172" w:rsidP="008A5FD9">
            <w:pPr>
              <w:jc w:val="center"/>
              <w:rPr>
                <w:ins w:id="21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14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31.0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256AA1E9" w14:textId="77777777" w:rsidR="00B67172" w:rsidRPr="00812593" w:rsidRDefault="00B67172" w:rsidP="008A5FD9">
            <w:pPr>
              <w:jc w:val="center"/>
              <w:rPr>
                <w:ins w:id="21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1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10.5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06D234AD" w14:textId="77777777" w:rsidR="00B67172" w:rsidRPr="00812593" w:rsidRDefault="00B67172" w:rsidP="008A5FD9">
            <w:pPr>
              <w:jc w:val="center"/>
              <w:rPr>
                <w:ins w:id="21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1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7–14</w:t>
              </w:r>
            </w:ins>
          </w:p>
        </w:tc>
      </w:tr>
      <w:tr w:rsidR="00B67172" w:rsidRPr="00812593" w14:paraId="4E684681" w14:textId="77777777" w:rsidTr="008A5FD9">
        <w:trPr>
          <w:trHeight w:val="397"/>
          <w:ins w:id="219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09BDC7EF" w14:textId="77777777" w:rsidR="00B67172" w:rsidRPr="00812593" w:rsidRDefault="00B67172" w:rsidP="008A5FD9">
            <w:pPr>
              <w:rPr>
                <w:ins w:id="22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2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Hin Pee Wee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50ABD059" w14:textId="77777777" w:rsidR="00B67172" w:rsidRPr="00812593" w:rsidRDefault="00B67172" w:rsidP="008A5FD9">
            <w:pPr>
              <w:rPr>
                <w:ins w:id="22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2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6A64CCD5" w14:textId="77777777" w:rsidR="00B67172" w:rsidRPr="00812593" w:rsidRDefault="00B67172" w:rsidP="008A5FD9">
            <w:pPr>
              <w:rPr>
                <w:ins w:id="22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2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Pinnacle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3812F3CD" w14:textId="77777777" w:rsidR="00B67172" w:rsidRPr="00812593" w:rsidRDefault="00B67172" w:rsidP="008A5FD9">
            <w:pPr>
              <w:rPr>
                <w:ins w:id="22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2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4A1FD2F1" w14:textId="77777777" w:rsidR="00B67172" w:rsidRPr="00812593" w:rsidRDefault="00B67172" w:rsidP="008A5FD9">
            <w:pPr>
              <w:rPr>
                <w:ins w:id="22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2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2022-11-01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41EC4EBA" w14:textId="77777777" w:rsidR="00B67172" w:rsidRPr="00812593" w:rsidRDefault="00B67172" w:rsidP="008A5FD9">
            <w:pPr>
              <w:rPr>
                <w:ins w:id="23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3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2025-05-19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219513FB" w14:textId="77777777" w:rsidR="00B67172" w:rsidRPr="00812593" w:rsidRDefault="00B67172" w:rsidP="008A5FD9">
            <w:pPr>
              <w:jc w:val="center"/>
              <w:rPr>
                <w:ins w:id="23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3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29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6F2C58ED" w14:textId="77777777" w:rsidR="00B67172" w:rsidRPr="00812593" w:rsidRDefault="00B67172" w:rsidP="008A5FD9">
            <w:pPr>
              <w:jc w:val="center"/>
              <w:rPr>
                <w:ins w:id="23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3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930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135C66A6" w14:textId="77777777" w:rsidR="00B67172" w:rsidRPr="00E63CD1" w:rsidRDefault="00B67172" w:rsidP="008A5FD9">
            <w:pPr>
              <w:jc w:val="center"/>
              <w:rPr>
                <w:ins w:id="23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37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17.5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5ADAAD05" w14:textId="77777777" w:rsidR="00B67172" w:rsidRPr="00812593" w:rsidRDefault="00B67172" w:rsidP="008A5FD9">
            <w:pPr>
              <w:jc w:val="center"/>
              <w:rPr>
                <w:ins w:id="23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3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16.6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122C73EF" w14:textId="77777777" w:rsidR="00B67172" w:rsidRPr="00812593" w:rsidRDefault="00B67172" w:rsidP="008A5FD9">
            <w:pPr>
              <w:jc w:val="center"/>
              <w:rPr>
                <w:ins w:id="24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4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11.8–23</w:t>
              </w:r>
            </w:ins>
          </w:p>
        </w:tc>
      </w:tr>
      <w:tr w:rsidR="00B67172" w:rsidRPr="00812593" w14:paraId="00CB1219" w14:textId="77777777" w:rsidTr="008A5FD9">
        <w:trPr>
          <w:trHeight w:val="397"/>
          <w:ins w:id="242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1165A2ED" w14:textId="77777777" w:rsidR="00B67172" w:rsidRPr="00812593" w:rsidRDefault="00B67172" w:rsidP="008A5FD9">
            <w:pPr>
              <w:rPr>
                <w:ins w:id="24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4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Shark Island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03280C55" w14:textId="77777777" w:rsidR="00B67172" w:rsidRPr="00812593" w:rsidRDefault="00B67172" w:rsidP="008A5FD9">
            <w:pPr>
              <w:rPr>
                <w:ins w:id="24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4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326DCF21" w14:textId="77777777" w:rsidR="00B67172" w:rsidRPr="00812593" w:rsidRDefault="00B67172" w:rsidP="008A5FD9">
            <w:pPr>
              <w:rPr>
                <w:ins w:id="24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4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Pinnacle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39AFEBF3" w14:textId="77777777" w:rsidR="00B67172" w:rsidRPr="00812593" w:rsidRDefault="00B67172" w:rsidP="008A5FD9">
            <w:pPr>
              <w:rPr>
                <w:ins w:id="24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5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2CFB9448" w14:textId="77777777" w:rsidR="00B67172" w:rsidRPr="00812593" w:rsidRDefault="00B67172" w:rsidP="008A5FD9">
            <w:pPr>
              <w:rPr>
                <w:ins w:id="25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5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2025-02-05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4A74612D" w14:textId="77777777" w:rsidR="00B67172" w:rsidRPr="00812593" w:rsidRDefault="00B67172" w:rsidP="008A5FD9">
            <w:pPr>
              <w:rPr>
                <w:ins w:id="25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5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2025-06-04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6DC0DF13" w14:textId="77777777" w:rsidR="00B67172" w:rsidRPr="00812593" w:rsidRDefault="00B67172" w:rsidP="008A5FD9">
            <w:pPr>
              <w:jc w:val="center"/>
              <w:rPr>
                <w:ins w:id="25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5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6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1B3AD30A" w14:textId="77777777" w:rsidR="00B67172" w:rsidRPr="00812593" w:rsidRDefault="00B67172" w:rsidP="008A5FD9">
            <w:pPr>
              <w:jc w:val="center"/>
              <w:rPr>
                <w:ins w:id="25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5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119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3ABEF921" w14:textId="77777777" w:rsidR="00B67172" w:rsidRPr="00E63CD1" w:rsidRDefault="00B67172" w:rsidP="008A5FD9">
            <w:pPr>
              <w:jc w:val="center"/>
              <w:rPr>
                <w:ins w:id="25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60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 xml:space="preserve">23.0 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4B68404D" w14:textId="77777777" w:rsidR="00B67172" w:rsidRPr="00812593" w:rsidRDefault="00B67172" w:rsidP="008A5FD9">
            <w:pPr>
              <w:jc w:val="center"/>
              <w:rPr>
                <w:ins w:id="26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6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11.8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7977B797" w14:textId="77777777" w:rsidR="00B67172" w:rsidRPr="00812593" w:rsidRDefault="00B67172" w:rsidP="008A5FD9">
            <w:pPr>
              <w:jc w:val="center"/>
              <w:rPr>
                <w:ins w:id="26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6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8–15</w:t>
              </w:r>
            </w:ins>
          </w:p>
        </w:tc>
      </w:tr>
      <w:tr w:rsidR="00B67172" w:rsidRPr="00812593" w14:paraId="55C474C4" w14:textId="77777777" w:rsidTr="008A5FD9">
        <w:trPr>
          <w:trHeight w:val="397"/>
          <w:ins w:id="265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0981EE53" w14:textId="77777777" w:rsidR="00B67172" w:rsidRPr="00812593" w:rsidRDefault="00B67172" w:rsidP="008A5FD9">
            <w:pPr>
              <w:rPr>
                <w:ins w:id="26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6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White Rock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58A0A431" w14:textId="77777777" w:rsidR="00B67172" w:rsidRPr="00812593" w:rsidRDefault="00B67172" w:rsidP="008A5FD9">
            <w:pPr>
              <w:rPr>
                <w:ins w:id="26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6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25C7E06E" w14:textId="77777777" w:rsidR="00B67172" w:rsidRPr="00812593" w:rsidRDefault="00B67172" w:rsidP="008A5FD9">
            <w:pPr>
              <w:rPr>
                <w:ins w:id="27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7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Pinnacle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7FF9980D" w14:textId="77777777" w:rsidR="00B67172" w:rsidRPr="00812593" w:rsidRDefault="00B67172" w:rsidP="008A5FD9">
            <w:pPr>
              <w:rPr>
                <w:ins w:id="27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7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Nearshore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254B1E7D" w14:textId="77777777" w:rsidR="00B67172" w:rsidRPr="00812593" w:rsidRDefault="00B67172" w:rsidP="008A5FD9">
            <w:pPr>
              <w:rPr>
                <w:ins w:id="27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7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2019-03-01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4DDD6D50" w14:textId="77777777" w:rsidR="00B67172" w:rsidRPr="00812593" w:rsidRDefault="00B67172" w:rsidP="008A5FD9">
            <w:pPr>
              <w:rPr>
                <w:ins w:id="27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7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2025-05-08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42B76FFA" w14:textId="77777777" w:rsidR="00B67172" w:rsidRPr="00812593" w:rsidRDefault="00B67172" w:rsidP="008A5FD9">
            <w:pPr>
              <w:jc w:val="center"/>
              <w:rPr>
                <w:ins w:id="27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7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43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124FA277" w14:textId="77777777" w:rsidR="00B67172" w:rsidRPr="00812593" w:rsidRDefault="00B67172" w:rsidP="008A5FD9">
            <w:pPr>
              <w:jc w:val="center"/>
              <w:rPr>
                <w:ins w:id="28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8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2260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14185E23" w14:textId="77777777" w:rsidR="00B67172" w:rsidRPr="00E63CD1" w:rsidRDefault="00B67172" w:rsidP="008A5FD9">
            <w:pPr>
              <w:jc w:val="center"/>
              <w:rPr>
                <w:ins w:id="28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83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31.0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05E03352" w14:textId="77777777" w:rsidR="00B67172" w:rsidRPr="00812593" w:rsidRDefault="00B67172" w:rsidP="008A5FD9">
            <w:pPr>
              <w:jc w:val="center"/>
              <w:rPr>
                <w:ins w:id="28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8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11.9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051D72A9" w14:textId="77777777" w:rsidR="00B67172" w:rsidRPr="00812593" w:rsidRDefault="00B67172" w:rsidP="008A5FD9">
            <w:pPr>
              <w:jc w:val="center"/>
              <w:rPr>
                <w:ins w:id="28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8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8–18</w:t>
              </w:r>
            </w:ins>
          </w:p>
        </w:tc>
      </w:tr>
      <w:tr w:rsidR="00B67172" w:rsidRPr="00812593" w14:paraId="1C879D52" w14:textId="77777777" w:rsidTr="008A5FD9">
        <w:trPr>
          <w:trHeight w:val="397"/>
          <w:ins w:id="288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6CC065F5" w14:textId="77777777" w:rsidR="00B67172" w:rsidRPr="00812593" w:rsidRDefault="00B67172" w:rsidP="008A5FD9">
            <w:pPr>
              <w:rPr>
                <w:ins w:id="28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9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Chumphon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2C145148" w14:textId="77777777" w:rsidR="00B67172" w:rsidRPr="00812593" w:rsidRDefault="00B67172" w:rsidP="008A5FD9">
            <w:pPr>
              <w:rPr>
                <w:ins w:id="29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9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227EF294" w14:textId="77777777" w:rsidR="00B67172" w:rsidRPr="00812593" w:rsidRDefault="00B67172" w:rsidP="008A5FD9">
            <w:pPr>
              <w:rPr>
                <w:ins w:id="29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9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Pinnacle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7B2CCCD0" w14:textId="77777777" w:rsidR="00B67172" w:rsidRPr="00812593" w:rsidRDefault="00B67172" w:rsidP="008A5FD9">
            <w:pPr>
              <w:rPr>
                <w:ins w:id="29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9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Pelagic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00BA387C" w14:textId="77777777" w:rsidR="00B67172" w:rsidRPr="00812593" w:rsidRDefault="00B67172" w:rsidP="008A5FD9">
            <w:pPr>
              <w:rPr>
                <w:ins w:id="29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29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2019-09-01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03159656" w14:textId="77777777" w:rsidR="00B67172" w:rsidRPr="00812593" w:rsidRDefault="00B67172" w:rsidP="008A5FD9">
            <w:pPr>
              <w:rPr>
                <w:ins w:id="29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0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2025-06-17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6E3517F0" w14:textId="77777777" w:rsidR="00B67172" w:rsidRPr="00812593" w:rsidRDefault="00B67172" w:rsidP="008A5FD9">
            <w:pPr>
              <w:jc w:val="center"/>
              <w:rPr>
                <w:ins w:id="30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0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11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05E44E75" w14:textId="77777777" w:rsidR="00B67172" w:rsidRPr="00812593" w:rsidRDefault="00B67172" w:rsidP="008A5FD9">
            <w:pPr>
              <w:jc w:val="center"/>
              <w:rPr>
                <w:ins w:id="30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0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2116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22A297D3" w14:textId="77777777" w:rsidR="00B67172" w:rsidRPr="00E63CD1" w:rsidRDefault="00B67172" w:rsidP="008A5FD9">
            <w:pPr>
              <w:jc w:val="center"/>
              <w:rPr>
                <w:ins w:id="30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06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16.5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52A751C4" w14:textId="77777777" w:rsidR="00B67172" w:rsidRPr="00812593" w:rsidRDefault="00B67172" w:rsidP="008A5FD9">
            <w:pPr>
              <w:jc w:val="center"/>
              <w:rPr>
                <w:ins w:id="30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0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19.2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77F8BD6B" w14:textId="77777777" w:rsidR="00B67172" w:rsidRPr="00812593" w:rsidRDefault="00B67172" w:rsidP="008A5FD9">
            <w:pPr>
              <w:jc w:val="center"/>
              <w:rPr>
                <w:ins w:id="30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1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15.7–30</w:t>
              </w:r>
            </w:ins>
          </w:p>
        </w:tc>
      </w:tr>
      <w:tr w:rsidR="00B67172" w:rsidRPr="00812593" w14:paraId="373C8521" w14:textId="77777777" w:rsidTr="008A5FD9">
        <w:trPr>
          <w:trHeight w:val="397"/>
          <w:ins w:id="311" w:author="Scarlett Taylor" w:date="2025-10-09T13:33:00Z" w16du:dateUtc="2025-10-09T06:33:00Z"/>
        </w:trPr>
        <w:tc>
          <w:tcPr>
            <w:tcW w:w="781" w:type="pct"/>
            <w:noWrap/>
            <w:vAlign w:val="center"/>
            <w:hideMark/>
          </w:tcPr>
          <w:p w14:paraId="19AB1866" w14:textId="77777777" w:rsidR="00B67172" w:rsidRPr="00812593" w:rsidRDefault="00B67172" w:rsidP="008A5FD9">
            <w:pPr>
              <w:rPr>
                <w:ins w:id="31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1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No Name Pinnacle</w:t>
              </w:r>
            </w:ins>
          </w:p>
        </w:tc>
        <w:tc>
          <w:tcPr>
            <w:tcW w:w="402" w:type="pct"/>
            <w:noWrap/>
            <w:vAlign w:val="center"/>
            <w:hideMark/>
          </w:tcPr>
          <w:p w14:paraId="53D3D114" w14:textId="77777777" w:rsidR="00B67172" w:rsidRPr="00812593" w:rsidRDefault="00B67172" w:rsidP="008A5FD9">
            <w:pPr>
              <w:rPr>
                <w:ins w:id="31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1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noWrap/>
            <w:vAlign w:val="center"/>
            <w:hideMark/>
          </w:tcPr>
          <w:p w14:paraId="0008C5CF" w14:textId="77777777" w:rsidR="00B67172" w:rsidRPr="00812593" w:rsidRDefault="00B67172" w:rsidP="008A5FD9">
            <w:pPr>
              <w:rPr>
                <w:ins w:id="31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1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Pinnacle</w:t>
              </w:r>
            </w:ins>
          </w:p>
        </w:tc>
        <w:tc>
          <w:tcPr>
            <w:tcW w:w="421" w:type="pct"/>
            <w:noWrap/>
            <w:vAlign w:val="center"/>
            <w:hideMark/>
          </w:tcPr>
          <w:p w14:paraId="6B994BFF" w14:textId="77777777" w:rsidR="00B67172" w:rsidRPr="00812593" w:rsidRDefault="00B67172" w:rsidP="008A5FD9">
            <w:pPr>
              <w:rPr>
                <w:ins w:id="31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19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Pelagic</w:t>
              </w:r>
            </w:ins>
          </w:p>
        </w:tc>
        <w:tc>
          <w:tcPr>
            <w:tcW w:w="475" w:type="pct"/>
            <w:noWrap/>
            <w:vAlign w:val="center"/>
            <w:hideMark/>
          </w:tcPr>
          <w:p w14:paraId="73055F82" w14:textId="77777777" w:rsidR="00B67172" w:rsidRPr="00812593" w:rsidRDefault="00B67172" w:rsidP="008A5FD9">
            <w:pPr>
              <w:rPr>
                <w:ins w:id="32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2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2022-11-01</w:t>
              </w:r>
            </w:ins>
          </w:p>
        </w:tc>
        <w:tc>
          <w:tcPr>
            <w:tcW w:w="438" w:type="pct"/>
            <w:noWrap/>
            <w:vAlign w:val="center"/>
            <w:hideMark/>
          </w:tcPr>
          <w:p w14:paraId="302DFF08" w14:textId="77777777" w:rsidR="00B67172" w:rsidRPr="00812593" w:rsidRDefault="00B67172" w:rsidP="008A5FD9">
            <w:pPr>
              <w:rPr>
                <w:ins w:id="32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2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2025-06-17</w:t>
              </w:r>
            </w:ins>
          </w:p>
        </w:tc>
        <w:tc>
          <w:tcPr>
            <w:tcW w:w="339" w:type="pct"/>
            <w:noWrap/>
            <w:vAlign w:val="center"/>
            <w:hideMark/>
          </w:tcPr>
          <w:p w14:paraId="6F9D92AC" w14:textId="77777777" w:rsidR="00B67172" w:rsidRPr="00812593" w:rsidRDefault="00B67172" w:rsidP="008A5FD9">
            <w:pPr>
              <w:jc w:val="center"/>
              <w:rPr>
                <w:ins w:id="324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25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32</w:t>
              </w:r>
            </w:ins>
          </w:p>
        </w:tc>
        <w:tc>
          <w:tcPr>
            <w:tcW w:w="310" w:type="pct"/>
            <w:noWrap/>
            <w:vAlign w:val="center"/>
            <w:hideMark/>
          </w:tcPr>
          <w:p w14:paraId="0B10B63E" w14:textId="77777777" w:rsidR="00B67172" w:rsidRPr="00812593" w:rsidRDefault="00B67172" w:rsidP="008A5FD9">
            <w:pPr>
              <w:jc w:val="center"/>
              <w:rPr>
                <w:ins w:id="326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27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959</w:t>
              </w:r>
            </w:ins>
          </w:p>
        </w:tc>
        <w:tc>
          <w:tcPr>
            <w:tcW w:w="484" w:type="pct"/>
            <w:noWrap/>
            <w:vAlign w:val="center"/>
            <w:hideMark/>
          </w:tcPr>
          <w:p w14:paraId="1B2C0F44" w14:textId="77777777" w:rsidR="00B67172" w:rsidRPr="00E63CD1" w:rsidRDefault="00B67172" w:rsidP="008A5FD9">
            <w:pPr>
              <w:jc w:val="center"/>
              <w:rPr>
                <w:ins w:id="328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29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30.0</w:t>
              </w:r>
            </w:ins>
          </w:p>
        </w:tc>
        <w:tc>
          <w:tcPr>
            <w:tcW w:w="410" w:type="pct"/>
            <w:noWrap/>
            <w:vAlign w:val="center"/>
            <w:hideMark/>
          </w:tcPr>
          <w:p w14:paraId="045253A9" w14:textId="77777777" w:rsidR="00B67172" w:rsidRPr="00812593" w:rsidRDefault="00B67172" w:rsidP="008A5FD9">
            <w:pPr>
              <w:jc w:val="center"/>
              <w:rPr>
                <w:ins w:id="330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31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16.1</w:t>
              </w:r>
            </w:ins>
          </w:p>
        </w:tc>
        <w:tc>
          <w:tcPr>
            <w:tcW w:w="417" w:type="pct"/>
            <w:noWrap/>
            <w:vAlign w:val="center"/>
            <w:hideMark/>
          </w:tcPr>
          <w:p w14:paraId="65603776" w14:textId="77777777" w:rsidR="00B67172" w:rsidRPr="00812593" w:rsidRDefault="00B67172" w:rsidP="008A5FD9">
            <w:pPr>
              <w:jc w:val="center"/>
              <w:rPr>
                <w:ins w:id="332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33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12–24</w:t>
              </w:r>
            </w:ins>
          </w:p>
        </w:tc>
      </w:tr>
      <w:tr w:rsidR="00B67172" w:rsidRPr="00812593" w14:paraId="6950BAC5" w14:textId="77777777" w:rsidTr="008A5FD9">
        <w:trPr>
          <w:trHeight w:val="397"/>
          <w:ins w:id="334" w:author="Scarlett Taylor" w:date="2025-10-09T13:33:00Z" w16du:dateUtc="2025-10-09T06:33:00Z"/>
        </w:trPr>
        <w:tc>
          <w:tcPr>
            <w:tcW w:w="781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7CC25F8" w14:textId="77777777" w:rsidR="00B67172" w:rsidRPr="00812593" w:rsidRDefault="00B67172" w:rsidP="008A5FD9">
            <w:pPr>
              <w:rPr>
                <w:ins w:id="33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3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Southwest</w:t>
              </w:r>
            </w:ins>
          </w:p>
        </w:tc>
        <w:tc>
          <w:tcPr>
            <w:tcW w:w="40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DD972E9" w14:textId="77777777" w:rsidR="00B67172" w:rsidRPr="00812593" w:rsidRDefault="00B67172" w:rsidP="008A5FD9">
            <w:pPr>
              <w:rPr>
                <w:ins w:id="33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3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Natural</w:t>
              </w:r>
            </w:ins>
          </w:p>
        </w:tc>
        <w:tc>
          <w:tcPr>
            <w:tcW w:w="523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A1A29FC" w14:textId="77777777" w:rsidR="00B67172" w:rsidRPr="00812593" w:rsidRDefault="00B67172" w:rsidP="008A5FD9">
            <w:pPr>
              <w:rPr>
                <w:ins w:id="33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4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Pinnacle</w:t>
              </w:r>
            </w:ins>
          </w:p>
        </w:tc>
        <w:tc>
          <w:tcPr>
            <w:tcW w:w="421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8C9A47A" w14:textId="77777777" w:rsidR="00B67172" w:rsidRPr="00812593" w:rsidRDefault="00B67172" w:rsidP="008A5FD9">
            <w:pPr>
              <w:rPr>
                <w:ins w:id="34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42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Pelagic</w:t>
              </w:r>
            </w:ins>
          </w:p>
        </w:tc>
        <w:tc>
          <w:tcPr>
            <w:tcW w:w="47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AB7C6CB" w14:textId="77777777" w:rsidR="00B67172" w:rsidRPr="00812593" w:rsidRDefault="00B67172" w:rsidP="008A5FD9">
            <w:pPr>
              <w:rPr>
                <w:ins w:id="34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4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2019-09-01</w:t>
              </w:r>
            </w:ins>
          </w:p>
        </w:tc>
        <w:tc>
          <w:tcPr>
            <w:tcW w:w="438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75237DC" w14:textId="77777777" w:rsidR="00B67172" w:rsidRPr="00812593" w:rsidRDefault="00B67172" w:rsidP="008A5FD9">
            <w:pPr>
              <w:rPr>
                <w:ins w:id="34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4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2025-06-12</w:t>
              </w:r>
            </w:ins>
          </w:p>
        </w:tc>
        <w:tc>
          <w:tcPr>
            <w:tcW w:w="339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835ABCA" w14:textId="77777777" w:rsidR="00B67172" w:rsidRPr="00812593" w:rsidRDefault="00B67172" w:rsidP="008A5FD9">
            <w:pPr>
              <w:jc w:val="center"/>
              <w:rPr>
                <w:ins w:id="347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48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9</w:t>
              </w:r>
            </w:ins>
          </w:p>
        </w:tc>
        <w:tc>
          <w:tcPr>
            <w:tcW w:w="31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3E0C5F6A" w14:textId="77777777" w:rsidR="00B67172" w:rsidRPr="00812593" w:rsidRDefault="00B67172" w:rsidP="008A5FD9">
            <w:pPr>
              <w:jc w:val="center"/>
              <w:rPr>
                <w:ins w:id="349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50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2111</w:t>
              </w:r>
            </w:ins>
          </w:p>
        </w:tc>
        <w:tc>
          <w:tcPr>
            <w:tcW w:w="484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BB54916" w14:textId="77777777" w:rsidR="00B67172" w:rsidRPr="00E63CD1" w:rsidRDefault="00B67172" w:rsidP="008A5FD9">
            <w:pPr>
              <w:jc w:val="center"/>
              <w:rPr>
                <w:ins w:id="351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52" w:author="Scarlett Taylor" w:date="2025-10-09T13:33:00Z" w16du:dateUtc="2025-10-09T06:33:00Z">
              <w:r w:rsidRPr="00E63CD1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28.0</w:t>
              </w:r>
            </w:ins>
          </w:p>
        </w:tc>
        <w:tc>
          <w:tcPr>
            <w:tcW w:w="41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4C1BA30" w14:textId="77777777" w:rsidR="00B67172" w:rsidRPr="00812593" w:rsidRDefault="00B67172" w:rsidP="008A5FD9">
            <w:pPr>
              <w:jc w:val="center"/>
              <w:rPr>
                <w:ins w:id="353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54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18.8</w:t>
              </w:r>
            </w:ins>
          </w:p>
        </w:tc>
        <w:tc>
          <w:tcPr>
            <w:tcW w:w="41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710C48A" w14:textId="77777777" w:rsidR="00B67172" w:rsidRPr="00812593" w:rsidRDefault="00B67172" w:rsidP="008A5FD9">
            <w:pPr>
              <w:jc w:val="center"/>
              <w:rPr>
                <w:ins w:id="355" w:author="Scarlett Taylor" w:date="2025-10-09T13:33:00Z" w16du:dateUtc="2025-10-09T06:33:00Z"/>
                <w:rFonts w:eastAsia="Times New Roman" w:cstheme="majorHAnsi"/>
                <w:color w:val="000000"/>
                <w:kern w:val="0"/>
                <w14:ligatures w14:val="none"/>
              </w:rPr>
            </w:pPr>
            <w:ins w:id="356" w:author="Scarlett Taylor" w:date="2025-10-09T13:33:00Z" w16du:dateUtc="2025-10-09T06:33:00Z">
              <w:r w:rsidRPr="00812593">
                <w:rPr>
                  <w:rFonts w:eastAsia="Times New Roman" w:cstheme="majorHAnsi"/>
                  <w:color w:val="000000"/>
                  <w:kern w:val="0"/>
                  <w14:ligatures w14:val="none"/>
                </w:rPr>
                <w:t>13.5–25</w:t>
              </w:r>
            </w:ins>
          </w:p>
        </w:tc>
      </w:tr>
    </w:tbl>
    <w:p w14:paraId="591A1332" w14:textId="77777777" w:rsidR="00B67172" w:rsidRDefault="00B67172" w:rsidP="00B67172">
      <w:pPr>
        <w:spacing w:before="240" w:after="240" w:line="240" w:lineRule="auto"/>
        <w:rPr>
          <w:ins w:id="357" w:author="Scarlett Taylor" w:date="2025-10-09T13:33:00Z" w16du:dateUtc="2025-10-09T06:33:00Z"/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7A33DF57" w14:textId="77777777" w:rsidR="00B67172" w:rsidRDefault="00B67172">
      <w:pPr>
        <w:rPr>
          <w:ins w:id="358" w:author="Scarlett Taylor" w:date="2025-10-09T13:33:00Z" w16du:dateUtc="2025-10-09T06:33:00Z"/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ins w:id="359" w:author="Scarlett Taylor" w:date="2025-10-09T13:33:00Z" w16du:dateUtc="2025-10-09T06:33:00Z">
        <w:r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br w:type="page"/>
        </w:r>
      </w:ins>
    </w:p>
    <w:p w14:paraId="462F5FFF" w14:textId="496BA2C3" w:rsidR="0063096E" w:rsidRPr="0063096E" w:rsidRDefault="0063096E" w:rsidP="0063096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Table S</w:t>
      </w:r>
      <w:ins w:id="360" w:author="Scarlett Taylor" w:date="2025-10-09T13:33:00Z" w16du:dateUtc="2025-10-09T06:33:00Z">
        <w:r w:rsidR="00B67172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t>2</w:t>
        </w:r>
      </w:ins>
      <w:del w:id="361" w:author="Scarlett Taylor" w:date="2025-10-09T13:33:00Z" w16du:dateUtc="2025-10-09T06:33:00Z">
        <w:r w:rsidRPr="0063096E" w:rsidDel="00B67172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14:ligatures w14:val="none"/>
          </w:rPr>
          <w:delText>1</w:delText>
        </w:r>
      </w:del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 List of reef-associated taxa recorded during surveys, including common names, genus and species-level identifications (where possible), and assigned functional group classifications. Species chosen are the most commonly spotted in the waters surrounding Koh Tao, span a range of trophic levels and ecological roles, and include both site-attached and mobile predators.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4023"/>
        <w:gridCol w:w="2981"/>
        <w:gridCol w:w="3695"/>
      </w:tblGrid>
      <w:tr w:rsidR="0063096E" w:rsidRPr="0063096E" w14:paraId="4C82ECB1" w14:textId="77777777" w:rsidTr="0063096E">
        <w:trPr>
          <w:trHeight w:val="49"/>
        </w:trPr>
        <w:tc>
          <w:tcPr>
            <w:tcW w:w="128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82A469" w14:textId="77777777" w:rsidR="0063096E" w:rsidRPr="0063096E" w:rsidRDefault="0063096E" w:rsidP="0063096E">
            <w:pPr>
              <w:spacing w:after="0" w:line="192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Common Name</w:t>
            </w:r>
          </w:p>
        </w:tc>
        <w:tc>
          <w:tcPr>
            <w:tcW w:w="1397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EA23C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Genus</w:t>
            </w:r>
          </w:p>
        </w:tc>
        <w:tc>
          <w:tcPr>
            <w:tcW w:w="103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6AE4F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Species</w:t>
            </w:r>
          </w:p>
        </w:tc>
        <w:tc>
          <w:tcPr>
            <w:tcW w:w="1284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4DE3A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</w:tr>
      <w:tr w:rsidR="0063096E" w:rsidRPr="0063096E" w14:paraId="53394AB0" w14:textId="77777777" w:rsidTr="0063096E">
        <w:trPr>
          <w:trHeight w:val="201"/>
        </w:trPr>
        <w:tc>
          <w:tcPr>
            <w:tcW w:w="128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5BF25C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Parrotfish</w:t>
            </w:r>
          </w:p>
        </w:tc>
        <w:tc>
          <w:tcPr>
            <w:tcW w:w="1397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1A321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Scarus</w:t>
            </w: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F95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05527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6B727B9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7F329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Rabbitfish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682DBB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Siganus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32BB7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4DA2F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04A9D26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FBDB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Butterflyfish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1C8A7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Chaetodon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FF973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DFB83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545F2C1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FA299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Angelfish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19593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Pomacanthus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80A65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7B39A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61F71CF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2B03D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Cleaner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73FEDC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91E9D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dimidiatus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C4FBA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2BBD39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02028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C328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Ephippidae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EC7DA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C9CB4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A61E52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B127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Thicklip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949911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65118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038B41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1D97922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A184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 Breast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7613ED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Cheilinus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B43B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fasciatus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6C0F6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772D4C2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CE8A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Slingjaw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09DA02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Epibulus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A1566E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insidiator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1AC13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366F055D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B5913C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Sweetlips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57C7E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Diagramma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Plectorhinchus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99DAFC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6C651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A2F801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2D8AB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Squirrelfish and Soldierfish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3064A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Holocentridae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D932FE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A11F0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E91D71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B52EA6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Triggerfish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6F7FD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Balistidae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2D0E07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2400F2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47C1E128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F515E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Porcupinefish and Pufferfish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55E72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Diodon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Tetraodon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E91B1C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5D639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64BC84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E7A4C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8AA548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Taeniura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Neotrygon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97A2C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1AE83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3B1635FF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4ED8A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Brown Stripe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FDB6E5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024E55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vitta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27FC78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75CC988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225B1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Russell's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70C767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42889A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russellii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2363CF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2A1CA839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5046EF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247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C2B90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E666A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5B2D6C61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86E537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Eel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B8413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Gymnothorax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A916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A9C66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4EDFE1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8A3B4F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Trevally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B61EE2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Caranx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6FAFFA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E72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2A4E862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DE53B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Emperorfish</w:t>
            </w:r>
            <w:proofErr w:type="spellEnd"/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1CFE4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Lethrinus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54A3A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F17ACD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3B43E7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7D5C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(&lt;30cm)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140A54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Cephalopholis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107C3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B7B10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206C107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71F74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D140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29ADEA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5C426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0B47E86F" w14:textId="77777777" w:rsidTr="0063096E">
        <w:trPr>
          <w:trHeight w:val="20"/>
        </w:trPr>
        <w:tc>
          <w:tcPr>
            <w:tcW w:w="128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CC024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Barracuda</w:t>
            </w:r>
          </w:p>
        </w:tc>
        <w:tc>
          <w:tcPr>
            <w:tcW w:w="1397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3EA3D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Sphyraena</w:t>
            </w:r>
          </w:p>
        </w:tc>
        <w:tc>
          <w:tcPr>
            <w:tcW w:w="103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81FB27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30F414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</w:tbl>
    <w:p w14:paraId="18EC446F" w14:textId="77777777" w:rsidR="0063096E" w:rsidRDefault="0063096E" w:rsidP="00D61C48">
      <w:pPr>
        <w:pStyle w:val="NormalWeb"/>
        <w:spacing w:before="0" w:beforeAutospacing="0" w:after="240" w:afterAutospacing="0"/>
      </w:pPr>
    </w:p>
    <w:p w14:paraId="0A241ACA" w14:textId="36BE25ED" w:rsidR="0063096E" w:rsidRDefault="0063096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F618CC" w14:textId="43E5652A" w:rsidR="001D4282" w:rsidRPr="00B216C4" w:rsidRDefault="001D4282" w:rsidP="001D4282">
      <w:pPr>
        <w:rPr>
          <w:rFonts w:cstheme="majorHAnsi"/>
          <w:sz w:val="24"/>
          <w:szCs w:val="24"/>
        </w:rPr>
      </w:pPr>
      <w:r w:rsidRPr="00B216C4">
        <w:rPr>
          <w:rFonts w:cstheme="majorHAnsi"/>
          <w:sz w:val="24"/>
          <w:szCs w:val="24"/>
        </w:rPr>
        <w:t>Table S</w:t>
      </w:r>
      <w:ins w:id="362" w:author="Scarlett Taylor" w:date="2025-10-09T13:33:00Z" w16du:dateUtc="2025-10-09T06:33:00Z">
        <w:r w:rsidR="00B67172">
          <w:rPr>
            <w:rFonts w:cstheme="majorHAnsi"/>
            <w:sz w:val="24"/>
            <w:szCs w:val="24"/>
          </w:rPr>
          <w:t>3</w:t>
        </w:r>
      </w:ins>
      <w:del w:id="363" w:author="Scarlett Taylor" w:date="2025-10-09T13:33:00Z" w16du:dateUtc="2025-10-09T06:33:00Z">
        <w:r w:rsidRPr="00B216C4" w:rsidDel="00B67172">
          <w:rPr>
            <w:rFonts w:cstheme="majorHAnsi"/>
            <w:sz w:val="24"/>
            <w:szCs w:val="24"/>
          </w:rPr>
          <w:delText>2</w:delText>
        </w:r>
      </w:del>
      <w:r w:rsidRPr="00B216C4">
        <w:rPr>
          <w:rFonts w:cstheme="majorHAnsi"/>
          <w:sz w:val="24"/>
          <w:szCs w:val="24"/>
        </w:rPr>
        <w:t xml:space="preserve"> </w:t>
      </w:r>
      <w:r w:rsidR="00B216C4" w:rsidRPr="00B216C4">
        <w:rPr>
          <w:rFonts w:cstheme="majorHAnsi"/>
          <w:color w:val="000000"/>
          <w:sz w:val="24"/>
          <w:szCs w:val="24"/>
        </w:rPr>
        <w:t xml:space="preserve">Predicted mean abundances (with 95% credible intervals) of 18 reef fish taxa across three reef classifications: shipwreck, fringing reef, and pelagic pinnacle. Estimates are derived from a Bayesian multivariate negative binomial model with reef classification as a fixed effect and site as a random intercept. Taxa are grouped by functional role (grazer, invertivore, </w:t>
      </w:r>
      <w:proofErr w:type="spellStart"/>
      <w:r w:rsidR="00B216C4" w:rsidRPr="00B216C4">
        <w:rPr>
          <w:rFonts w:cstheme="majorHAnsi"/>
          <w:color w:val="000000"/>
          <w:sz w:val="24"/>
          <w:szCs w:val="24"/>
        </w:rPr>
        <w:t>mesopredator</w:t>
      </w:r>
      <w:proofErr w:type="spellEnd"/>
      <w:r w:rsidR="00B216C4" w:rsidRPr="00B216C4">
        <w:rPr>
          <w:rFonts w:cstheme="majorHAnsi"/>
          <w:color w:val="000000"/>
          <w:sz w:val="24"/>
          <w:szCs w:val="24"/>
        </w:rPr>
        <w:t>, HTLP), and values reflect the expected total count per survey.</w:t>
      </w:r>
    </w:p>
    <w:tbl>
      <w:tblPr>
        <w:tblStyle w:val="TableGrid"/>
        <w:tblW w:w="14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2257"/>
        <w:gridCol w:w="2571"/>
        <w:gridCol w:w="2385"/>
        <w:gridCol w:w="2501"/>
      </w:tblGrid>
      <w:tr w:rsidR="00B216C4" w:rsidRPr="001D4282" w14:paraId="00E22AED" w14:textId="77777777" w:rsidTr="00842527">
        <w:trPr>
          <w:trHeight w:val="561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22A64" w14:textId="2FD449BF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Taxa</w:t>
            </w:r>
          </w:p>
        </w:tc>
        <w:tc>
          <w:tcPr>
            <w:tcW w:w="2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127D4" w14:textId="7777777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  <w:tc>
          <w:tcPr>
            <w:tcW w:w="2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1C043" w14:textId="58119112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Shipwreck</w:t>
            </w: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9B8C9" w14:textId="34F7515B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Fringing</w:t>
            </w:r>
          </w:p>
        </w:tc>
        <w:tc>
          <w:tcPr>
            <w:tcW w:w="2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2C6D2" w14:textId="0EF8E68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Pinnacle</w:t>
            </w:r>
          </w:p>
        </w:tc>
      </w:tr>
      <w:tr w:rsidR="00B216C4" w:rsidRPr="001D4282" w14:paraId="1F22EEFC" w14:textId="77777777" w:rsidTr="00842527">
        <w:trPr>
          <w:trHeight w:val="386"/>
        </w:trPr>
        <w:tc>
          <w:tcPr>
            <w:tcW w:w="4413" w:type="dxa"/>
            <w:tcBorders>
              <w:top w:val="single" w:sz="4" w:space="0" w:color="auto"/>
            </w:tcBorders>
            <w:vAlign w:val="center"/>
          </w:tcPr>
          <w:p w14:paraId="7F958841" w14:textId="5B593A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Scarus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tcBorders>
              <w:top w:val="single" w:sz="4" w:space="0" w:color="auto"/>
            </w:tcBorders>
            <w:vAlign w:val="center"/>
          </w:tcPr>
          <w:p w14:paraId="269934BB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tcBorders>
              <w:top w:val="single" w:sz="4" w:space="0" w:color="auto"/>
            </w:tcBorders>
            <w:vAlign w:val="center"/>
          </w:tcPr>
          <w:p w14:paraId="5E88A666" w14:textId="618B83C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7.47 (6.39–8.78)</w:t>
            </w:r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3B64874C" w14:textId="1A9EBA2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48.42 (43.69–53.81)</w:t>
            </w:r>
          </w:p>
        </w:tc>
        <w:tc>
          <w:tcPr>
            <w:tcW w:w="2501" w:type="dxa"/>
            <w:tcBorders>
              <w:top w:val="single" w:sz="4" w:space="0" w:color="auto"/>
            </w:tcBorders>
            <w:vAlign w:val="center"/>
          </w:tcPr>
          <w:p w14:paraId="1AA74C33" w14:textId="70BA3F8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19.35 (17.62–21.34)</w:t>
            </w:r>
          </w:p>
        </w:tc>
      </w:tr>
      <w:tr w:rsidR="00B216C4" w:rsidRPr="001D4282" w14:paraId="76946211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A3704B4" w14:textId="041D9478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Siganus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57" w:type="dxa"/>
            <w:vAlign w:val="center"/>
          </w:tcPr>
          <w:p w14:paraId="4BBC27F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vAlign w:val="center"/>
          </w:tcPr>
          <w:p w14:paraId="0C56CA0A" w14:textId="103800F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40.88 (34.36–49.05)</w:t>
            </w:r>
          </w:p>
        </w:tc>
        <w:tc>
          <w:tcPr>
            <w:tcW w:w="2385" w:type="dxa"/>
            <w:vAlign w:val="center"/>
          </w:tcPr>
          <w:p w14:paraId="78918CCA" w14:textId="57A3C52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38.19 (33.59–43.67)</w:t>
            </w:r>
          </w:p>
        </w:tc>
        <w:tc>
          <w:tcPr>
            <w:tcW w:w="2501" w:type="dxa"/>
            <w:vAlign w:val="center"/>
          </w:tcPr>
          <w:p w14:paraId="02D31334" w14:textId="0E1EF8B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59.39 (53.02–66.87)</w:t>
            </w:r>
          </w:p>
        </w:tc>
      </w:tr>
      <w:tr w:rsidR="00B216C4" w:rsidRPr="001D4282" w14:paraId="2CA62EEA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35831E84" w14:textId="010E06D1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Chaetodon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57" w:type="dxa"/>
            <w:vAlign w:val="center"/>
          </w:tcPr>
          <w:p w14:paraId="02366D6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vAlign w:val="center"/>
          </w:tcPr>
          <w:p w14:paraId="7D1075F0" w14:textId="7574D1A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11.21 (9.80–12.88)</w:t>
            </w:r>
          </w:p>
        </w:tc>
        <w:tc>
          <w:tcPr>
            <w:tcW w:w="2385" w:type="dxa"/>
            <w:vAlign w:val="center"/>
          </w:tcPr>
          <w:p w14:paraId="7B8970BF" w14:textId="127A705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44.57 (40.79–48.84)</w:t>
            </w:r>
          </w:p>
        </w:tc>
        <w:tc>
          <w:tcPr>
            <w:tcW w:w="2501" w:type="dxa"/>
            <w:vAlign w:val="center"/>
          </w:tcPr>
          <w:p w14:paraId="62B74A31" w14:textId="1402C03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31.84 (29.37–34.62)</w:t>
            </w:r>
          </w:p>
        </w:tc>
      </w:tr>
      <w:tr w:rsidR="00B216C4" w:rsidRPr="001D4282" w14:paraId="2769FA57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F211D02" w14:textId="2194B51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Pomacanthus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sz w:val="24"/>
                <w:szCs w:val="24"/>
              </w:rPr>
              <w:t>spp.</w:t>
            </w:r>
          </w:p>
        </w:tc>
        <w:tc>
          <w:tcPr>
            <w:tcW w:w="2257" w:type="dxa"/>
            <w:vAlign w:val="center"/>
          </w:tcPr>
          <w:p w14:paraId="5462A167" w14:textId="60F399F4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66D6D7CA" w14:textId="4053665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(0.80–1.26)</w:t>
            </w:r>
          </w:p>
        </w:tc>
        <w:tc>
          <w:tcPr>
            <w:tcW w:w="2385" w:type="dxa"/>
            <w:vAlign w:val="center"/>
          </w:tcPr>
          <w:p w14:paraId="5B214563" w14:textId="049F8E3D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2.57 (2.28–2.90)</w:t>
            </w:r>
          </w:p>
        </w:tc>
        <w:tc>
          <w:tcPr>
            <w:tcW w:w="2501" w:type="dxa"/>
            <w:vAlign w:val="center"/>
          </w:tcPr>
          <w:p w14:paraId="266FBB1C" w14:textId="0DFE44B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3.24 (2.92–3.59)</w:t>
            </w:r>
          </w:p>
        </w:tc>
      </w:tr>
      <w:tr w:rsidR="00B216C4" w:rsidRPr="001D4282" w14:paraId="4EDCC881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25A8CB6" w14:textId="4FEE0C9F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dimidiatus</w:t>
            </w:r>
          </w:p>
        </w:tc>
        <w:tc>
          <w:tcPr>
            <w:tcW w:w="2257" w:type="dxa"/>
            <w:vAlign w:val="center"/>
          </w:tcPr>
          <w:p w14:paraId="66D4DE95" w14:textId="7A671F40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0F6BEA61" w14:textId="6E9E05C0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0.90 (0.68–1.17)</w:t>
            </w:r>
          </w:p>
        </w:tc>
        <w:tc>
          <w:tcPr>
            <w:tcW w:w="2385" w:type="dxa"/>
            <w:vAlign w:val="center"/>
          </w:tcPr>
          <w:p w14:paraId="3A0B331A" w14:textId="3F4F9395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8.86 (7.77–10.12)</w:t>
            </w:r>
          </w:p>
        </w:tc>
        <w:tc>
          <w:tcPr>
            <w:tcW w:w="2501" w:type="dxa"/>
            <w:vAlign w:val="center"/>
          </w:tcPr>
          <w:p w14:paraId="5AB43832" w14:textId="6ADD862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8.70 (7.74–9.81)</w:t>
            </w:r>
          </w:p>
        </w:tc>
      </w:tr>
      <w:tr w:rsidR="00B216C4" w:rsidRPr="001D4282" w14:paraId="38A437B6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69D4434" w14:textId="39095F96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Ephippidae spp.</w:t>
            </w:r>
          </w:p>
        </w:tc>
        <w:tc>
          <w:tcPr>
            <w:tcW w:w="2257" w:type="dxa"/>
            <w:vAlign w:val="center"/>
          </w:tcPr>
          <w:p w14:paraId="5A4E39EF" w14:textId="37A4C20D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061164C3" w14:textId="075BB53F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0.20 (0.10–0.41)</w:t>
            </w:r>
          </w:p>
        </w:tc>
        <w:tc>
          <w:tcPr>
            <w:tcW w:w="2385" w:type="dxa"/>
            <w:vAlign w:val="center"/>
          </w:tcPr>
          <w:p w14:paraId="645345A2" w14:textId="40C4221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0.34 (0.22–0.54)</w:t>
            </w:r>
          </w:p>
        </w:tc>
        <w:tc>
          <w:tcPr>
            <w:tcW w:w="2501" w:type="dxa"/>
            <w:vAlign w:val="center"/>
          </w:tcPr>
          <w:p w14:paraId="69A34BEA" w14:textId="774B75E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1.87 (1.35–2.66)</w:t>
            </w:r>
          </w:p>
        </w:tc>
      </w:tr>
      <w:tr w:rsidR="00B216C4" w:rsidRPr="001D4282" w14:paraId="6501AA06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38A486A" w14:textId="5743DFD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2257" w:type="dxa"/>
            <w:vAlign w:val="center"/>
          </w:tcPr>
          <w:p w14:paraId="3B08D43D" w14:textId="3CA1914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5CC2F7CF" w14:textId="682C20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0.07 (0.03–0.14)</w:t>
            </w:r>
          </w:p>
        </w:tc>
        <w:tc>
          <w:tcPr>
            <w:tcW w:w="2385" w:type="dxa"/>
            <w:vAlign w:val="center"/>
          </w:tcPr>
          <w:p w14:paraId="3EA99D43" w14:textId="7FE6B44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6.13 (5.31–7.09)</w:t>
            </w:r>
          </w:p>
        </w:tc>
        <w:tc>
          <w:tcPr>
            <w:tcW w:w="2501" w:type="dxa"/>
            <w:vAlign w:val="center"/>
          </w:tcPr>
          <w:p w14:paraId="0C02DDBF" w14:textId="509FA87E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2.13 (1.84–2.48)</w:t>
            </w:r>
          </w:p>
        </w:tc>
      </w:tr>
      <w:tr w:rsidR="00B216C4" w:rsidRPr="001D4282" w14:paraId="2CAF8FA3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DA9F0F7" w14:textId="7AE437F2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Cheilinus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fasciatus</w:t>
            </w:r>
          </w:p>
        </w:tc>
        <w:tc>
          <w:tcPr>
            <w:tcW w:w="2257" w:type="dxa"/>
            <w:vAlign w:val="center"/>
          </w:tcPr>
          <w:p w14:paraId="0B8E1FC8" w14:textId="20433EA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6665EC48" w14:textId="2F06F8C3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2.44 (1.92–3.12)</w:t>
            </w:r>
          </w:p>
        </w:tc>
        <w:tc>
          <w:tcPr>
            <w:tcW w:w="2385" w:type="dxa"/>
            <w:vAlign w:val="center"/>
          </w:tcPr>
          <w:p w14:paraId="6F2681EF" w14:textId="4ED7C7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12.92 (11.12–15.12)</w:t>
            </w:r>
          </w:p>
        </w:tc>
        <w:tc>
          <w:tcPr>
            <w:tcW w:w="2501" w:type="dxa"/>
            <w:vAlign w:val="center"/>
          </w:tcPr>
          <w:p w14:paraId="3353B0BA" w14:textId="3D5B0DE7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6.43 (5.60–7.45)</w:t>
            </w:r>
          </w:p>
        </w:tc>
      </w:tr>
      <w:tr w:rsidR="00B216C4" w:rsidRPr="001D4282" w14:paraId="50ECD6B5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36F48A16" w14:textId="0B18A2DF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Epibulus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insidiator</w:t>
            </w:r>
            <w:proofErr w:type="spellEnd"/>
          </w:p>
        </w:tc>
        <w:tc>
          <w:tcPr>
            <w:tcW w:w="2257" w:type="dxa"/>
            <w:vAlign w:val="center"/>
          </w:tcPr>
          <w:p w14:paraId="5E623B77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79903D63" w14:textId="1DCF63AB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0.16 (0.09–0.26)</w:t>
            </w:r>
          </w:p>
        </w:tc>
        <w:tc>
          <w:tcPr>
            <w:tcW w:w="2385" w:type="dxa"/>
            <w:vAlign w:val="center"/>
          </w:tcPr>
          <w:p w14:paraId="2D8FF427" w14:textId="0E5B271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6.01 (5.19–7.01)</w:t>
            </w:r>
          </w:p>
        </w:tc>
        <w:tc>
          <w:tcPr>
            <w:tcW w:w="2501" w:type="dxa"/>
            <w:vAlign w:val="center"/>
          </w:tcPr>
          <w:p w14:paraId="0696594F" w14:textId="55A133D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(0.84–1.21)</w:t>
            </w:r>
          </w:p>
        </w:tc>
      </w:tr>
      <w:tr w:rsidR="00B216C4" w:rsidRPr="001D4282" w14:paraId="70C7FC13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28F5C1A3" w14:textId="13194D4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Diagramma</w:t>
            </w:r>
            <w:proofErr w:type="spellEnd"/>
            <w:r w:rsidR="00D05AA5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/ </w:t>
            </w: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Plectorhinchus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7712428F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12905892" w14:textId="75E2CA4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29.36 (21.39–40.85)</w:t>
            </w:r>
          </w:p>
        </w:tc>
        <w:tc>
          <w:tcPr>
            <w:tcW w:w="2385" w:type="dxa"/>
            <w:vAlign w:val="center"/>
          </w:tcPr>
          <w:p w14:paraId="46A28CD0" w14:textId="0AD1371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7.35 (5.84–9.42)</w:t>
            </w:r>
          </w:p>
        </w:tc>
        <w:tc>
          <w:tcPr>
            <w:tcW w:w="2501" w:type="dxa"/>
            <w:vAlign w:val="center"/>
          </w:tcPr>
          <w:p w14:paraId="6500F51B" w14:textId="4A93D73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15.23 (12.46–18.93)</w:t>
            </w:r>
          </w:p>
        </w:tc>
      </w:tr>
      <w:tr w:rsidR="00B216C4" w:rsidRPr="001D4282" w14:paraId="382C1AA2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31E5AFD" w14:textId="6A330A3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Holocentridae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7E957FF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485A06D5" w14:textId="0CC3EA7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8.21 (5.56–12.77)</w:t>
            </w:r>
          </w:p>
        </w:tc>
        <w:tc>
          <w:tcPr>
            <w:tcW w:w="2385" w:type="dxa"/>
            <w:vAlign w:val="center"/>
          </w:tcPr>
          <w:p w14:paraId="40C501C1" w14:textId="128F9C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8.29 (6.27–11.17)</w:t>
            </w:r>
          </w:p>
        </w:tc>
        <w:tc>
          <w:tcPr>
            <w:tcW w:w="2501" w:type="dxa"/>
            <w:vAlign w:val="center"/>
          </w:tcPr>
          <w:p w14:paraId="60E123ED" w14:textId="2ABDCA7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23.95 (18.68–31.17)</w:t>
            </w:r>
          </w:p>
        </w:tc>
      </w:tr>
      <w:tr w:rsidR="00B216C4" w:rsidRPr="001D4282" w14:paraId="23FD1F6D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F068309" w14:textId="4584C65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Balistidae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07DD9D01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5BDCF3B2" w14:textId="75F31D5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0.64 (0.48–0.84)</w:t>
            </w:r>
          </w:p>
        </w:tc>
        <w:tc>
          <w:tcPr>
            <w:tcW w:w="2385" w:type="dxa"/>
            <w:vAlign w:val="center"/>
          </w:tcPr>
          <w:p w14:paraId="467DE6AE" w14:textId="67426AF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2.49 (2.18–2.84)</w:t>
            </w:r>
          </w:p>
        </w:tc>
        <w:tc>
          <w:tcPr>
            <w:tcW w:w="2501" w:type="dxa"/>
            <w:vAlign w:val="center"/>
          </w:tcPr>
          <w:p w14:paraId="67077414" w14:textId="47DF858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1.09 (0.94–1.26)</w:t>
            </w:r>
          </w:p>
        </w:tc>
      </w:tr>
      <w:tr w:rsidR="00B216C4" w:rsidRPr="001D4282" w14:paraId="7357567E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0AB4B40" w14:textId="4CB65D3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Lutjanus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57" w:type="dxa"/>
            <w:vAlign w:val="center"/>
          </w:tcPr>
          <w:p w14:paraId="0672A80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71" w:type="dxa"/>
            <w:vAlign w:val="center"/>
          </w:tcPr>
          <w:p w14:paraId="77A3C1FE" w14:textId="1C04E713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105.95 (74.84–156.53)</w:t>
            </w:r>
          </w:p>
        </w:tc>
        <w:tc>
          <w:tcPr>
            <w:tcW w:w="2385" w:type="dxa"/>
            <w:vAlign w:val="center"/>
          </w:tcPr>
          <w:p w14:paraId="60561DBD" w14:textId="370A291C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29.33 (22.74–38.45)</w:t>
            </w:r>
          </w:p>
        </w:tc>
        <w:tc>
          <w:tcPr>
            <w:tcW w:w="2501" w:type="dxa"/>
            <w:vAlign w:val="center"/>
          </w:tcPr>
          <w:p w14:paraId="62BFCE39" w14:textId="428E739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100.88 (80.22–128.99)</w:t>
            </w:r>
          </w:p>
        </w:tc>
      </w:tr>
      <w:tr w:rsidR="00B216C4" w:rsidRPr="001D4282" w14:paraId="28CEA11A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789E0E4A" w14:textId="7FE9015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Cephalopolis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/ 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57" w:type="dxa"/>
            <w:vAlign w:val="center"/>
          </w:tcPr>
          <w:p w14:paraId="62972A16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71" w:type="dxa"/>
            <w:vAlign w:val="center"/>
          </w:tcPr>
          <w:p w14:paraId="5C367BE9" w14:textId="4916E1F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4.46 (3.77–5.30)</w:t>
            </w:r>
          </w:p>
        </w:tc>
        <w:tc>
          <w:tcPr>
            <w:tcW w:w="2385" w:type="dxa"/>
            <w:vAlign w:val="center"/>
          </w:tcPr>
          <w:p w14:paraId="313C8565" w14:textId="5FAD022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33.18 (29.97–36.79)</w:t>
            </w:r>
          </w:p>
        </w:tc>
        <w:tc>
          <w:tcPr>
            <w:tcW w:w="2501" w:type="dxa"/>
            <w:vAlign w:val="center"/>
          </w:tcPr>
          <w:p w14:paraId="79D62ECE" w14:textId="3A36A3D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36.20 (33.10–39.74)</w:t>
            </w:r>
          </w:p>
        </w:tc>
      </w:tr>
      <w:tr w:rsidR="00B216C4" w:rsidRPr="001D4282" w14:paraId="4F568F17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A073D7C" w14:textId="0D7BF3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Lethrinus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22CE8C2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71" w:type="dxa"/>
            <w:vAlign w:val="center"/>
          </w:tcPr>
          <w:p w14:paraId="68E26570" w14:textId="0636B604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5.35 (4.17–7.00)</w:t>
            </w:r>
          </w:p>
        </w:tc>
        <w:tc>
          <w:tcPr>
            <w:tcW w:w="2385" w:type="dxa"/>
            <w:vAlign w:val="center"/>
          </w:tcPr>
          <w:p w14:paraId="505A7445" w14:textId="77919EC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6.06 (5.07–7.32)</w:t>
            </w:r>
          </w:p>
        </w:tc>
        <w:tc>
          <w:tcPr>
            <w:tcW w:w="2501" w:type="dxa"/>
            <w:vAlign w:val="center"/>
          </w:tcPr>
          <w:p w14:paraId="392B5B33" w14:textId="171D912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13.00 (11.14–15.33)</w:t>
            </w:r>
          </w:p>
        </w:tc>
      </w:tr>
      <w:tr w:rsidR="00B216C4" w:rsidRPr="001D4282" w14:paraId="26D67A0E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6BC3DD8" w14:textId="02FFD12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Lutjanus </w:t>
            </w:r>
            <w:r w:rsidRPr="001D4282">
              <w:rPr>
                <w:rFonts w:cstheme="majorHAnsi"/>
                <w:sz w:val="24"/>
                <w:szCs w:val="24"/>
              </w:rPr>
              <w:t>spp. (&gt;30cm)</w:t>
            </w:r>
          </w:p>
        </w:tc>
        <w:tc>
          <w:tcPr>
            <w:tcW w:w="2257" w:type="dxa"/>
            <w:vAlign w:val="center"/>
          </w:tcPr>
          <w:p w14:paraId="3E9D752A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vAlign w:val="center"/>
          </w:tcPr>
          <w:p w14:paraId="39A4A31A" w14:textId="0A99B11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12.82 (9.58–17.92)</w:t>
            </w:r>
          </w:p>
        </w:tc>
        <w:tc>
          <w:tcPr>
            <w:tcW w:w="2385" w:type="dxa"/>
            <w:vAlign w:val="center"/>
          </w:tcPr>
          <w:p w14:paraId="7C11E3EC" w14:textId="3CB96798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0.74 (0.57–0.99)</w:t>
            </w:r>
          </w:p>
        </w:tc>
        <w:tc>
          <w:tcPr>
            <w:tcW w:w="2501" w:type="dxa"/>
            <w:vAlign w:val="center"/>
          </w:tcPr>
          <w:p w14:paraId="5561DFE0" w14:textId="25DA2BC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4.47 (3.66–5.55)</w:t>
            </w:r>
          </w:p>
        </w:tc>
      </w:tr>
      <w:tr w:rsidR="00B216C4" w:rsidRPr="001D4282" w14:paraId="3F6B5035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D153139" w14:textId="657BF00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(&gt;30cm)</w:t>
            </w:r>
          </w:p>
        </w:tc>
        <w:tc>
          <w:tcPr>
            <w:tcW w:w="2257" w:type="dxa"/>
            <w:vAlign w:val="center"/>
          </w:tcPr>
          <w:p w14:paraId="010E0BC9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vAlign w:val="center"/>
          </w:tcPr>
          <w:p w14:paraId="12E6DAB7" w14:textId="66975D7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6.11 (5.06–7.48)</w:t>
            </w:r>
          </w:p>
        </w:tc>
        <w:tc>
          <w:tcPr>
            <w:tcW w:w="2385" w:type="dxa"/>
            <w:vAlign w:val="center"/>
          </w:tcPr>
          <w:p w14:paraId="3D6156E7" w14:textId="1B244B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5.69 (4.95–6.57)</w:t>
            </w:r>
          </w:p>
        </w:tc>
        <w:tc>
          <w:tcPr>
            <w:tcW w:w="2501" w:type="dxa"/>
            <w:vAlign w:val="center"/>
          </w:tcPr>
          <w:p w14:paraId="5A4FB8A4" w14:textId="3E43AAC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8.89 (7.88–10.10)</w:t>
            </w:r>
          </w:p>
        </w:tc>
      </w:tr>
      <w:tr w:rsidR="00B216C4" w:rsidRPr="001D4282" w14:paraId="15F9B5CF" w14:textId="77777777" w:rsidTr="00842527">
        <w:trPr>
          <w:trHeight w:val="386"/>
        </w:trPr>
        <w:tc>
          <w:tcPr>
            <w:tcW w:w="4413" w:type="dxa"/>
            <w:tcBorders>
              <w:bottom w:val="single" w:sz="4" w:space="0" w:color="auto"/>
            </w:tcBorders>
            <w:vAlign w:val="center"/>
          </w:tcPr>
          <w:p w14:paraId="12F0D8EC" w14:textId="66266E7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Caranx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vAlign w:val="center"/>
          </w:tcPr>
          <w:p w14:paraId="3CBE9D24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tcBorders>
              <w:bottom w:val="single" w:sz="4" w:space="0" w:color="auto"/>
            </w:tcBorders>
            <w:vAlign w:val="center"/>
          </w:tcPr>
          <w:p w14:paraId="779F4BE3" w14:textId="5BB6657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8.02 (6.28–10.42)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vAlign w:val="center"/>
          </w:tcPr>
          <w:p w14:paraId="352F2D31" w14:textId="2D9E9DF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4.67 (3.89–5.67)</w:t>
            </w:r>
          </w:p>
        </w:tc>
        <w:tc>
          <w:tcPr>
            <w:tcW w:w="2501" w:type="dxa"/>
            <w:tcBorders>
              <w:bottom w:val="single" w:sz="4" w:space="0" w:color="auto"/>
            </w:tcBorders>
            <w:vAlign w:val="center"/>
          </w:tcPr>
          <w:p w14:paraId="6DE56FAA" w14:textId="6D3BF1D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18.81 (16.10–22.19)</w:t>
            </w:r>
          </w:p>
        </w:tc>
      </w:tr>
    </w:tbl>
    <w:p w14:paraId="7AB05692" w14:textId="77777777" w:rsidR="001D4282" w:rsidRDefault="001D428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0A3C79AE" w14:textId="53897063" w:rsidR="00656136" w:rsidRPr="00D61C48" w:rsidRDefault="00656136" w:rsidP="00D61C48">
      <w:pPr>
        <w:pStyle w:val="NormalWeb"/>
        <w:spacing w:before="0" w:beforeAutospacing="0" w:after="240" w:afterAutospacing="0"/>
        <w:rPr>
          <w:color w:val="000000"/>
        </w:rPr>
      </w:pPr>
      <w:r>
        <w:lastRenderedPageBreak/>
        <w:t>Table S</w:t>
      </w:r>
      <w:ins w:id="364" w:author="Scarlett Taylor" w:date="2025-10-09T13:34:00Z" w16du:dateUtc="2025-10-09T06:34:00Z">
        <w:r w:rsidR="00B67172">
          <w:t>4</w:t>
        </w:r>
      </w:ins>
      <w:del w:id="365" w:author="Scarlett Taylor" w:date="2025-10-09T13:34:00Z" w16du:dateUtc="2025-10-09T06:34:00Z">
        <w:r w:rsidR="001D4282" w:rsidDel="00B67172">
          <w:delText>3</w:delText>
        </w:r>
      </w:del>
      <w:r>
        <w:t xml:space="preserve">  </w:t>
      </w:r>
      <w:r w:rsidR="00D61C48">
        <w:rPr>
          <w:color w:val="000000"/>
        </w:rPr>
        <w:t>Posterior probabilities of pairwise differences in predicted log-abundance for 18 reef taxa across reef classifications (shipwreck, fringing reef, pinnacle). Values are derived from a Bayesian multivariate negative binomial model. The table reports the posterior median, 95% credible interval (CI), and the proportion of posterior samples supporting positive or negative differences.</w:t>
      </w:r>
    </w:p>
    <w:tbl>
      <w:tblPr>
        <w:tblW w:w="13672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2304"/>
        <w:gridCol w:w="2305"/>
        <w:gridCol w:w="2611"/>
        <w:gridCol w:w="1536"/>
        <w:gridCol w:w="1229"/>
        <w:gridCol w:w="1535"/>
        <w:gridCol w:w="1076"/>
        <w:gridCol w:w="1076"/>
      </w:tblGrid>
      <w:tr w:rsidR="00842527" w:rsidRPr="00D61C48" w14:paraId="15120D42" w14:textId="77777777" w:rsidTr="00842527">
        <w:trPr>
          <w:trHeight w:val="347"/>
          <w:tblHeader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E6A186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F5605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Functional Group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23A41B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Comparison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B325CB" w14:textId="7730D8E0" w:rsidR="00842527" w:rsidRPr="00D61C48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DD8D4" w14:textId="05FF2E70" w:rsidR="00842527" w:rsidRPr="00842527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  <w:vertAlign w:val="subscript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</w:t>
            </w:r>
            <w:r>
              <w:rPr>
                <w:rFonts w:eastAsia="Times New Roman" w:cstheme="majorHAnsi"/>
                <w:b/>
                <w:bCs/>
                <w:color w:val="000000"/>
                <w:kern w:val="0"/>
                <w:vertAlign w:val="subscript"/>
                <w14:ligatures w14:val="none"/>
              </w:rPr>
              <w:t>lower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340F10" w14:textId="08495F9B" w:rsidR="00842527" w:rsidRPr="00842527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  <w:vertAlign w:val="subscript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</w:t>
            </w:r>
            <w:r>
              <w:rPr>
                <w:rFonts w:eastAsia="Times New Roman" w:cstheme="majorHAnsi"/>
                <w:b/>
                <w:bCs/>
                <w:color w:val="000000"/>
                <w:kern w:val="0"/>
                <w:vertAlign w:val="subscript"/>
                <w14:ligatures w14:val="none"/>
              </w:rPr>
              <w:t>upper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5B72AE" w14:textId="7872CE85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C715CC">
              <w:rPr>
                <w:rStyle w:val="Strong"/>
                <w:color w:val="000000"/>
                <w:lang w:val="en-GB"/>
              </w:rPr>
              <w:t>P(β&gt;0)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4B5302" w14:textId="7D8735CA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C715CC">
              <w:rPr>
                <w:rStyle w:val="Strong"/>
                <w:color w:val="000000"/>
                <w:lang w:val="en-GB"/>
              </w:rPr>
              <w:t>P(β</w:t>
            </w:r>
            <w:r>
              <w:rPr>
                <w:rStyle w:val="Strong"/>
                <w:color w:val="000000"/>
                <w:lang w:val="en-GB"/>
              </w:rPr>
              <w:t>&lt;</w:t>
            </w:r>
            <w:r w:rsidRPr="00C715CC">
              <w:rPr>
                <w:rStyle w:val="Strong"/>
                <w:color w:val="000000"/>
                <w:lang w:val="en-GB"/>
              </w:rPr>
              <w:t>0)</w:t>
            </w:r>
          </w:p>
        </w:tc>
      </w:tr>
      <w:tr w:rsidR="00842527" w:rsidRPr="00D61C48" w14:paraId="1E5431FC" w14:textId="77777777" w:rsidTr="00D05AA5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709364F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Scarus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6195E06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DCDB1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14:paraId="28642932" w14:textId="2F0F2B1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1.87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vAlign w:val="center"/>
          </w:tcPr>
          <w:p w14:paraId="258D30DE" w14:textId="73F4A96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vAlign w:val="center"/>
          </w:tcPr>
          <w:p w14:paraId="349875FD" w14:textId="0C13E06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2.06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732456C" w14:textId="7932AEA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E9E2C8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634E56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F0E579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442AA1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459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073C6" w14:textId="7193F52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-0.917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639BD" w14:textId="542FD18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D416" w14:textId="447DB4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-0.78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904A4" w14:textId="57F32D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3D4E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BAA38C8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65293B1" w14:textId="77777777" w:rsidR="00842527" w:rsidRPr="00842527" w:rsidRDefault="00842527" w:rsidP="00842527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8F8A1E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7E20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E0FF2" w14:textId="5314F27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0.953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68ECF" w14:textId="214644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15126" w14:textId="1CD8D40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6E87A" w14:textId="3292345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18A8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E06B102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8D49458" w14:textId="77777777" w:rsidR="00842527" w:rsidRPr="00842527" w:rsidRDefault="00842527" w:rsidP="00842527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E4BD9D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F21B0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48FC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694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D101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F959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0A2A5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61A086F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5117E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Siganus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E0F3BE2" w14:textId="3102BC8A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918B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B21A" w14:textId="454ABC6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-0.068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43AC" w14:textId="5F2992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E81D" w14:textId="58ECF4F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0.153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595CB" w14:textId="7592F0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75D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0.728</w:t>
            </w:r>
          </w:p>
        </w:tc>
      </w:tr>
      <w:tr w:rsidR="00842527" w:rsidRPr="00D61C48" w14:paraId="291C9DC4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FC266C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FEE0C66" w14:textId="4A9A4BD3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EAE0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0C3C" w14:textId="157E030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0.441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4F0F" w14:textId="1E468A2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D68E" w14:textId="132E712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6F784" w14:textId="381D771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26CE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0B3984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9DD21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3676947" w14:textId="27A1957E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EA98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14000" w14:textId="77B8ACF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0.373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0F4D4" w14:textId="02D0E6A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D1EAA" w14:textId="232DB43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A66A1" w14:textId="24FCD2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FE60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</w:tr>
      <w:tr w:rsidR="00842527" w:rsidRPr="00D61C48" w14:paraId="3C356F54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1B24E5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07491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01040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40C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9D94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6CB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64358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65FA0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38D31C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E5A7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Chaetodon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5C51B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7698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4F0A2" w14:textId="2B668AA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04FF0" w14:textId="17E1104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A944" w14:textId="3039C90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7C1D9" w14:textId="133E3B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473F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F4DE53C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E07D7E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DF1A3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C4BB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0F507" w14:textId="33E1366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-0.335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FC82" w14:textId="61F1F8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-0.462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07CE" w14:textId="1ADAC8D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-0.213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232DB" w14:textId="708571F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5C0F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68847F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12F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2C4D51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0A0A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0A9B2" w14:textId="5658CAD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AE1C4" w14:textId="276A33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D659" w14:textId="3049AB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F64A8" w14:textId="402037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559E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22DD728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F69C90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850F40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F2B2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4DB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B372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0D2A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0E1C9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6AE70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E98B2D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3D73A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Pomacanthus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8B560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FAAB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E2C3" w14:textId="154BEFC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1C0C" w14:textId="1D3B712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ABD97" w14:textId="0C70AB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4674C" w14:textId="7002EC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BB96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DA3BA7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8D43B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B6AD15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EC47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7DFB" w14:textId="5968836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0.231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06D6" w14:textId="1986363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14F0" w14:textId="4CDA215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0.387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4B1DE" w14:textId="1CF843C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8964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0.002</w:t>
            </w:r>
          </w:p>
        </w:tc>
      </w:tr>
      <w:tr w:rsidR="00842527" w:rsidRPr="00D61C48" w14:paraId="479EA660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D347F4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204AFB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624A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5FEA4" w14:textId="673CCB4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6B6F0" w14:textId="224F85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FB77" w14:textId="5FBFE6D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7CE7D" w14:textId="317102D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96C5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00B87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9EE92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073AE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67E9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41C1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4F2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AEB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592A0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AEF57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B91CA9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C617B2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dimidiatus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BD7B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6884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E0E39" w14:textId="6006CFC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46079" w14:textId="005E7FD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5CB8A" w14:textId="445BB79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2.59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7BF00" w14:textId="7ECFDBB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73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0742BC7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63150D7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9B190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021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7F9C6" w14:textId="0DA0180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5EA95" w14:textId="51C738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-0.194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5452D" w14:textId="62D29D1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0.162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10A39" w14:textId="666E2ED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21B6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0.574</w:t>
            </w:r>
          </w:p>
        </w:tc>
      </w:tr>
      <w:tr w:rsidR="00842527" w:rsidRPr="00D61C48" w14:paraId="47C1697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3C053F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46259C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A73A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05DA8" w14:textId="44E284C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ABC1" w14:textId="410DA4C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EE05" w14:textId="437868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3B30" w14:textId="7C3B8A2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F990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FB720C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1917A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52274E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EAAF5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2B2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0D2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C66A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5B44F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71EDA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60986B46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7482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Ephippidae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98D9A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317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E8139" w14:textId="7D3E6B2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0.539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3CE6" w14:textId="5EA2DD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D318C" w14:textId="291F8D4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B8562" w14:textId="642A06A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0.908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9017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0.092</w:t>
            </w:r>
          </w:p>
        </w:tc>
      </w:tr>
      <w:tr w:rsidR="00842527" w:rsidRPr="00D61C48" w14:paraId="3A62AC9B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25835B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D12A7A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634D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76C3" w14:textId="3A7B4BD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FD1D" w14:textId="271A0ED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F3F6B" w14:textId="2DB71DE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50187" w14:textId="4092BA9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87C8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369514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684780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2FD3D1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97E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E0A9" w14:textId="6501EBD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E7601" w14:textId="15C0C22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F08F" w14:textId="1EE493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6DB0E" w14:textId="4790A55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E62E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37195A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097E24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DD0366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2DB7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2ED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4847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9B3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10E8C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F717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63DF8AE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A60800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1CD8A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02A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7BEEA" w14:textId="41F3E1F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4.52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F44B" w14:textId="4430974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3.81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FC08E" w14:textId="17282A6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5.4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A1515" w14:textId="3F6682E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790B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B16A2CE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279FDE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D0F81A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ED17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BE12A" w14:textId="7AEF805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-1.05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F1D4" w14:textId="511A878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-1.26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4F98" w14:textId="01CE39A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6B998" w14:textId="406AE33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ABD4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1FD063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E70A2D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224ACA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0A7F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F8AC" w14:textId="5F86C6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3.47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E9F99" w14:textId="5071B9B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2.75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D8480" w14:textId="35EE47C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4.36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856AB" w14:textId="737D648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B0E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422D82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5725E0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F8F2E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E6A94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9BD1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9396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C413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DFC80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09B2F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F5F1E74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935A8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Cheilinus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fasciatus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0550B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7AFD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14A4E" w14:textId="1144237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C8FB1" w14:textId="7E10557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4ECB" w14:textId="53AC28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0A523" w14:textId="7A110D1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C231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351F63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F2034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18D4BD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3FEC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6A7B" w14:textId="0EA22CC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-0.698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9CF8C" w14:textId="7E9C88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-0.908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DFAF" w14:textId="562548F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-0.484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1F98D" w14:textId="48D8A5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F673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88EBA2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A5F9C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111679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F99C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DDCE" w14:textId="6F6DDE1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EDD2" w14:textId="64EECDF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0.672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5DCA" w14:textId="38601E8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BD259" w14:textId="649134C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14C6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54426FB4" w14:textId="77777777" w:rsidTr="00842527">
        <w:trPr>
          <w:cantSplit/>
          <w:trHeight w:val="211"/>
        </w:trPr>
        <w:tc>
          <w:tcPr>
            <w:tcW w:w="2304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EAD353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5DF4C1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7697F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025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6C53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94B6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2EF95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FBA7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405DD68E" w14:textId="77777777" w:rsidTr="00D05AA5">
        <w:trPr>
          <w:cantSplit/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88AFE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Epibulus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insidiator</w:t>
            </w:r>
            <w:proofErr w:type="spellEnd"/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D1182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90EF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63F" w14:textId="5A7FD17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3.65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5727" w14:textId="7492E94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3.12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4BF5" w14:textId="430CA4C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4.25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143A0" w14:textId="0980F9A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C15B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A78F604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6AFCE63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319BE8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E16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B2FB" w14:textId="571A71E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-1.79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E9CC" w14:textId="2C8FD42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-2.03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3429" w14:textId="24CAA8F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-1.55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5230D" w14:textId="4404D93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EA12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6DDA34BD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D82BD5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BA75E5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A38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48B39" w14:textId="0DC112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DF17B" w14:textId="42FEF57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EB7B" w14:textId="4A1BD65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39433" w14:textId="7B6B0F3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971A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EF72403" w14:textId="77777777" w:rsidTr="00842527">
        <w:trPr>
          <w:trHeight w:val="20"/>
        </w:trPr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62D34B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F4CAED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BDD58A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A009E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A935C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07F4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9A0009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A4472D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ED739C1" w14:textId="77777777" w:rsidTr="00842527">
        <w:trPr>
          <w:trHeight w:val="20"/>
        </w:trPr>
        <w:tc>
          <w:tcPr>
            <w:tcW w:w="2304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6726243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lastRenderedPageBreak/>
              <w:t>Diagramma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/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Plectorhinchus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D47CE2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CCA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CE530C" w14:textId="28FB522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-1.38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54E2A2" w14:textId="4C8A732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-1.79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70A49" w14:textId="766FD39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-0.997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5F36E" w14:textId="0C17817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8893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6B702E1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1CF743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EA9FFF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D004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6197B" w14:textId="3B1430F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0.731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C4612" w14:textId="10A6BAD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0.423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F7D4" w14:textId="675B68E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1101D" w14:textId="20A27D8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424B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E2DFED6" w14:textId="77777777" w:rsidTr="00842527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A45B0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14515E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660A2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214FAFC1" w14:textId="38D5589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-0.651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916409B" w14:textId="6BB4626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-1.04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35B92458" w14:textId="0231246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A0155D" w14:textId="65E871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608E8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24D9FDFF" w14:textId="77777777" w:rsidTr="00842527">
        <w:trPr>
          <w:trHeight w:val="20"/>
        </w:trPr>
        <w:tc>
          <w:tcPr>
            <w:tcW w:w="2304" w:type="dxa"/>
            <w:tcBorders>
              <w:left w:val="nil"/>
              <w:right w:val="nil"/>
            </w:tcBorders>
            <w:noWrap/>
            <w:vAlign w:val="center"/>
          </w:tcPr>
          <w:p w14:paraId="4B9E7E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right w:val="nil"/>
            </w:tcBorders>
            <w:noWrap/>
            <w:vAlign w:val="center"/>
          </w:tcPr>
          <w:p w14:paraId="1A5A0F5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C0B0B1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1EB4673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9E7786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1001CFD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08F6A8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8F7C8A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AB12726" w14:textId="77777777" w:rsidTr="00842527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159615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Holocentridae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39C0236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F4F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14:paraId="0A55C678" w14:textId="324E426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vAlign w:val="center"/>
          </w:tcPr>
          <w:p w14:paraId="17ABAEFB" w14:textId="7F576CF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-0.503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vAlign w:val="center"/>
          </w:tcPr>
          <w:p w14:paraId="30648E4E" w14:textId="57FB81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0.499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A91CF46" w14:textId="1AB419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0.515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699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0.485</w:t>
            </w:r>
          </w:p>
        </w:tc>
      </w:tr>
      <w:tr w:rsidR="00842527" w:rsidRPr="00D61C48" w14:paraId="7B16A8C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937AFA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85B55A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14D9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23D6A" w14:textId="66B0ED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AD996" w14:textId="2C97CDE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0.666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0D4F" w14:textId="56C360D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A91F8" w14:textId="1CB405E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E911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7FF43C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F54ED2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819A5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257D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F0E81" w14:textId="206752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466D" w14:textId="36DB9BA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9C17" w14:textId="21EE2EB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09F9B" w14:textId="45ED63E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7E89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DD3F1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66618E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5D68A3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807B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D884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2BEF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63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0667F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CF03D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4F5EC15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D7D04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Balistidae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5D38D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A40C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E67C9" w14:textId="49837B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02B24" w14:textId="54164CA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3C27E" w14:textId="7687124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52196" w14:textId="31BEE5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64FE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28C1B1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96EB57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734C69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43E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DE567" w14:textId="36D450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-0.825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67F0E" w14:textId="0A18BF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FF60" w14:textId="7289FA9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-0.628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B94B9" w14:textId="7D2941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5562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433D153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3F7383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E3546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0EA5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3BDE" w14:textId="3260519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0.536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8432" w14:textId="342718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0.225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561F" w14:textId="5AD455C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9DD66" w14:textId="1C95BD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F5FD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499D801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9EBBF6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41BD73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C6DA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6EE7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631E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638E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40B2C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1862F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0F6A54E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964F01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Lutjanus (&lt;30cm)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5AC8B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3F19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DCDE7" w14:textId="1EEC170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CAFF" w14:textId="623B351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-1.76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5553" w14:textId="146F8D6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-0.851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751FE" w14:textId="7CD4A29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162F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6EB1B88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D47096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941F56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FBFC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19945" w14:textId="1690025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C8F9" w14:textId="2DB72C6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0.888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801A7" w14:textId="672F795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D86A4" w14:textId="17EE56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32EC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5B6BA4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48C103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C57DA3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B329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1151" w14:textId="234E8CC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-0.051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211F" w14:textId="177B21B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-0.508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9426" w14:textId="69C8E2C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0.374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B70D" w14:textId="26442DA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0.405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B52A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0.595</w:t>
            </w:r>
          </w:p>
        </w:tc>
      </w:tr>
      <w:tr w:rsidR="00842527" w:rsidRPr="00D61C48" w14:paraId="46B84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25BC85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6216A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0CFE5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5BF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34E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50BB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0E437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40097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4BFEAF0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E1468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Lethrinus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0CAB2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E803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F644" w14:textId="5AB2190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0.121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6923" w14:textId="7D772F1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-0.204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6D22" w14:textId="6056170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56D0" w14:textId="76D7799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0.768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13B5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0.232</w:t>
            </w:r>
          </w:p>
        </w:tc>
      </w:tr>
      <w:tr w:rsidR="00842527" w:rsidRPr="00D61C48" w14:paraId="7096AA9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1A4C57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9383C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A8A3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35FEF" w14:textId="61BEAF6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0.767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45022" w14:textId="6B5AE06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2E904" w14:textId="1860745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FDE8" w14:textId="77B1902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A8C8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5BEA7B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F1AA1F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C4756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876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7716" w14:textId="475AFC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0.889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4A6E" w14:textId="088BFF4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023B8" w14:textId="7DCC894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3885D" w14:textId="13620EE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3390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F41A739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A17ED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2EDFDF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35AC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3F34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9598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EB8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86ED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D025A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0EEFB9F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9E45D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Cephalopholis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/ Epinephelus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EB302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37EE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EDB23" w14:textId="2ABB3DC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8444" w14:textId="6C3D3AE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E12C" w14:textId="040A952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8D809" w14:textId="658727C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4A2D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2E8DDA5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DBE2E3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3FFEC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38D2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6E1DF" w14:textId="2509BB9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0.088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FCD4" w14:textId="016E33F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4288" w14:textId="7BCCA00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4346" w14:textId="04F21ED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0A50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0.11</w:t>
            </w:r>
          </w:p>
        </w:tc>
      </w:tr>
      <w:tr w:rsidR="00842527" w:rsidRPr="00D61C48" w14:paraId="04A8ECF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A8BD16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0ECC9F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DAE8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9745" w14:textId="7425600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2.09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29F3" w14:textId="58E1C63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4118" w14:textId="687EAF9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2CAF" w14:textId="22F03C5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825E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7857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96F778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448898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D1991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B3AB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9124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F927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313E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BE9C7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26A111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F967A2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Lutjanus (&gt;30cm)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D8B7C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035E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3850" w14:textId="5F23B5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-2.85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023F6" w14:textId="780674F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-3.28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07878" w14:textId="2AC3542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-2.44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81A4" w14:textId="70EC0C4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7416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12E16F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3FE0DB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461587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64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E095" w14:textId="2280E74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9649" w14:textId="4635CA6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4669" w14:textId="18A317C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AC826" w14:textId="490A873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D199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A62B7B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034FD5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ED9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643B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D87F4" w14:textId="43D3196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6020" w14:textId="1481AF6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8636" w14:textId="4E31C97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-0.692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0158E" w14:textId="2CAD067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78EC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061E36D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1477BF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E6C8F9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CDAFA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7A58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176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229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54AF9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E1A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65D4CAB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82FE9E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Caranx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2C789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B0B8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C5537" w14:textId="670BDBE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-0.542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DF0F3" w14:textId="4CFF69A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-0.867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18F8A" w14:textId="7D84415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-0.229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514C0" w14:textId="2E6AB69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9EF2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</w:tr>
      <w:tr w:rsidR="00842527" w:rsidRPr="00D61C48" w14:paraId="2E7918E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453354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72FDA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D2F4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0426A" w14:textId="55CBB07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9A65" w14:textId="023DF43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0163F" w14:textId="1DCDB4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B17EB" w14:textId="0CCC853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98D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D67714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669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B16187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60E2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5793" w14:textId="778A9FC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0.849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999D" w14:textId="1C2164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8F594" w14:textId="481195F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A0ED0" w14:textId="1872249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72C3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956569B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47AC6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52B931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B73A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F8D2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99A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0C9D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C563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33267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593B0E5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72EC4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Epinephelus (&gt;30cm)/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Plectropomus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DFD82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53BD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A5230" w14:textId="65B232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-0.074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FC83E" w14:textId="004F789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-0.318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1ACF7" w14:textId="03D2B70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0.161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6A7B7" w14:textId="7A51E49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D8E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0.73</w:t>
            </w:r>
          </w:p>
        </w:tc>
      </w:tr>
      <w:tr w:rsidR="00842527" w:rsidRPr="00D61C48" w14:paraId="29CC6FF4" w14:textId="77777777" w:rsidTr="00842527">
        <w:trPr>
          <w:trHeight w:val="91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9A2627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5A966C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D87C1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09225AC9" w14:textId="45C3CCB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0.446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6017C55" w14:textId="0391CD3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020B7BE9" w14:textId="0B7B12F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0.634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1D672E" w14:textId="61B573A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0C2E0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6994B4D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EFA70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E6902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350A4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E6E3FB" w14:textId="0B93995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0.371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4F72B" w14:textId="386DC7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0.138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4ADE14" w14:textId="66984F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D70A2C" w14:textId="0D9D418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AE1A6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</w:tr>
    </w:tbl>
    <w:p w14:paraId="53810E48" w14:textId="036A45D5" w:rsidR="00C53DDB" w:rsidRDefault="00C53DDB" w:rsidP="00656136">
      <w:pPr>
        <w:rPr>
          <w:rFonts w:cstheme="majorHAnsi"/>
          <w:sz w:val="21"/>
          <w:szCs w:val="21"/>
        </w:rPr>
      </w:pPr>
    </w:p>
    <w:p w14:paraId="0A12844D" w14:textId="4EA2066E" w:rsidR="00BC3F0E" w:rsidRPr="00656136" w:rsidRDefault="00BC3F0E" w:rsidP="00656136">
      <w:pPr>
        <w:rPr>
          <w:rFonts w:cstheme="majorHAnsi"/>
          <w:sz w:val="21"/>
          <w:szCs w:val="21"/>
        </w:rPr>
      </w:pPr>
    </w:p>
    <w:sectPr w:rsidR="00BC3F0E" w:rsidRPr="00656136" w:rsidSect="0063096E">
      <w:pgSz w:w="15840" w:h="12240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48B55" w14:textId="77777777" w:rsidR="00F11639" w:rsidRDefault="00F11639" w:rsidP="0063096E">
      <w:pPr>
        <w:spacing w:after="0" w:line="240" w:lineRule="auto"/>
      </w:pPr>
      <w:r>
        <w:separator/>
      </w:r>
    </w:p>
  </w:endnote>
  <w:endnote w:type="continuationSeparator" w:id="0">
    <w:p w14:paraId="7A0468F3" w14:textId="77777777" w:rsidR="00F11639" w:rsidRDefault="00F11639" w:rsidP="00630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3C965" w14:textId="77777777" w:rsidR="00F11639" w:rsidRDefault="00F11639" w:rsidP="0063096E">
      <w:pPr>
        <w:spacing w:after="0" w:line="240" w:lineRule="auto"/>
      </w:pPr>
      <w:r>
        <w:separator/>
      </w:r>
    </w:p>
  </w:footnote>
  <w:footnote w:type="continuationSeparator" w:id="0">
    <w:p w14:paraId="670E5F56" w14:textId="77777777" w:rsidR="00F11639" w:rsidRDefault="00F11639" w:rsidP="0063096E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arlett Taylor">
    <w15:presenceInfo w15:providerId="None" w15:userId="Scarlett Tayl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16"/>
    <w:rsid w:val="00160DDC"/>
    <w:rsid w:val="001D4282"/>
    <w:rsid w:val="00261452"/>
    <w:rsid w:val="002C15C4"/>
    <w:rsid w:val="003D52F2"/>
    <w:rsid w:val="00445F99"/>
    <w:rsid w:val="004D199C"/>
    <w:rsid w:val="0063096E"/>
    <w:rsid w:val="00656136"/>
    <w:rsid w:val="006C6771"/>
    <w:rsid w:val="00764747"/>
    <w:rsid w:val="007A17F6"/>
    <w:rsid w:val="00842527"/>
    <w:rsid w:val="00846EAB"/>
    <w:rsid w:val="00941658"/>
    <w:rsid w:val="00964F01"/>
    <w:rsid w:val="009F5AA2"/>
    <w:rsid w:val="00A1139D"/>
    <w:rsid w:val="00A67983"/>
    <w:rsid w:val="00A82716"/>
    <w:rsid w:val="00AB0E8F"/>
    <w:rsid w:val="00B216C4"/>
    <w:rsid w:val="00B67172"/>
    <w:rsid w:val="00BC3F0E"/>
    <w:rsid w:val="00C120C4"/>
    <w:rsid w:val="00C53DDB"/>
    <w:rsid w:val="00D05AA5"/>
    <w:rsid w:val="00D61C48"/>
    <w:rsid w:val="00D71D2F"/>
    <w:rsid w:val="00DA66D7"/>
    <w:rsid w:val="00F11639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382FF"/>
  <w15:chartTrackingRefBased/>
  <w15:docId w15:val="{C21B814D-BA3C-DF41-9497-FCD2B8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unhideWhenUsed/>
    <w:rsid w:val="00D6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6E"/>
  </w:style>
  <w:style w:type="paragraph" w:styleId="Footer">
    <w:name w:val="footer"/>
    <w:basedOn w:val="Normal"/>
    <w:link w:val="Foot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6E"/>
  </w:style>
  <w:style w:type="table" w:styleId="TableGrid">
    <w:name w:val="Table Grid"/>
    <w:basedOn w:val="TableNormal"/>
    <w:uiPriority w:val="39"/>
    <w:rsid w:val="00C53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671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2025-10-09T06:34:00Z</dcterms:created>
  <dcterms:modified xsi:type="dcterms:W3CDTF">2025-10-09T06:34:00Z</dcterms:modified>
</cp:coreProperties>
</file>