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8">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64ABA250" w:rsidR="00C57308" w:rsidRPr="00C715CC" w:rsidRDefault="00000000" w:rsidP="00132A98">
      <w:pPr>
        <w:pStyle w:val="Heading1"/>
        <w:spacing w:line="240" w:lineRule="auto"/>
      </w:pPr>
      <w:bookmarkStart w:id="2" w:name="_5fl97vwjlziu" w:colFirst="0" w:colLast="0"/>
      <w:bookmarkEnd w:id="2"/>
      <w:proofErr w:type="spellStart"/>
      <w:r w:rsidRPr="00C715CC">
        <w:t>CRediT</w:t>
      </w:r>
      <w:proofErr w:type="spellEnd"/>
      <w:r w:rsidRPr="00C715CC">
        <w:t xml:space="preserve"> Author Contributions </w:t>
      </w:r>
    </w:p>
    <w:p w14:paraId="50A0A3E4" w14:textId="45BA6C6D" w:rsidR="00AE7146" w:rsidRPr="00AE7146" w:rsidRDefault="00000000" w:rsidP="00AE7146">
      <w:pPr>
        <w:spacing w:after="240"/>
        <w:rPr>
          <w:lang w:val="en-GB"/>
        </w:rPr>
      </w:pPr>
      <w:r w:rsidRPr="00C715CC">
        <w:rPr>
          <w:b/>
          <w:lang w:val="en-GB"/>
        </w:rPr>
        <w:t xml:space="preserve">Scarlett </w:t>
      </w:r>
      <w:r w:rsidR="004E4E3B">
        <w:rPr>
          <w:b/>
          <w:lang w:val="en-GB"/>
        </w:rPr>
        <w:t xml:space="preserve">R. </w:t>
      </w:r>
      <w:r w:rsidRPr="00C715CC">
        <w:rPr>
          <w:b/>
          <w:lang w:val="en-GB"/>
        </w:rPr>
        <w:t>Taylor:</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r w:rsidRPr="00C715CC">
        <w:rPr>
          <w:b/>
          <w:lang w:val="en-GB"/>
        </w:rPr>
        <w:t xml:space="preserve">Piers Baillie: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59E2207F" w14:textId="3B8B7549" w:rsidR="00C57308" w:rsidRPr="00C715CC" w:rsidRDefault="00000000" w:rsidP="00132A98">
      <w:pPr>
        <w:pStyle w:val="Heading1"/>
      </w:pPr>
      <w:r w:rsidRPr="00C715CC">
        <w:lastRenderedPageBreak/>
        <w:t>ABSTRACT</w:t>
      </w:r>
    </w:p>
    <w:p w14:paraId="3B8D8813" w14:textId="101C3739" w:rsidR="00EE0507" w:rsidRDefault="00EE0507" w:rsidP="00EE0507">
      <w:pPr>
        <w:spacing w:after="240" w:line="480" w:lineRule="auto"/>
        <w:rPr>
          <w:lang w:val="en-GB"/>
        </w:rPr>
      </w:pPr>
      <w:r w:rsidRPr="00EE0507">
        <w:rPr>
          <w:lang w:val="en-GB"/>
        </w:rPr>
        <w:t>Artificial reefs are widely deployed to enhance fish populations, yet their capacity to replicate the ecological roles of natural reef systems remains uncertain</w:t>
      </w:r>
      <w:r>
        <w:rPr>
          <w:lang w:val="en-GB"/>
        </w:rPr>
        <w:t>, and</w:t>
      </w:r>
      <w:r w:rsidRPr="00EE0507">
        <w:rPr>
          <w:lang w:val="en-GB"/>
        </w:rPr>
        <w:t xml:space="preserve"> comparisons are often limited to nearby fringing reefs</w:t>
      </w:r>
      <w:r>
        <w:rPr>
          <w:lang w:val="en-GB"/>
        </w:rPr>
        <w:t xml:space="preserve">. </w:t>
      </w:r>
      <w:r w:rsidRPr="00EE0507">
        <w:rPr>
          <w:lang w:val="en-GB"/>
        </w:rPr>
        <w:t xml:space="preserve">Such assessments may overlook how structural features influence ecological outcomes. This study compared fish assemblages across shipwrecks, pelagic pinnacles, and fringing reefs in the Gulf of Thailand to evaluate how artificial structures align with natural patterns of community structure and trophic composition. Natural reef sites were selected to represent contrasting structural profiles, with pinnacles characterized by high vertical relief and fringing reefs by lower-relief slopes. This design enabled assessment of whether high-relief artificial structures, such as shipwrecks, more closely reflect fish communities found on similarly structured natural reefs. Bayesian multivariate models applied to 350 underwater surveys from 14 sites showed that shipwrecks resembled pelagic pinnacles in supporting mesopredators and higher trophic level </w:t>
      </w:r>
      <w:proofErr w:type="gramStart"/>
      <w:r w:rsidRPr="00EE0507">
        <w:rPr>
          <w:lang w:val="en-GB"/>
        </w:rPr>
        <w:t>predators, but</w:t>
      </w:r>
      <w:proofErr w:type="gramEnd"/>
      <w:r w:rsidRPr="00EE0507">
        <w:rPr>
          <w:lang w:val="en-GB"/>
        </w:rPr>
        <w:t xml:space="preserve"> had consistently lower representation of grazers and invertivores relative to both natural reef types. These results indicate functional divergence likely driven by reduced benthic complexity and limited forage availability. While shipwrecks may support fisheries species and predator biomass, they do not fully function as ecological analogues of natural reefs. Findings highlight the importance of aligning artificial reef design with defined ecological objectives and considering structural context in management strategies across tropical reef systems worldwide.</w:t>
      </w:r>
    </w:p>
    <w:p w14:paraId="21A8AA02" w14:textId="4FE2A245"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r w:rsidRPr="00C715CC">
        <w:rPr>
          <w:lang w:val="en-GB"/>
        </w:rPr>
        <w:t xml:space="preserve"> inference, marine conservation. </w:t>
      </w:r>
      <w:bookmarkStart w:id="4" w:name="_tc0du5trno0" w:colFirst="0" w:colLast="0"/>
      <w:bookmarkStart w:id="5" w:name="_d4d6ntvps1wk" w:colFirst="0" w:colLast="0"/>
      <w:bookmarkEnd w:id="4"/>
      <w:bookmarkEnd w:id="5"/>
      <w:r w:rsidR="00AE7146">
        <w:br w:type="page"/>
      </w:r>
    </w:p>
    <w:p w14:paraId="3EE917E6" w14:textId="3054009F" w:rsidR="00C57308" w:rsidRPr="00C715CC" w:rsidRDefault="00000000" w:rsidP="00132A98">
      <w:pPr>
        <w:pStyle w:val="Heading1"/>
      </w:pPr>
      <w:r w:rsidRPr="00C715CC">
        <w:lastRenderedPageBreak/>
        <w:t>1. INTRODUCTION</w:t>
      </w:r>
    </w:p>
    <w:p w14:paraId="5D09C0A6" w14:textId="7D591E62" w:rsidR="00F63F11" w:rsidRDefault="00B10A4B" w:rsidP="00C715CC">
      <w:pPr>
        <w:spacing w:before="240" w:after="240" w:line="480" w:lineRule="auto"/>
        <w:rPr>
          <w:lang w:val="en-GB"/>
        </w:rPr>
      </w:pPr>
      <w:bookmarkStart w:id="6" w:name="_5g48a2m0kxmd" w:colFirst="0" w:colLast="0"/>
      <w:bookmarkEnd w:id="6"/>
      <w:r w:rsidRPr="00B10A4B">
        <w:rPr>
          <w:lang w:val="en-GB"/>
        </w:rPr>
        <w:t xml:space="preserve">Artificial reef performance is </w:t>
      </w:r>
      <w:r>
        <w:rPr>
          <w:lang w:val="en-GB"/>
        </w:rPr>
        <w:t>typically</w:t>
      </w:r>
      <w:r w:rsidRPr="00B10A4B">
        <w:rPr>
          <w:lang w:val="en-GB"/>
        </w:rPr>
        <w:t xml:space="preserve"> evaluated by comparison with nearby fringing reef systems, yet these assessments may overlook how structural features influence ecological outcomes. Fringing reefs, which dominate nearshore tropical coastlines, are generally low in vertical relief and </w:t>
      </w:r>
      <w:r>
        <w:rPr>
          <w:lang w:val="en-GB"/>
        </w:rPr>
        <w:t xml:space="preserve">often </w:t>
      </w:r>
      <w:r w:rsidRPr="00B10A4B">
        <w:rPr>
          <w:lang w:val="en-GB"/>
        </w:rPr>
        <w:t xml:space="preserve">embedded in sediment-rich, human-impacted environments (Bell &amp; </w:t>
      </w:r>
      <w:proofErr w:type="spellStart"/>
      <w:r w:rsidRPr="00B10A4B">
        <w:rPr>
          <w:lang w:val="en-GB"/>
        </w:rPr>
        <w:t>Galzin</w:t>
      </w:r>
      <w:proofErr w:type="spellEnd"/>
      <w:r w:rsidRPr="00B10A4B">
        <w:rPr>
          <w:lang w:val="en-GB"/>
        </w:rPr>
        <w:t xml:space="preserve"> 1984, </w:t>
      </w:r>
      <w:proofErr w:type="spellStart"/>
      <w:r w:rsidRPr="00B10A4B">
        <w:rPr>
          <w:lang w:val="en-GB"/>
        </w:rPr>
        <w:t>Letessier</w:t>
      </w:r>
      <w:proofErr w:type="spellEnd"/>
      <w:r w:rsidRPr="00B10A4B">
        <w:rPr>
          <w:lang w:val="en-GB"/>
        </w:rPr>
        <w:t xml:space="preserve"> et al. 2019). In contrast, many artificial reefs</w:t>
      </w:r>
      <w:r>
        <w:rPr>
          <w:lang w:val="en-GB"/>
        </w:rPr>
        <w:t xml:space="preserve">, </w:t>
      </w:r>
      <w:r w:rsidRPr="00B10A4B">
        <w:rPr>
          <w:lang w:val="en-GB"/>
        </w:rPr>
        <w:t>particularly shipwrecks</w:t>
      </w:r>
      <w:r>
        <w:rPr>
          <w:lang w:val="en-GB"/>
        </w:rPr>
        <w:t xml:space="preserve">, </w:t>
      </w:r>
      <w:r w:rsidRPr="00B10A4B">
        <w:rPr>
          <w:lang w:val="en-GB"/>
        </w:rPr>
        <w:t>share greater physical similarity with offshore pelagic pinnacles, including steep vertical profiles, current exposure, and spatial isolation (</w:t>
      </w:r>
      <w:proofErr w:type="spellStart"/>
      <w:r w:rsidRPr="00B10A4B">
        <w:rPr>
          <w:lang w:val="en-GB"/>
        </w:rPr>
        <w:t>Letessier</w:t>
      </w:r>
      <w:proofErr w:type="spellEnd"/>
      <w:r w:rsidRPr="00B10A4B">
        <w:rPr>
          <w:lang w:val="en-GB"/>
        </w:rPr>
        <w:t xml:space="preserve"> et al. 2019, Paxton et al. 2020b, Galbraith et al. 2022). These </w:t>
      </w:r>
      <w:r>
        <w:rPr>
          <w:lang w:val="en-GB"/>
        </w:rPr>
        <w:t xml:space="preserve">structural </w:t>
      </w:r>
      <w:r w:rsidRPr="00B10A4B">
        <w:rPr>
          <w:lang w:val="en-GB"/>
        </w:rPr>
        <w:t>features influence foraging opportunities, predator access, and planktonic input, potentially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235F5F67" w14:textId="2DCC633D" w:rsidR="002441CA" w:rsidRPr="002441CA" w:rsidRDefault="001C6241" w:rsidP="00B31269">
      <w:pPr>
        <w:spacing w:after="240" w:line="480" w:lineRule="auto"/>
        <w:rPr>
          <w:ins w:id="7" w:author="Scarlett Taylor" w:date="2025-10-14T09:26:00Z" w16du:dateUtc="2025-10-14T02:26:00Z"/>
        </w:rPr>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In Thailand, shipwreck deployment has been widespread since the launch of the national Artificial Reef Program in 1978, aimed at reducing diver pressure on natural reefs and supporting fisheries enhancement (</w:t>
      </w:r>
      <w:proofErr w:type="spellStart"/>
      <w:r w:rsidRPr="001C6241">
        <w:t>Yeemin</w:t>
      </w:r>
      <w:proofErr w:type="spellEnd"/>
      <w:r w:rsidRPr="001C6241">
        <w:t xml:space="preserve"> et al. 2006, Mattos &amp; </w:t>
      </w:r>
      <w:proofErr w:type="spellStart"/>
      <w:r w:rsidRPr="001C6241">
        <w:t>Yeemin</w:t>
      </w:r>
      <w:proofErr w:type="spellEnd"/>
      <w:r w:rsidRPr="001C6241">
        <w:t xml:space="preserve"> 2020, Harvey et al. 2021, Baillie et al. 2024). </w:t>
      </w:r>
      <w:commentRangeStart w:id="8"/>
      <w:ins w:id="9" w:author="Scarlett Taylor" w:date="2025-10-14T09:26:00Z" w16du:dateUtc="2025-10-14T02:26:00Z">
        <w:r w:rsidR="002441CA" w:rsidRPr="002441CA">
          <w:t xml:space="preserve">The Department of Marine and Coastal Resources (DMCR) prioritizes deployments that deliver social and economic </w:t>
        </w:r>
      </w:ins>
      <w:commentRangeEnd w:id="8"/>
      <w:ins w:id="10" w:author="Scarlett Taylor" w:date="2025-10-14T09:27:00Z" w16du:dateUtc="2025-10-14T02:27:00Z">
        <w:r w:rsidR="002441CA">
          <w:rPr>
            <w:rStyle w:val="CommentReference"/>
          </w:rPr>
          <w:commentReference w:id="8"/>
        </w:r>
      </w:ins>
      <w:ins w:id="11" w:author="Scarlett Taylor" w:date="2025-10-14T09:26:00Z" w16du:dateUtc="2025-10-14T02:26:00Z">
        <w:r w:rsidR="002441CA" w:rsidRPr="002441CA">
          <w:t xml:space="preserve">benefits to stakeholder groups, particularly recreational fishers and divers, aligning with broader </w:t>
        </w:r>
        <w:r w:rsidR="002441CA" w:rsidRPr="002441CA">
          <w:lastRenderedPageBreak/>
          <w:t xml:space="preserve">evidence that artificial reefs are the predominant man-made marine structures valued by these </w:t>
        </w:r>
        <w:commentRangeStart w:id="12"/>
        <w:r w:rsidR="002441CA" w:rsidRPr="002441CA">
          <w:t>users</w:t>
        </w:r>
        <w:commentRangeEnd w:id="12"/>
        <w:r w:rsidR="002441CA">
          <w:rPr>
            <w:rStyle w:val="CommentReference"/>
          </w:rPr>
          <w:commentReference w:id="12"/>
        </w:r>
      </w:ins>
      <w:ins w:id="13" w:author="Scarlett Taylor" w:date="2025-10-14T09:36:00Z" w16du:dateUtc="2025-10-14T02:36:00Z">
        <w:r w:rsidR="00AC53CB">
          <w:t xml:space="preserve"> </w:t>
        </w:r>
      </w:ins>
      <w:ins w:id="14" w:author="Scarlett Taylor" w:date="2025-10-14T09:26:00Z" w16du:dateUtc="2025-10-14T02:26:00Z">
        <w:r w:rsidR="002441CA">
          <w:t>(Elrick-Barr et al. 2022)</w:t>
        </w:r>
      </w:ins>
      <w:ins w:id="15" w:author="Scarlett Taylor" w:date="2025-10-14T09:35:00Z" w16du:dateUtc="2025-10-14T02:35:00Z">
        <w:r w:rsidR="00AC53CB">
          <w:t>.</w:t>
        </w:r>
      </w:ins>
    </w:p>
    <w:p w14:paraId="29A5305C" w14:textId="6E544CFA" w:rsidR="001C6241" w:rsidRDefault="001C6241" w:rsidP="00B31269">
      <w:pPr>
        <w:spacing w:after="240" w:line="480" w:lineRule="auto"/>
        <w:rPr>
          <w:lang w:val="en-GB"/>
        </w:rPr>
      </w:pPr>
      <w:r w:rsidRPr="001C6241">
        <w:t>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vertical relief, and a growing number of artificial structures such as shipwrecks (Mattos et al. 2023). </w:t>
      </w:r>
      <w:ins w:id="16" w:author="Scarlett Taylor" w:date="2025-10-14T10:56:00Z" w16du:dateUtc="2025-10-14T03:56:00Z">
        <w:r w:rsidR="00E73D31" w:rsidRPr="00E73D31">
          <w:rPr>
            <w:highlight w:val="yellow"/>
            <w:rPrChange w:id="17" w:author="Scarlett Taylor" w:date="2025-10-14T10:56:00Z" w16du:dateUtc="2025-10-14T03:56:00Z">
              <w:rPr/>
            </w:rPrChange>
          </w:rPr>
          <w:t>(</w:t>
        </w:r>
        <w:commentRangeStart w:id="18"/>
        <w:r w:rsidR="00E73D31" w:rsidRPr="00E73D31">
          <w:rPr>
            <w:highlight w:val="yellow"/>
            <w:rPrChange w:id="19" w:author="Scarlett Taylor" w:date="2025-10-14T10:56:00Z" w16du:dateUtc="2025-10-14T03:56:00Z">
              <w:rPr/>
            </w:rPrChange>
          </w:rPr>
          <w:t>xxx… introduce geomorphology of pinnacles to readers unfamiliar)</w:t>
        </w:r>
        <w:r w:rsidR="00E73D31">
          <w:t xml:space="preserve"> </w:t>
        </w:r>
        <w:commentRangeEnd w:id="18"/>
        <w:r w:rsidR="00E73D31">
          <w:rPr>
            <w:rStyle w:val="CommentReference"/>
          </w:rPr>
          <w:commentReference w:id="18"/>
        </w:r>
      </w:ins>
      <w:r w:rsidRPr="001C6241">
        <w:t xml:space="preserve">Despite the prevalence of these artificial reefs, relatively few studies have assessed their ecological functioning, particularly their capacity to support </w:t>
      </w:r>
      <w:commentRangeStart w:id="20"/>
      <w:r w:rsidRPr="001C6241">
        <w:t xml:space="preserve">balanced trophic assemblages </w:t>
      </w:r>
      <w:commentRangeEnd w:id="20"/>
      <w:r w:rsidR="00F70553">
        <w:rPr>
          <w:rStyle w:val="CommentReference"/>
        </w:rPr>
        <w:commentReference w:id="20"/>
      </w:r>
      <w:r w:rsidRPr="001C6241">
        <w:t>and replicate the ecological roles of natural reef systems (Fowler &amp; Booth 2012, Simon et al. 2013, Streich et al. 2017, Medeiros et al. 2022, Paxton et al. 2023, Schram et al. 2024).</w:t>
      </w:r>
    </w:p>
    <w:p w14:paraId="565831CA" w14:textId="346A6468" w:rsidR="00C715CC" w:rsidRPr="00D06BB2" w:rsidRDefault="00C715CC" w:rsidP="00D06BB2">
      <w:pPr>
        <w:spacing w:line="480" w:lineRule="auto"/>
      </w:pPr>
      <w:r w:rsidRPr="00C715CC">
        <w:rPr>
          <w:lang w:val="en-GB"/>
        </w:rPr>
        <w:t xml:space="preserve">Where evaluations do exist, artificial reefs, particularly shipwrecks, often support high total fish abundance and species richness compared to nearby natural reefs (Fowler </w:t>
      </w:r>
      <w:r w:rsidR="003C2044">
        <w:rPr>
          <w:lang w:val="en-GB"/>
        </w:rPr>
        <w:t>&amp;</w:t>
      </w:r>
      <w:r w:rsidRPr="00C715CC">
        <w:rPr>
          <w:lang w:val="en-GB"/>
        </w:rPr>
        <w:t xml:space="preserve"> Booth 2012</w:t>
      </w:r>
      <w:r w:rsidR="003C2044">
        <w:rPr>
          <w:lang w:val="en-GB"/>
        </w:rPr>
        <w:t>,</w:t>
      </w:r>
      <w:r w:rsidRPr="00C715CC">
        <w:rPr>
          <w:lang w:val="en-GB"/>
        </w:rPr>
        <w:t xml:space="preserve">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3C2044">
        <w:rPr>
          <w:lang w:val="en-GB"/>
        </w:rPr>
        <w:t>,</w:t>
      </w:r>
      <w:r w:rsidRPr="00C715CC">
        <w:rPr>
          <w:lang w:val="en-GB"/>
        </w:rPr>
        <w:t xml:space="preserve"> Schulze </w:t>
      </w:r>
      <w:r w:rsidR="003C2044">
        <w:rPr>
          <w:lang w:val="en-GB"/>
        </w:rPr>
        <w:t>et al.</w:t>
      </w:r>
      <w:r w:rsidRPr="00C715CC">
        <w:rPr>
          <w:lang w:val="en-GB"/>
        </w:rPr>
        <w:t xml:space="preserve"> 2020). </w:t>
      </w:r>
      <w:commentRangeStart w:id="21"/>
      <w:r w:rsidRPr="00C715CC">
        <w:rPr>
          <w:lang w:val="en-GB"/>
        </w:rPr>
        <w:t xml:space="preserve">However, these metrics can obscure differences in community composition and ecological function </w:t>
      </w:r>
      <w:commentRangeEnd w:id="21"/>
      <w:r w:rsidR="00A936E8">
        <w:rPr>
          <w:rStyle w:val="CommentReference"/>
        </w:rPr>
        <w:commentReference w:id="21"/>
      </w:r>
      <w:r w:rsidRPr="00C715CC">
        <w:rPr>
          <w:lang w:val="en-GB"/>
        </w:rPr>
        <w:t>(</w:t>
      </w:r>
      <w:r w:rsidR="003C2044">
        <w:rPr>
          <w:lang w:val="en-GB"/>
        </w:rPr>
        <w:t>Ross et al. 20</w:t>
      </w:r>
      <w:r w:rsidR="0003772F">
        <w:rPr>
          <w:lang w:val="en-GB"/>
        </w:rPr>
        <w:t>1</w:t>
      </w:r>
      <w:r w:rsidR="003C2044">
        <w:rPr>
          <w:lang w:val="en-GB"/>
        </w:rPr>
        <w:t>6,</w:t>
      </w:r>
      <w:r w:rsidR="003C2044" w:rsidRPr="00D06BB2">
        <w:t xml:space="preserve"> </w:t>
      </w:r>
      <w:r w:rsidRPr="00C715CC">
        <w:rPr>
          <w:lang w:val="en-GB"/>
        </w:rPr>
        <w:t xml:space="preserve">Paxton </w:t>
      </w:r>
      <w:r w:rsidR="003C2044">
        <w:rPr>
          <w:lang w:val="en-GB"/>
        </w:rPr>
        <w:t>et al.</w:t>
      </w:r>
      <w:r w:rsidRPr="00C715CC">
        <w:rPr>
          <w:lang w:val="en-GB"/>
        </w:rPr>
        <w:t xml:space="preserve"> 2020a,</w:t>
      </w:r>
      <w:r w:rsidR="00F63F11" w:rsidRPr="00F63F11">
        <w:rPr>
          <w:lang w:val="en-GB"/>
        </w:rPr>
        <w:t xml:space="preserve"> </w:t>
      </w:r>
      <w:r w:rsidR="00F63F11" w:rsidRPr="00C715CC">
        <w:rPr>
          <w:lang w:val="en-GB"/>
        </w:rPr>
        <w:t xml:space="preserve">Paxton </w:t>
      </w:r>
      <w:r w:rsidR="00F63F11">
        <w:rPr>
          <w:lang w:val="en-GB"/>
        </w:rPr>
        <w:t>et al.</w:t>
      </w:r>
      <w:r w:rsidR="00F63F11" w:rsidRPr="00C715CC">
        <w:rPr>
          <w:lang w:val="en-GB"/>
        </w:rPr>
        <w:t xml:space="preserve"> 2020</w:t>
      </w:r>
      <w:r w:rsidRPr="00C715CC">
        <w:rPr>
          <w:lang w:val="en-GB"/>
        </w:rPr>
        <w:t>b</w:t>
      </w:r>
      <w:r w:rsidR="00D06BB2">
        <w:rPr>
          <w:lang w:val="en-GB"/>
        </w:rPr>
        <w:t xml:space="preserve">, </w:t>
      </w:r>
      <w:r w:rsidR="00D84338" w:rsidRPr="00C715CC">
        <w:rPr>
          <w:lang w:val="en-GB"/>
        </w:rPr>
        <w:t xml:space="preserve">Paxton </w:t>
      </w:r>
      <w:r w:rsidR="00D84338">
        <w:rPr>
          <w:lang w:val="en-GB"/>
        </w:rPr>
        <w:t>et al.</w:t>
      </w:r>
      <w:r w:rsidR="00D84338" w:rsidRPr="00C715CC">
        <w:rPr>
          <w:lang w:val="en-GB"/>
        </w:rPr>
        <w:t xml:space="preserve"> </w:t>
      </w:r>
      <w:r w:rsidR="00D06BB2">
        <w:rPr>
          <w:lang w:val="en-GB"/>
        </w:rPr>
        <w:t>2023</w:t>
      </w:r>
      <w:r w:rsidRPr="00C715CC">
        <w:rPr>
          <w:lang w:val="en-GB"/>
        </w:rPr>
        <w:t xml:space="preserve">). </w:t>
      </w:r>
      <w:r w:rsidR="00F63F11" w:rsidRPr="00C715CC">
        <w:rPr>
          <w:lang w:val="en-GB"/>
        </w:rPr>
        <w:t>Predator</w:t>
      </w:r>
      <w:r w:rsidRPr="00C715CC">
        <w:rPr>
          <w:lang w:val="en-GB"/>
        </w:rPr>
        <w:t xml:space="preserve"> biomass is frequently elevated, while lower trophic guilds such as grazers and invertivores tend to be underrepresented on artificial reefs (Fowler </w:t>
      </w:r>
      <w:r w:rsidR="003C2044">
        <w:rPr>
          <w:lang w:val="en-GB"/>
        </w:rPr>
        <w:t xml:space="preserve">&amp; </w:t>
      </w:r>
      <w:r w:rsidRPr="00C715CC">
        <w:rPr>
          <w:lang w:val="en-GB"/>
        </w:rPr>
        <w:t>Booth 2012</w:t>
      </w:r>
      <w:r w:rsidR="00D84338">
        <w:rPr>
          <w:lang w:val="en-GB"/>
        </w:rPr>
        <w:t>,</w:t>
      </w:r>
      <w:r w:rsidRPr="00C715CC">
        <w:rPr>
          <w:lang w:val="en-GB"/>
        </w:rPr>
        <w:t xml:space="preserve"> Schram </w:t>
      </w:r>
      <w:r w:rsidR="003C2044">
        <w:rPr>
          <w:lang w:val="en-GB"/>
        </w:rPr>
        <w:t>et al.</w:t>
      </w:r>
      <w:r w:rsidRPr="00C715CC">
        <w:rPr>
          <w:lang w:val="en-GB"/>
        </w:rPr>
        <w:t xml:space="preserve"> 2024). </w:t>
      </w:r>
      <w:r w:rsidR="00F63F11" w:rsidRPr="00F63F11">
        <w:rPr>
          <w:lang w:val="en-GB"/>
        </w:rPr>
        <w:t>This imbalance may limit processes such as algal control, nutrient cycling, and trophic transfer, indicating that high fish abundance alone does not equate to ecological equivalence with natural reefs.</w:t>
      </w:r>
      <w:r w:rsidR="00F63F11" w:rsidRPr="00F63F11" w:rsidDel="00F63F11">
        <w:rPr>
          <w:lang w:val="en-GB"/>
        </w:rPr>
        <w:t xml:space="preserve"> </w:t>
      </w:r>
    </w:p>
    <w:p w14:paraId="59B356A0" w14:textId="2FDF0577" w:rsidR="00C715CC" w:rsidRPr="00C715CC" w:rsidRDefault="000049FD" w:rsidP="00C715CC">
      <w:pPr>
        <w:spacing w:before="240" w:after="240" w:line="480" w:lineRule="auto"/>
        <w:rPr>
          <w:lang w:val="en-GB"/>
        </w:rPr>
      </w:pPr>
      <w:r w:rsidRPr="000049FD">
        <w:rPr>
          <w:lang w:val="en-GB"/>
        </w:rPr>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Simon et al. 2013, Streich et al. 2017, Paxton et al. 2023). Shipwrecks tend to be high-relief and </w:t>
      </w:r>
      <w:r w:rsidRPr="000049FD">
        <w:rPr>
          <w:lang w:val="en-GB"/>
        </w:rPr>
        <w:lastRenderedPageBreak/>
        <w:t>spatially isolated, favouring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Paxton et al. 2023, Sibley et al. 2023). Distinguishing superficial species-level similarity from broader ecological performance is therefore essential when evaluating artificial reef outcomes (Simon et al. 2013, Medeiros et al. 2022, Schram et al. 2024).</w:t>
      </w:r>
      <w:r w:rsidRPr="000049FD" w:rsidDel="000049FD">
        <w:rPr>
          <w:lang w:val="en-GB"/>
        </w:rPr>
        <w:t xml:space="preserve"> </w:t>
      </w: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 xml:space="preserve">Isolated pelagic pinnacles, often exposed to strong hydrodynamic flow,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2023a,</w:t>
      </w:r>
      <w:r w:rsidR="00F63F11" w:rsidRPr="00F63F11">
        <w:rPr>
          <w:lang w:val="en-GB"/>
        </w:rPr>
        <w:t xml:space="preserve"> </w:t>
      </w:r>
      <w:r w:rsidR="00F63F11" w:rsidRPr="00D84338">
        <w:rPr>
          <w:lang w:val="en-GB"/>
        </w:rPr>
        <w:t>Galbraith et al. 2023</w:t>
      </w:r>
      <w:r w:rsidR="00D84338" w:rsidRPr="00D84338">
        <w:rPr>
          <w:lang w:val="en-GB"/>
        </w:rPr>
        <w:t>b, 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00C715CC" w:rsidRPr="00C715CC">
        <w:rPr>
          <w:lang w:val="en-GB"/>
        </w:rPr>
        <w:t xml:space="preserve">Galbraith </w:t>
      </w:r>
      <w:r w:rsidR="003C2044">
        <w:rPr>
          <w:lang w:val="en-GB"/>
        </w:rPr>
        <w:t>et al.</w:t>
      </w:r>
      <w:r w:rsidR="00C715CC" w:rsidRPr="00C715CC">
        <w:rPr>
          <w:lang w:val="en-GB"/>
        </w:rPr>
        <w:t xml:space="preserve"> 2023). Pinnacles also exhibit substantial vertical relief and structural complexity, which provide refuge and foraging opportunities across multiple trophic guilds (Galbraith </w:t>
      </w:r>
      <w:r w:rsidR="003C2044">
        <w:rPr>
          <w:lang w:val="en-GB"/>
        </w:rPr>
        <w:t>et al.</w:t>
      </w:r>
      <w:r w:rsidR="00C715CC" w:rsidRPr="00C715CC">
        <w:rPr>
          <w:lang w:val="en-GB"/>
        </w:rPr>
        <w:t xml:space="preserve"> 2023</w:t>
      </w:r>
      <w:r>
        <w:rPr>
          <w:lang w:val="en-GB"/>
        </w:rPr>
        <w:t>,</w:t>
      </w:r>
      <w:r w:rsidR="00C715CC" w:rsidRPr="00C715CC">
        <w:rPr>
          <w:lang w:val="en-GB"/>
        </w:rPr>
        <w:t xml:space="preserve"> </w:t>
      </w:r>
      <w:proofErr w:type="spellStart"/>
      <w:r w:rsidR="00C715CC" w:rsidRPr="00C715CC">
        <w:rPr>
          <w:lang w:val="en-GB"/>
        </w:rPr>
        <w:t>Letessier</w:t>
      </w:r>
      <w:proofErr w:type="spellEnd"/>
      <w:r w:rsidR="00C715CC" w:rsidRPr="00C715CC">
        <w:rPr>
          <w:lang w:val="en-GB"/>
        </w:rPr>
        <w:t xml:space="preserve"> </w:t>
      </w:r>
      <w:r w:rsidR="003C2044">
        <w:rPr>
          <w:lang w:val="en-GB"/>
        </w:rPr>
        <w:t>et al.</w:t>
      </w:r>
      <w:r w:rsidR="00C715CC" w:rsidRPr="00C715CC">
        <w:rPr>
          <w:lang w:val="en-GB"/>
        </w:rPr>
        <w:t xml:space="preserve"> 2019).</w:t>
      </w:r>
    </w:p>
    <w:p w14:paraId="500F1017" w14:textId="1B208980" w:rsidR="00C715CC" w:rsidRPr="00C715CC" w:rsidRDefault="00C715CC" w:rsidP="00C715CC">
      <w:pPr>
        <w:spacing w:before="240" w:after="240" w:line="480" w:lineRule="auto"/>
        <w:rPr>
          <w:lang w:val="en-GB"/>
        </w:rPr>
      </w:pPr>
      <w:r w:rsidRPr="00C715CC">
        <w:rPr>
          <w:lang w:val="en-GB"/>
        </w:rPr>
        <w:t xml:space="preserve">In contrast, fringing reefs and other emergent coastal systems are shaped more strongly by local variation in benthic composition, hydrodynamic exposure, and human disturbance (Bell </w:t>
      </w:r>
      <w:r w:rsidR="003C2044">
        <w:rPr>
          <w:lang w:val="en-GB"/>
        </w:rPr>
        <w:t>&amp;</w:t>
      </w:r>
      <w:r w:rsidRPr="00C715CC">
        <w:rPr>
          <w:lang w:val="en-GB"/>
        </w:rPr>
        <w:t xml:space="preserve"> </w:t>
      </w:r>
      <w:proofErr w:type="spellStart"/>
      <w:r w:rsidRPr="00C715CC">
        <w:rPr>
          <w:lang w:val="en-GB"/>
        </w:rPr>
        <w:t>Galzin</w:t>
      </w:r>
      <w:proofErr w:type="spellEnd"/>
      <w:r w:rsidRPr="00C715CC">
        <w:rPr>
          <w:lang w:val="en-GB"/>
        </w:rPr>
        <w:t>, 1984</w:t>
      </w:r>
      <w:r w:rsidR="003C2044">
        <w:rPr>
          <w:lang w:val="en-GB"/>
        </w:rPr>
        <w:t>,</w:t>
      </w:r>
      <w:r w:rsidRPr="00C715CC">
        <w:rPr>
          <w:lang w:val="en-GB"/>
        </w:rPr>
        <w:t xml:space="preserve"> </w:t>
      </w:r>
      <w:proofErr w:type="spellStart"/>
      <w:r w:rsidR="003C2044" w:rsidRPr="00C715CC">
        <w:rPr>
          <w:lang w:val="en-GB"/>
        </w:rPr>
        <w:t>Letessier</w:t>
      </w:r>
      <w:proofErr w:type="spellEnd"/>
      <w:r w:rsidR="003C2044" w:rsidRPr="00C715CC">
        <w:rPr>
          <w:lang w:val="en-GB"/>
        </w:rPr>
        <w:t xml:space="preserve"> </w:t>
      </w:r>
      <w:r w:rsidR="003C2044">
        <w:rPr>
          <w:lang w:val="en-GB"/>
        </w:rPr>
        <w:t>et al.</w:t>
      </w:r>
      <w:r w:rsidR="003C2044" w:rsidRPr="00C715CC">
        <w:rPr>
          <w:lang w:val="en-GB"/>
        </w:rPr>
        <w:t xml:space="preserve"> 2019</w:t>
      </w:r>
      <w:r w:rsidR="003C2044">
        <w:rPr>
          <w:lang w:val="en-GB"/>
        </w:rPr>
        <w:t xml:space="preserve">, </w:t>
      </w:r>
      <w:r w:rsidRPr="00C715CC">
        <w:rPr>
          <w:lang w:val="en-GB"/>
        </w:rPr>
        <w:t xml:space="preserve">Galbraith 2021).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w:t>
      </w:r>
      <w:r w:rsidR="00D84338" w:rsidRPr="00D84338">
        <w:rPr>
          <w:lang w:val="en-GB"/>
        </w:rPr>
        <w:t>(Koeck et al. 2014, Boaden &amp; Kingsford 2015, Streit et al. 2015, Schram et al. 2024</w:t>
      </w:r>
      <w:r w:rsidRPr="00C715CC">
        <w:rPr>
          <w:lang w:val="en-GB"/>
        </w:rPr>
        <w:t xml:space="preserve">). Comparisons between artificial reefs and adjacent natural reefs, including fringing systems, have consistently shown that shipwrecks </w:t>
      </w:r>
      <w:r w:rsidRPr="00C715CC">
        <w:rPr>
          <w:lang w:val="en-GB"/>
        </w:rPr>
        <w:lastRenderedPageBreak/>
        <w:t xml:space="preserve">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w:t>
      </w:r>
      <w:r w:rsidR="003C2044">
        <w:rPr>
          <w:lang w:val="en-GB"/>
        </w:rPr>
        <w:t>Fowler &amp; Booth</w:t>
      </w:r>
      <w:r w:rsidRPr="00C715CC">
        <w:rPr>
          <w:lang w:val="en-GB"/>
        </w:rPr>
        <w:t xml:space="preserve"> 2012</w:t>
      </w:r>
      <w:r w:rsidR="00D84338">
        <w:rPr>
          <w:lang w:val="en-GB"/>
        </w:rPr>
        <w:t>,</w:t>
      </w:r>
      <w:r w:rsidRPr="00C715CC">
        <w:rPr>
          <w:lang w:val="en-GB"/>
        </w:rPr>
        <w:t xml:space="preserve"> Paxton </w:t>
      </w:r>
      <w:r w:rsidR="003C2044">
        <w:rPr>
          <w:lang w:val="en-GB"/>
        </w:rPr>
        <w:t>et al.</w:t>
      </w:r>
      <w:r w:rsidRPr="00C715CC">
        <w:rPr>
          <w:lang w:val="en-GB"/>
        </w:rPr>
        <w:t xml:space="preserve"> 2020a</w:t>
      </w:r>
      <w:r w:rsidR="00D84338">
        <w:rPr>
          <w:lang w:val="en-GB"/>
        </w:rPr>
        <w:t>,</w:t>
      </w:r>
      <w:r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Pr="00C715CC">
        <w:rPr>
          <w:lang w:val="en-GB"/>
        </w:rPr>
        <w:t xml:space="preserve">Schram </w:t>
      </w:r>
      <w:r w:rsidR="003C2044">
        <w:rPr>
          <w:lang w:val="en-GB"/>
        </w:rPr>
        <w:t>et al.</w:t>
      </w:r>
      <w:r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r w:rsidRPr="00C715CC">
        <w:rPr>
          <w:lang w:val="en-GB"/>
        </w:rPr>
        <w:t>, 2000</w:t>
      </w:r>
      <w:r w:rsidR="00D84338">
        <w:rPr>
          <w:lang w:val="en-GB"/>
        </w:rPr>
        <w:t>,</w:t>
      </w:r>
      <w:r w:rsidRPr="00C715CC">
        <w:rPr>
          <w:lang w:val="en-GB"/>
        </w:rPr>
        <w:t xml:space="preserve"> Schram </w:t>
      </w:r>
      <w:r w:rsidR="003C2044">
        <w:rPr>
          <w:lang w:val="en-GB"/>
        </w:rPr>
        <w:t>et al.</w:t>
      </w:r>
      <w:r w:rsidRPr="00C715CC">
        <w:rPr>
          <w:lang w:val="en-GB"/>
        </w:rPr>
        <w:t xml:space="preserve"> 2024).</w:t>
      </w:r>
    </w:p>
    <w:p w14:paraId="4755AB8A" w14:textId="060BE837" w:rsidR="00C715CC" w:rsidRPr="00C715CC" w:rsidRDefault="00C715CC" w:rsidP="00C715CC">
      <w:pPr>
        <w:spacing w:before="240" w:after="240" w:line="480" w:lineRule="auto"/>
        <w:rPr>
          <w:lang w:val="en-GB"/>
        </w:rPr>
      </w:pPr>
      <w:r w:rsidRPr="00C715CC">
        <w:rPr>
          <w:lang w:val="en-GB"/>
        </w:rPr>
        <w:t xml:space="preserve">This study builds on previous assessments of fish assemblages in the Gulf of Thailand </w:t>
      </w:r>
      <w:r w:rsidR="00D84338" w:rsidRPr="00D84338">
        <w:rPr>
          <w:lang w:val="en-GB"/>
        </w:rPr>
        <w:t xml:space="preserve">(Mattos &amp; </w:t>
      </w:r>
      <w:proofErr w:type="spellStart"/>
      <w:r w:rsidR="00D84338" w:rsidRPr="00D84338">
        <w:rPr>
          <w:lang w:val="en-GB"/>
        </w:rPr>
        <w:t>Yeemin</w:t>
      </w:r>
      <w:proofErr w:type="spellEnd"/>
      <w:r w:rsidR="00D84338" w:rsidRPr="00D84338">
        <w:rPr>
          <w:lang w:val="en-GB"/>
        </w:rPr>
        <w:t xml:space="preserve"> 2020, Harvey et al. 2021, Mattos et al. 2023, Baillie et al. 2024</w:t>
      </w:r>
      <w:r w:rsidRPr="00C715CC">
        <w:rPr>
          <w:lang w:val="en-GB"/>
        </w:rPr>
        <w:t xml:space="preserve">), with the aim of evaluating whether shipwrecks replicate the community structure and trophic composition of natural reef analogues or represent a functionally novel assemblage type. </w:t>
      </w:r>
      <w:r w:rsidR="000049FD" w:rsidRPr="000049FD">
        <w:rPr>
          <w:lang w:val="en-GB"/>
        </w:rPr>
        <w:t>Unlike most prior studies, which have compared artificial reefs only to nearby fringing reefs, this work explicitly tests shipwreck similarity against two contrasting natural reef types: fringing reefs and pelagic pinnacles, to determine which they more closely resemble.</w:t>
      </w:r>
      <w:r w:rsidR="003C2044">
        <w:rPr>
          <w:lang w:val="en-GB"/>
        </w:rPr>
        <w:t xml:space="preserve"> </w:t>
      </w:r>
      <w:r w:rsidRPr="00C715CC">
        <w:rPr>
          <w:lang w:val="en-GB"/>
        </w:rPr>
        <w:t>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t>
      </w:r>
      <w:r w:rsidR="003C2044">
        <w:rPr>
          <w:lang w:val="en-GB"/>
        </w:rPr>
        <w:t>Fowler &amp; Booth</w:t>
      </w:r>
      <w:r w:rsidRPr="00C715CC">
        <w:rPr>
          <w:lang w:val="en-GB"/>
        </w:rPr>
        <w:t xml:space="preserve"> 2012</w:t>
      </w:r>
      <w:r w:rsidR="00D84338">
        <w:rPr>
          <w:lang w:val="en-GB"/>
        </w:rPr>
        <w:t>,</w:t>
      </w:r>
      <w:r w:rsidRPr="00C715CC">
        <w:rPr>
          <w:lang w:val="en-GB"/>
        </w:rPr>
        <w:t xml:space="preserve"> Simon </w:t>
      </w:r>
      <w:r w:rsidR="003C2044">
        <w:rPr>
          <w:lang w:val="en-GB"/>
        </w:rPr>
        <w:t>et al.</w:t>
      </w:r>
      <w:r w:rsidRPr="00C715CC">
        <w:rPr>
          <w:lang w:val="en-GB"/>
        </w:rPr>
        <w:t xml:space="preserve"> 2013</w:t>
      </w:r>
      <w:r w:rsidR="00D84338">
        <w:rPr>
          <w:lang w:val="en-GB"/>
        </w:rPr>
        <w:t>,</w:t>
      </w:r>
      <w:r w:rsidRPr="00C715CC">
        <w:rPr>
          <w:lang w:val="en-GB"/>
        </w:rPr>
        <w:t xml:space="preserve"> Schram </w:t>
      </w:r>
      <w:r w:rsidR="003C2044">
        <w:rPr>
          <w:lang w:val="en-GB"/>
        </w:rPr>
        <w:t>et al.</w:t>
      </w:r>
      <w:r w:rsidRPr="00C715CC">
        <w:rPr>
          <w:lang w:val="en-GB"/>
        </w:rPr>
        <w:t xml:space="preserve"> 2024). These divergences may reflect differences in habitat structure, trophic filtering, or broader ecological constraints. Characterising such patterns is critical to evaluating the ecological role of artificial reefs in tropical marine systems.</w:t>
      </w:r>
    </w:p>
    <w:p w14:paraId="4D5F24A4" w14:textId="77777777" w:rsidR="000049FD" w:rsidRPr="001C6241" w:rsidRDefault="000049FD" w:rsidP="000049FD">
      <w:pPr>
        <w:spacing w:after="240" w:line="480" w:lineRule="auto"/>
        <w:rPr>
          <w:lang w:val="en-GB"/>
        </w:rPr>
      </w:pPr>
      <w:r w:rsidRPr="000049FD">
        <w:rPr>
          <w:lang w:val="en-GB"/>
        </w:rPr>
        <w: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w:t>
      </w:r>
      <w:r w:rsidRPr="000049FD">
        <w:rPr>
          <w:lang w:val="en-GB"/>
        </w:rPr>
        <w:lastRenderedPageBreak/>
        <w:t>abundance of grazers, invertivores, mesopredators, and higher trophic level predators, are used alongside species-specific responses to assess ecological similarity and divergence. Key design features such as vertical relief, surface complexity, and orientation are considered in interpreting assemblage patterns, given their known influence on artificial reef performance (</w:t>
      </w:r>
      <w:proofErr w:type="spellStart"/>
      <w:r w:rsidRPr="000049FD">
        <w:rPr>
          <w:lang w:val="en-GB"/>
        </w:rPr>
        <w:t>Rilov</w:t>
      </w:r>
      <w:proofErr w:type="spellEnd"/>
      <w:r w:rsidRPr="000049FD">
        <w:rPr>
          <w:lang w:val="en-GB"/>
        </w:rPr>
        <w:t xml:space="preserve"> &amp; Benayahu 2000, Paxton et al. 2020a). These findings contribute to a broader understanding of how artificial reefs function across structurally varied reef contexts and are intended to inform ecologically grounded deployment strategies not only in Thailand, where shipwreck use continues to expand, but in other tropical regions pursuing artificial reef development to support reef fisheries and conservation goals (Paxton et al. 2020a, Baillie et al. 2024).</w:t>
      </w:r>
      <w:r w:rsidRPr="000049FD" w:rsidDel="000049FD">
        <w:rPr>
          <w:lang w:val="en-GB"/>
        </w:rPr>
        <w:t xml:space="preserve"> </w:t>
      </w:r>
    </w:p>
    <w:p w14:paraId="44C7C463" w14:textId="7370E71C" w:rsidR="00C57308" w:rsidRPr="00C715CC" w:rsidRDefault="00000000" w:rsidP="00132A98">
      <w:pPr>
        <w:pStyle w:val="Heading1"/>
      </w:pPr>
      <w:r w:rsidRPr="00C715CC">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22" w:name="_oufnu1adhg4c" w:colFirst="0" w:colLast="0"/>
      <w:bookmarkEnd w:id="22"/>
      <w:r w:rsidRPr="00C715CC">
        <w:t xml:space="preserve">2.1. </w:t>
      </w:r>
      <w:r w:rsidR="001E279D">
        <w:t>Study Sites</w:t>
      </w:r>
    </w:p>
    <w:p w14:paraId="3D73D8FB" w14:textId="77777777" w:rsidR="0042250B" w:rsidRDefault="00A772F9" w:rsidP="001E279D">
      <w:pPr>
        <w:spacing w:after="240" w:line="480" w:lineRule="auto"/>
        <w:rPr>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p>
    <w:p w14:paraId="68616CA7" w14:textId="5631760F" w:rsidR="00332E1B" w:rsidRDefault="00A772F9" w:rsidP="0081685F">
      <w:pPr>
        <w:spacing w:after="240" w:line="480" w:lineRule="auto"/>
        <w:rPr>
          <w:ins w:id="23" w:author="Scarlett Taylor" w:date="2025-10-09T12:29:00Z" w16du:dateUtc="2025-10-09T05:29:00Z"/>
          <w:lang w:val="en-GB"/>
        </w:rPr>
      </w:pP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w:t>
      </w:r>
      <w:commentRangeStart w:id="24"/>
      <w:ins w:id="25" w:author="Scarlett Taylor" w:date="2025-10-13T10:53:00Z" w16du:dateUtc="2025-10-13T03:53:00Z">
        <w:r w:rsidR="005E6D95">
          <w:rPr>
            <w:lang w:val="en-GB"/>
          </w:rPr>
          <w:t xml:space="preserve">All three were intentionally sunk by the DMCR </w:t>
        </w:r>
      </w:ins>
      <w:commentRangeEnd w:id="24"/>
      <w:ins w:id="26" w:author="Scarlett Taylor" w:date="2025-10-13T10:54:00Z" w16du:dateUtc="2025-10-13T03:54:00Z">
        <w:r w:rsidR="005E6D95">
          <w:rPr>
            <w:rStyle w:val="CommentReference"/>
          </w:rPr>
          <w:commentReference w:id="24"/>
        </w:r>
      </w:ins>
      <w:ins w:id="27" w:author="Scarlett Taylor" w:date="2025-10-14T12:58:00Z" w16du:dateUtc="2025-10-14T05:58:00Z">
        <w:r w:rsidR="00C34A57">
          <w:rPr>
            <w:lang w:val="en-GB"/>
          </w:rPr>
          <w:t xml:space="preserve"> to enhance social and economic benefits to key stakeholders, in this case divers and recre</w:t>
        </w:r>
      </w:ins>
      <w:ins w:id="28" w:author="Scarlett Taylor" w:date="2025-10-14T12:59:00Z" w16du:dateUtc="2025-10-14T05:59:00Z">
        <w:r w:rsidR="00C34A57">
          <w:rPr>
            <w:lang w:val="en-GB"/>
          </w:rPr>
          <w:t xml:space="preserve">ation fishers (Elrick-Barr et al. 2022). </w:t>
        </w:r>
      </w:ins>
      <w:ins w:id="29" w:author="Scarlett Taylor" w:date="2025-10-13T10:53:00Z" w16du:dateUtc="2025-10-13T03:53:00Z">
        <w:r w:rsidR="005E6D95">
          <w:rPr>
            <w:lang w:val="en-GB"/>
          </w:rPr>
          <w:t xml:space="preserve"> </w:t>
        </w:r>
      </w:ins>
      <w:commentRangeStart w:id="30"/>
      <w:ins w:id="31" w:author="Scarlett Taylor" w:date="2025-10-09T12:12:00Z" w16du:dateUtc="2025-10-09T05:12:00Z">
        <w:r w:rsidR="0081685F" w:rsidRPr="0081685F">
          <w:rPr>
            <w:lang w:val="en-GB"/>
          </w:rPr>
          <w:t>At 48m in length and 7m in</w:t>
        </w:r>
        <w:r w:rsidR="0081685F">
          <w:rPr>
            <w:lang w:val="en-GB"/>
          </w:rPr>
          <w:t xml:space="preserve"> </w:t>
        </w:r>
        <w:r w:rsidR="0081685F" w:rsidRPr="0081685F">
          <w:rPr>
            <w:lang w:val="en-GB"/>
          </w:rPr>
          <w:lastRenderedPageBreak/>
          <w:t xml:space="preserve">width, </w:t>
        </w:r>
      </w:ins>
      <w:ins w:id="32" w:author="Scarlett Taylor" w:date="2025-10-09T12:13:00Z" w16du:dateUtc="2025-10-09T05:13:00Z">
        <w:r w:rsidR="0081685F" w:rsidRPr="00C34A57">
          <w:rPr>
            <w:i/>
            <w:iCs/>
            <w:lang w:val="en-GB"/>
          </w:rPr>
          <w:t xml:space="preserve">HTMS </w:t>
        </w:r>
      </w:ins>
      <w:proofErr w:type="spellStart"/>
      <w:ins w:id="33" w:author="Scarlett Taylor" w:date="2025-10-09T12:12:00Z" w16du:dateUtc="2025-10-09T05:12:00Z">
        <w:r w:rsidR="0081685F" w:rsidRPr="00C34A57">
          <w:rPr>
            <w:i/>
            <w:iCs/>
            <w:lang w:val="en-GB"/>
          </w:rPr>
          <w:t>Sattakut</w:t>
        </w:r>
        <w:proofErr w:type="spellEnd"/>
        <w:r w:rsidR="0081685F" w:rsidRPr="0081685F">
          <w:rPr>
            <w:lang w:val="en-GB"/>
          </w:rPr>
          <w:t xml:space="preserve"> sits on </w:t>
        </w:r>
        <w:r w:rsidR="0081685F">
          <w:rPr>
            <w:lang w:val="en-GB"/>
          </w:rPr>
          <w:t xml:space="preserve">sandy </w:t>
        </w:r>
        <w:r w:rsidR="0081685F" w:rsidRPr="0081685F">
          <w:rPr>
            <w:lang w:val="en-GB"/>
          </w:rPr>
          <w:t xml:space="preserve">sea floor in the </w:t>
        </w:r>
        <w:r w:rsidR="0081685F">
          <w:rPr>
            <w:lang w:val="en-GB"/>
          </w:rPr>
          <w:t>w</w:t>
        </w:r>
        <w:r w:rsidR="0081685F" w:rsidRPr="0081685F">
          <w:rPr>
            <w:lang w:val="en-GB"/>
          </w:rPr>
          <w:t>est of Koh Tao (10.10169°N, 99.81537°E) at a maximum</w:t>
        </w:r>
        <w:r w:rsidR="0081685F">
          <w:rPr>
            <w:lang w:val="en-GB"/>
          </w:rPr>
          <w:t xml:space="preserve"> </w:t>
        </w:r>
        <w:r w:rsidR="0081685F" w:rsidRPr="0081685F">
          <w:rPr>
            <w:lang w:val="en-GB"/>
          </w:rPr>
          <w:t>depth of 30m</w:t>
        </w:r>
      </w:ins>
      <w:ins w:id="34" w:author="Scarlett Taylor" w:date="2025-10-09T12:29:00Z" w16du:dateUtc="2025-10-09T05:29:00Z">
        <w:r w:rsidR="00332E1B">
          <w:rPr>
            <w:lang w:val="en-GB"/>
          </w:rPr>
          <w:t xml:space="preserve"> </w:t>
        </w:r>
        <w:r w:rsidR="00332E1B" w:rsidRPr="00332E1B">
          <w:rPr>
            <w:lang w:val="en-GB"/>
          </w:rPr>
          <w:t>and provides 12m of vertical relief from the base of the hull to the highest point</w:t>
        </w:r>
      </w:ins>
      <w:ins w:id="35" w:author="Scarlett Taylor" w:date="2025-10-09T12:12:00Z" w16du:dateUtc="2025-10-09T05:12:00Z">
        <w:r w:rsidR="0081685F" w:rsidRPr="0081685F">
          <w:rPr>
            <w:lang w:val="en-GB"/>
          </w:rPr>
          <w:t>.</w:t>
        </w:r>
      </w:ins>
      <w:ins w:id="36" w:author="Scarlett Taylor" w:date="2025-10-09T12:13:00Z" w16du:dateUtc="2025-10-09T05:13:00Z">
        <w:r w:rsidR="0081685F" w:rsidRPr="0081685F">
          <w:t xml:space="preserve">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 </w:t>
        </w:r>
        <w:r w:rsidR="0081685F" w:rsidRPr="008A5FD9">
          <w:rPr>
            <w:i/>
            <w:iCs/>
            <w:lang w:val="en-GB"/>
          </w:rPr>
          <w:t xml:space="preserve">HTMS </w:t>
        </w:r>
        <w:proofErr w:type="spellStart"/>
        <w:r w:rsidR="0081685F" w:rsidRPr="00C34A57">
          <w:rPr>
            <w:i/>
            <w:iCs/>
            <w:lang w:val="en-GB"/>
          </w:rPr>
          <w:t>Hanhak-Sattru</w:t>
        </w:r>
        <w:proofErr w:type="spellEnd"/>
        <w:r w:rsidR="0081685F" w:rsidRPr="0081685F">
          <w:rPr>
            <w:lang w:val="en-GB"/>
          </w:rPr>
          <w:t xml:space="preserve"> were deployed </w:t>
        </w:r>
      </w:ins>
      <w:ins w:id="37" w:author="Scarlett Taylor" w:date="2025-10-14T12:59:00Z" w16du:dateUtc="2025-10-14T05:59:00Z">
        <w:r w:rsidR="00C34A57">
          <w:rPr>
            <w:lang w:val="en-GB"/>
          </w:rPr>
          <w:t xml:space="preserve">on sand </w:t>
        </w:r>
      </w:ins>
      <w:ins w:id="38" w:author="Scarlett Taylor" w:date="2025-10-09T12:13:00Z" w16du:dateUtc="2025-10-09T05:13:00Z">
        <w:r w:rsidR="0081685F" w:rsidRPr="0081685F">
          <w:rPr>
            <w:lang w:val="en-GB"/>
          </w:rPr>
          <w:t>in</w:t>
        </w:r>
        <w:r w:rsidR="0081685F">
          <w:rPr>
            <w:lang w:val="en-GB"/>
          </w:rPr>
          <w:t xml:space="preserve"> </w:t>
        </w:r>
        <w:r w:rsidR="0081685F" w:rsidRPr="0081685F">
          <w:rPr>
            <w:lang w:val="en-GB"/>
          </w:rPr>
          <w:t xml:space="preserve">the north-west (10.1166°N, 99.80993°E), at a maximum depth of 30m, and north-east (10.09239°N, 99.85292°E), at a maximum depth of 31m, of the island respectively.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w:t>
        </w:r>
        <w:r w:rsidR="0081685F">
          <w:rPr>
            <w:lang w:val="en-GB"/>
          </w:rPr>
          <w:t xml:space="preserve"> </w:t>
        </w:r>
        <w:r w:rsidR="0081685F" w:rsidRPr="008A5FD9">
          <w:rPr>
            <w:i/>
            <w:iCs/>
            <w:lang w:val="en-GB"/>
          </w:rPr>
          <w:t xml:space="preserve">HTMS </w:t>
        </w:r>
        <w:proofErr w:type="spellStart"/>
        <w:r w:rsidR="0081685F" w:rsidRPr="00C34A57">
          <w:rPr>
            <w:i/>
            <w:iCs/>
            <w:lang w:val="en-GB"/>
          </w:rPr>
          <w:t>Hanhak-Sattru</w:t>
        </w:r>
        <w:proofErr w:type="spellEnd"/>
        <w:r w:rsidR="0081685F" w:rsidRPr="00C34A57">
          <w:rPr>
            <w:i/>
            <w:iCs/>
            <w:lang w:val="en-GB"/>
          </w:rPr>
          <w:t xml:space="preserve"> </w:t>
        </w:r>
        <w:r w:rsidR="0081685F" w:rsidRPr="0081685F">
          <w:rPr>
            <w:lang w:val="en-GB"/>
          </w:rPr>
          <w:t xml:space="preserve">have identical measurements at 45m in length and 7m in </w:t>
        </w:r>
        <w:proofErr w:type="gramStart"/>
        <w:r w:rsidR="0081685F" w:rsidRPr="0081685F">
          <w:rPr>
            <w:lang w:val="en-GB"/>
          </w:rPr>
          <w:t>width</w:t>
        </w:r>
      </w:ins>
      <w:ins w:id="39" w:author="Scarlett Taylor" w:date="2025-10-09T12:24:00Z" w16du:dateUtc="2025-10-09T05:24:00Z">
        <w:r w:rsidR="00332E1B">
          <w:rPr>
            <w:lang w:val="en-GB"/>
          </w:rPr>
          <w:t xml:space="preserve">, </w:t>
        </w:r>
        <w:r w:rsidR="00332E1B" w:rsidRPr="00332E1B">
          <w:rPr>
            <w:lang w:val="en-GB"/>
          </w:rPr>
          <w:t>and</w:t>
        </w:r>
        <w:proofErr w:type="gramEnd"/>
        <w:r w:rsidR="00332E1B" w:rsidRPr="00332E1B">
          <w:rPr>
            <w:lang w:val="en-GB"/>
          </w:rPr>
          <w:t xml:space="preserve"> provide approximately 16 m of vertical relief from the hull base to the highest point</w:t>
        </w:r>
      </w:ins>
      <w:ins w:id="40" w:author="Scarlett Taylor" w:date="2025-10-09T12:15:00Z" w16du:dateUtc="2025-10-09T05:15:00Z">
        <w:r w:rsidR="0081685F">
          <w:rPr>
            <w:lang w:val="en-GB"/>
          </w:rPr>
          <w:t>.</w:t>
        </w:r>
      </w:ins>
      <w:r w:rsidRPr="00C715CC">
        <w:rPr>
          <w:lang w:val="en-GB"/>
        </w:rPr>
        <w:t xml:space="preserve"> </w:t>
      </w:r>
      <w:commentRangeEnd w:id="30"/>
      <w:r w:rsidR="0081685F">
        <w:rPr>
          <w:rStyle w:val="CommentReference"/>
        </w:rPr>
        <w:commentReference w:id="30"/>
      </w:r>
    </w:p>
    <w:p w14:paraId="45F84795" w14:textId="38B3B17D" w:rsidR="00C57308" w:rsidRPr="00C715CC" w:rsidRDefault="00BE1DB0" w:rsidP="0081685F">
      <w:pPr>
        <w:spacing w:after="240" w:line="480" w:lineRule="auto"/>
        <w:rPr>
          <w:lang w:val="en-GB"/>
        </w:rPr>
      </w:pPr>
      <w:commentRangeStart w:id="41"/>
      <w:ins w:id="42" w:author="Scarlett Taylor" w:date="2025-10-09T12:41:00Z" w16du:dateUtc="2025-10-09T05:41:00Z">
        <w:r w:rsidRPr="00C34A57">
          <w:rPr>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ins>
      <w:ins w:id="43" w:author="Scarlett Taylor" w:date="2025-10-09T12:42:00Z" w16du:dateUtc="2025-10-09T05:42:00Z">
        <w:r>
          <w:rPr>
            <w:lang w:val="en-GB"/>
          </w:rPr>
          <w:t>1.</w:t>
        </w:r>
      </w:ins>
      <w:commentRangeEnd w:id="41"/>
      <w:ins w:id="44" w:author="Scarlett Taylor" w:date="2025-10-09T12:48:00Z" w16du:dateUtc="2025-10-09T05:48:00Z">
        <w:r>
          <w:rPr>
            <w:rStyle w:val="CommentReference"/>
          </w:rPr>
          <w:commentReference w:id="41"/>
        </w:r>
      </w:ins>
      <w:ins w:id="45" w:author="Scarlett Taylor" w:date="2025-10-09T12:42:00Z" w16du:dateUtc="2025-10-09T05:42:00Z">
        <w:r>
          <w:rPr>
            <w:lang w:val="en-GB"/>
          </w:rPr>
          <w:t xml:space="preserve"> </w:t>
        </w:r>
      </w:ins>
      <w:del w:id="46" w:author="Scarlett Taylor" w:date="2025-10-09T12:40:00Z" w16du:dateUtc="2025-10-09T05:40:00Z">
        <w:r w:rsidR="00A772F9" w:rsidRPr="00BE1DB0" w:rsidDel="00341E02">
          <w:rPr>
            <w:rFonts w:ascii="Arial" w:hAnsi="Arial" w:cs="Arial"/>
            <w:sz w:val="22"/>
            <w:szCs w:val="22"/>
            <w:lang w:val="en-GB"/>
          </w:rPr>
          <w:delText>Each</w:delText>
        </w:r>
        <w:r w:rsidR="00A772F9" w:rsidRPr="00A772F9" w:rsidDel="00341E02">
          <w:rPr>
            <w:lang w:val="en-GB"/>
          </w:rPr>
          <w:delText xml:space="preserve"> site was surveyed repeatedly over the study period, yielding a total of 350 fish surveys: 150 on fringing reefs, 130 on pinnacles, and 70 on shipwrecks. </w:delText>
        </w:r>
        <w:r w:rsidR="00A772F9" w:rsidDel="00341E02">
          <w:rPr>
            <w:lang w:val="en-GB"/>
          </w:rPr>
          <w:delText xml:space="preserve"> Repeated s</w:delText>
        </w:r>
        <w:r w:rsidR="00A772F9" w:rsidRPr="00C715CC" w:rsidDel="00341E02">
          <w:rPr>
            <w:lang w:val="en-GB"/>
          </w:rPr>
          <w:delText>urveys were performed at predetermined locations within each reef type to ensure consistency across dives.</w:delText>
        </w:r>
      </w:del>
      <w:r w:rsidR="00A772F9" w:rsidRPr="00C715CC">
        <w:rPr>
          <w:lang w:val="en-GB"/>
        </w:rPr>
        <w:t xml:space="preserve"> </w:t>
      </w:r>
    </w:p>
    <w:p w14:paraId="60DEEABB" w14:textId="1905578A" w:rsidR="00C57308" w:rsidRPr="00C715CC" w:rsidRDefault="00000000" w:rsidP="00C34A57">
      <w:pPr>
        <w:pStyle w:val="Heading2"/>
      </w:pPr>
      <w:bookmarkStart w:id="47" w:name="_wkrrlat1y6lc" w:colFirst="0" w:colLast="0"/>
      <w:bookmarkEnd w:id="47"/>
      <w:r w:rsidRPr="00C715CC">
        <w:t xml:space="preserve">2.2. </w:t>
      </w:r>
      <w:r w:rsidR="001E279D">
        <w:t>Survey Protocol</w:t>
      </w:r>
    </w:p>
    <w:p w14:paraId="62DFEC56" w14:textId="09E0DE19" w:rsidR="00C57308" w:rsidRPr="00C715CC" w:rsidRDefault="00000000" w:rsidP="001E279D">
      <w:pPr>
        <w:spacing w:after="240" w:line="480" w:lineRule="auto"/>
        <w:rPr>
          <w:lang w:val="en-GB"/>
        </w:rPr>
      </w:pPr>
      <w:r w:rsidRPr="00C715CC">
        <w:rPr>
          <w:lang w:val="en-GB"/>
        </w:rPr>
        <w:t xml:space="preserve">All surveys followed </w:t>
      </w:r>
      <w:commentRangeStart w:id="48"/>
      <w:ins w:id="49" w:author="Scarlett Taylor" w:date="2025-10-09T11:51:00Z" w16du:dateUtc="2025-10-09T04:51:00Z">
        <w:r w:rsidR="0042250B">
          <w:rPr>
            <w:lang w:val="en-GB"/>
          </w:rPr>
          <w:t>a</w:t>
        </w:r>
        <w:commentRangeEnd w:id="48"/>
        <w:r w:rsidR="0042250B">
          <w:rPr>
            <w:rStyle w:val="CommentReference"/>
          </w:rPr>
          <w:commentReference w:id="48"/>
        </w:r>
        <w:r w:rsidR="0042250B">
          <w:rPr>
            <w:lang w:val="en-GB"/>
          </w:rPr>
          <w:t xml:space="preserve"> </w:t>
        </w:r>
      </w:ins>
      <w:r w:rsidRPr="00C715CC">
        <w:rPr>
          <w:lang w:val="en-GB"/>
        </w:rPr>
        <w:t>standardised underwater census (UVC) methodology. Divers conducted eight minute timed</w:t>
      </w:r>
      <w:ins w:id="50" w:author="Scarlett Taylor" w:date="2025-10-13T10:54:00Z" w16du:dateUtc="2025-10-13T03:54:00Z">
        <w:r w:rsidR="005E6D95">
          <w:rPr>
            <w:lang w:val="en-GB"/>
          </w:rPr>
          <w:t>-</w:t>
        </w:r>
      </w:ins>
      <w:del w:id="51" w:author="Scarlett Taylor" w:date="2025-10-13T10:54:00Z" w16du:dateUtc="2025-10-13T03:54:00Z">
        <w:r w:rsidRPr="00C715CC" w:rsidDel="005E6D95">
          <w:rPr>
            <w:lang w:val="en-GB"/>
          </w:rPr>
          <w:delText xml:space="preserve"> </w:delText>
        </w:r>
      </w:del>
      <w:r w:rsidRPr="00C715CC">
        <w:rPr>
          <w:lang w:val="en-GB"/>
        </w:rPr>
        <w:t xml:space="preserve">swim surveys </w:t>
      </w:r>
      <w:ins w:id="52" w:author="Scarlett Taylor" w:date="2025-10-13T10:55:00Z" w16du:dateUtc="2025-10-13T03:55:00Z">
        <w:r w:rsidR="005E6D95">
          <w:rPr>
            <w:lang w:val="en-GB"/>
          </w:rPr>
          <w:t>(</w:t>
        </w:r>
      </w:ins>
      <w:ins w:id="53" w:author="Scarlett Taylor" w:date="2025-10-14T09:43:00Z" w16du:dateUtc="2025-10-14T02:43:00Z">
        <w:r w:rsidR="00B11143">
          <w:rPr>
            <w:lang w:val="en-GB"/>
          </w:rPr>
          <w:t>used in Baillie et al. 2024</w:t>
        </w:r>
      </w:ins>
      <w:ins w:id="54" w:author="Scarlett Taylor" w:date="2025-10-14T10:21:00Z" w16du:dateUtc="2025-10-14T03:21:00Z">
        <w:r w:rsidR="00CE7F2C">
          <w:rPr>
            <w:lang w:val="en-GB"/>
          </w:rPr>
          <w:t>;</w:t>
        </w:r>
      </w:ins>
      <w:ins w:id="55" w:author="Scarlett Taylor" w:date="2025-10-14T09:43:00Z" w16du:dateUtc="2025-10-14T02:43:00Z">
        <w:r w:rsidR="00B11143">
          <w:rPr>
            <w:lang w:val="en-GB"/>
          </w:rPr>
          <w:t xml:space="preserve"> </w:t>
        </w:r>
      </w:ins>
      <w:ins w:id="56" w:author="Scarlett Taylor" w:date="2025-10-13T10:55:00Z" w16du:dateUtc="2025-10-13T03:55:00Z">
        <w:r w:rsidR="005E6D95">
          <w:rPr>
            <w:lang w:val="en-GB"/>
          </w:rPr>
          <w:t xml:space="preserve">adapted from </w:t>
        </w:r>
        <w:commentRangeStart w:id="57"/>
        <w:r w:rsidR="005E6D95">
          <w:rPr>
            <w:lang w:val="en-GB"/>
          </w:rPr>
          <w:t xml:space="preserve">Hill and Wilkinson 2004) </w:t>
        </w:r>
      </w:ins>
      <w:commentRangeEnd w:id="57"/>
      <w:ins w:id="58" w:author="Scarlett Taylor" w:date="2025-10-13T10:59:00Z" w16du:dateUtc="2025-10-13T03:59:00Z">
        <w:r w:rsidR="005E6D95">
          <w:rPr>
            <w:rStyle w:val="CommentReference"/>
          </w:rPr>
          <w:commentReference w:id="57"/>
        </w:r>
      </w:ins>
      <w:r w:rsidRPr="00C715CC">
        <w:rPr>
          <w:lang w:val="en-GB"/>
        </w:rPr>
        <w:t xml:space="preserve">using a predetermined survey species list (Table S1), which encompasses multiple functional groups (grazers, invertivores, mesopredators and higher trophic level predators) and ensures consistency in species identification and data collection. </w:t>
      </w:r>
      <w:commentRangeStart w:id="59"/>
      <w:ins w:id="60" w:author="Scarlett Taylor" w:date="2025-10-14T13:33:00Z" w16du:dateUtc="2025-10-14T06:33:00Z">
        <w:r w:rsidR="004B3DEE" w:rsidRPr="004B3DEE">
          <w:rPr>
            <w:lang w:val="en-GB"/>
          </w:rPr>
          <w:t xml:space="preserve">Survey species were assigned to </w:t>
        </w:r>
        <w:r w:rsidR="004B3DEE" w:rsidRPr="004B3DEE">
          <w:rPr>
            <w:lang w:val="en-GB"/>
          </w:rPr>
          <w:lastRenderedPageBreak/>
          <w:t xml:space="preserve">these four functional groups using </w:t>
        </w:r>
      </w:ins>
      <w:ins w:id="61" w:author="Scarlett Taylor" w:date="2025-10-14T13:35:00Z" w16du:dateUtc="2025-10-14T06:35:00Z">
        <w:r w:rsidR="004B3DEE">
          <w:rPr>
            <w:lang w:val="en-GB"/>
          </w:rPr>
          <w:t>precedent</w:t>
        </w:r>
      </w:ins>
      <w:ins w:id="62" w:author="Scarlett Taylor" w:date="2025-10-14T13:33:00Z" w16du:dateUtc="2025-10-14T06:33:00Z">
        <w:r w:rsidR="004B3DEE" w:rsidRPr="004B3DEE">
          <w:rPr>
            <w:lang w:val="en-GB"/>
          </w:rPr>
          <w:t xml:space="preserve"> consistent with Baillie et al. (2024); the full mapping is provided in Table S1.</w:t>
        </w:r>
        <w:r w:rsidR="004B3DEE">
          <w:rPr>
            <w:lang w:val="en-GB"/>
          </w:rPr>
          <w:t xml:space="preserve"> </w:t>
        </w:r>
      </w:ins>
      <w:commentRangeEnd w:id="59"/>
      <w:ins w:id="63" w:author="Scarlett Taylor" w:date="2025-10-14T13:35:00Z" w16du:dateUtc="2025-10-14T06:35:00Z">
        <w:r w:rsidR="004B3DEE">
          <w:rPr>
            <w:rStyle w:val="CommentReference"/>
          </w:rPr>
          <w:commentReference w:id="59"/>
        </w:r>
      </w:ins>
      <w:commentRangeStart w:id="64"/>
      <w:ins w:id="65" w:author="Scarlett Taylor" w:date="2025-10-14T13:24:00Z" w16du:dateUtc="2025-10-14T06:24:00Z">
        <w:r w:rsidR="00C85762" w:rsidRPr="00C85762">
          <w:rPr>
            <w:lang w:val="en-GB"/>
          </w:rPr>
          <w:t>The list was derived from pilot surveys and regional checklists and was held constant across sites and months to standardize counts, reduce identification error, and focus on conspicuous taxa that are reliably detected within a 10 m inclusion radius (Baillie et al. 2024)</w:t>
        </w:r>
      </w:ins>
      <w:ins w:id="66" w:author="Scarlett Taylor" w:date="2025-10-14T13:31:00Z" w16du:dateUtc="2025-10-14T06:31:00Z">
        <w:r w:rsidR="004B3DEE">
          <w:rPr>
            <w:lang w:val="en-GB"/>
          </w:rPr>
          <w:t xml:space="preserve">. </w:t>
        </w:r>
      </w:ins>
      <w:commentRangeEnd w:id="64"/>
      <w:ins w:id="67" w:author="Scarlett Taylor" w:date="2025-10-14T13:35:00Z" w16du:dateUtc="2025-10-14T06:35:00Z">
        <w:r w:rsidR="004B3DEE">
          <w:rPr>
            <w:rStyle w:val="CommentReference"/>
          </w:rPr>
          <w:commentReference w:id="64"/>
        </w:r>
      </w:ins>
      <w:del w:id="68" w:author="Scarlett Taylor" w:date="2025-10-14T13:32:00Z" w16du:dateUtc="2025-10-14T06:32:00Z">
        <w:r w:rsidR="00E85ACD" w:rsidRPr="00E85ACD" w:rsidDel="004B3DEE">
          <w:rPr>
            <w:lang w:val="en-GB"/>
          </w:rPr>
          <w:delText xml:space="preserve">Eight </w:delText>
        </w:r>
      </w:del>
      <w:r w:rsidR="00E85ACD" w:rsidRPr="00E85ACD">
        <w:rPr>
          <w:lang w:val="en-GB"/>
        </w:rPr>
        <w:t xml:space="preserve">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1744B9E4" w14:textId="77777777" w:rsidR="002F6C25" w:rsidRDefault="00000000" w:rsidP="004C68AF">
      <w:pPr>
        <w:pStyle w:val="code"/>
        <w:rPr>
          <w:ins w:id="69" w:author="Scarlett Taylor" w:date="2025-10-14T15:11:00Z" w16du:dateUtc="2025-10-14T08:11:00Z"/>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w:t>
      </w:r>
      <w:ins w:id="70" w:author="Scarlett Taylor" w:date="2025-10-14T14:37:00Z" w16du:dateUtc="2025-10-14T07:37:00Z">
        <w:r w:rsidR="004E31B1" w:rsidRPr="004E31B1">
          <w:rPr>
            <w:rFonts w:ascii="Times New Roman" w:hAnsi="Times New Roman" w:cs="Times New Roman"/>
          </w:rPr>
          <w:t xml:space="preserve">From the fixed start point, the transect path followed the structural contour at the target depth; the end point varied because surveys were </w:t>
        </w:r>
        <w:proofErr w:type="gramStart"/>
        <w:r w:rsidR="004E31B1" w:rsidRPr="004E31B1">
          <w:rPr>
            <w:rFonts w:ascii="Times New Roman" w:hAnsi="Times New Roman" w:cs="Times New Roman"/>
          </w:rPr>
          <w:t>time-standardized</w:t>
        </w:r>
        <w:proofErr w:type="gramEnd"/>
        <w:r w:rsidR="004E31B1" w:rsidRPr="004E31B1">
          <w:rPr>
            <w:rFonts w:ascii="Times New Roman" w:hAnsi="Times New Roman" w:cs="Times New Roman"/>
          </w:rPr>
          <w:t>.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sidR="004E31B1">
          <w:rPr>
            <w:rFonts w:ascii="Times New Roman" w:hAnsi="Times New Roman" w:cs="Times New Roman"/>
          </w:rPr>
          <w:t xml:space="preserve"> </w:t>
        </w:r>
      </w:ins>
    </w:p>
    <w:p w14:paraId="437A885E" w14:textId="715746D2"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The observation field included all fish present within a 10-metre radius in the 180-degree field of view ahead, covering the left, forward, and right directions, and extending vertically to form a 180-degree three-dimensional arc above and below the divers.</w:t>
      </w:r>
      <w:ins w:id="71" w:author="Scarlett Taylor" w:date="2025-10-14T10:24:00Z" w16du:dateUtc="2025-10-14T03:24:00Z">
        <w:r w:rsidR="00BF54C3">
          <w:rPr>
            <w:rFonts w:ascii="Times New Roman" w:hAnsi="Times New Roman" w:cs="Times New Roman"/>
          </w:rPr>
          <w:t xml:space="preserve"> </w:t>
        </w:r>
        <w:commentRangeStart w:id="72"/>
        <w:r w:rsidR="00BF54C3" w:rsidRPr="00BF54C3">
          <w:rPr>
            <w:rFonts w:ascii="Times New Roman" w:hAnsi="Times New Roman" w:cs="Times New Roman"/>
          </w:rPr>
          <w:t xml:space="preserve">A 10 m inclusion radius was selected to capture transient, mid-water </w:t>
        </w:r>
      </w:ins>
      <w:ins w:id="73" w:author="Scarlett Taylor" w:date="2025-10-14T10:30:00Z" w16du:dateUtc="2025-10-14T03:30:00Z">
        <w:r w:rsidR="00BF54C3">
          <w:rPr>
            <w:rFonts w:ascii="Times New Roman" w:hAnsi="Times New Roman" w:cs="Times New Roman"/>
          </w:rPr>
          <w:t>higher trophic level predators (hereafter HTLPs)</w:t>
        </w:r>
      </w:ins>
      <w:ins w:id="74" w:author="Scarlett Taylor" w:date="2025-10-14T14:31:00Z" w16du:dateUtc="2025-10-14T07:31:00Z">
        <w:r w:rsidR="004E31B1">
          <w:rPr>
            <w:rFonts w:ascii="Times New Roman" w:hAnsi="Times New Roman" w:cs="Times New Roman"/>
          </w:rPr>
          <w:t xml:space="preserve"> after multiple pilot surveys</w:t>
        </w:r>
      </w:ins>
      <w:ins w:id="75" w:author="Scarlett Taylor" w:date="2025-10-14T10:24:00Z" w16du:dateUtc="2025-10-14T03:24:00Z">
        <w:r w:rsidR="00BF54C3" w:rsidRPr="00BF54C3">
          <w:rPr>
            <w:rFonts w:ascii="Times New Roman" w:hAnsi="Times New Roman" w:cs="Times New Roman"/>
          </w:rPr>
          <w:t xml:space="preserve">. Observer distance estimation was trained prior to fieldwork and reinforced during the </w:t>
        </w:r>
      </w:ins>
      <w:ins w:id="76" w:author="Scarlett Taylor" w:date="2025-10-14T10:27:00Z" w16du:dateUtc="2025-10-14T03:27:00Z">
        <w:r w:rsidR="00BF54C3">
          <w:rPr>
            <w:rFonts w:ascii="Times New Roman" w:hAnsi="Times New Roman" w:cs="Times New Roman"/>
          </w:rPr>
          <w:lastRenderedPageBreak/>
          <w:t>sampling period</w:t>
        </w:r>
      </w:ins>
      <w:ins w:id="77" w:author="Scarlett Taylor" w:date="2025-10-14T10:24:00Z" w16du:dateUtc="2025-10-14T03:24:00Z">
        <w:r w:rsidR="00BF54C3" w:rsidRPr="00BF54C3">
          <w:rPr>
            <w:rFonts w:ascii="Times New Roman" w:hAnsi="Times New Roman" w:cs="Times New Roman"/>
          </w:rPr>
          <w:t xml:space="preserve"> using fixed range cues and team cross-checks.</w:t>
        </w:r>
      </w:ins>
      <w:r w:rsidR="004C68AF" w:rsidRPr="004C68AF">
        <w:rPr>
          <w:rFonts w:ascii="Times New Roman" w:hAnsi="Times New Roman" w:cs="Times New Roman"/>
        </w:rPr>
        <w:t xml:space="preserve"> </w:t>
      </w:r>
      <w:commentRangeEnd w:id="72"/>
      <w:r w:rsidR="00BF54C3">
        <w:rPr>
          <w:rStyle w:val="CommentReference"/>
          <w:rFonts w:ascii="Times New Roman" w:eastAsia="Times New Roman" w:hAnsi="Times New Roman" w:cs="Times New Roman"/>
          <w:lang w:val="en-CA"/>
        </w:rPr>
        <w:commentReference w:id="72"/>
      </w:r>
      <w:ins w:id="78" w:author="Scarlett Taylor" w:date="2025-10-14T10:28:00Z" w16du:dateUtc="2025-10-14T03:28:00Z">
        <w:r w:rsidR="00BF54C3" w:rsidRPr="00BF54C3">
          <w:t xml:space="preserve"> </w:t>
        </w:r>
        <w:r w:rsidR="00BF54C3" w:rsidRPr="00BF54C3">
          <w:rPr>
            <w:rFonts w:ascii="Times New Roman" w:hAnsi="Times New Roman" w:cs="Times New Roman"/>
          </w:rPr>
          <w:t>Surveys proceeded only when horizontal visibility was ≥3 m, and visibility was logged for quality control.</w:t>
        </w:r>
      </w:ins>
      <w:ins w:id="79" w:author="Scarlett Taylor" w:date="2025-10-14T10:32:00Z" w16du:dateUtc="2025-10-14T03:32:00Z">
        <w:r w:rsidR="00BF54C3">
          <w:t xml:space="preserve"> </w:t>
        </w:r>
      </w:ins>
      <w:ins w:id="80" w:author="Scarlett Taylor" w:date="2025-10-14T15:23:00Z" w16du:dateUtc="2025-10-14T08:23:00Z">
        <w:r w:rsidR="00CE0C97" w:rsidRPr="00CE0C97">
          <w:rPr>
            <w:rFonts w:ascii="Times New Roman" w:hAnsi="Times New Roman" w:cs="Times New Roman"/>
          </w:rPr>
          <w:t>Divers swam at a practiced pace of ~12 m min⁻¹ for eight minutes, covering ~96 m per survey; the effective swath area was ~1,920 m² (distance × 2 × 10 m inclusion radius). This corrects the 1,200 m² figure reported by Baillie et al. (2024).</w:t>
        </w:r>
        <w:r w:rsidR="00CE0C97">
          <w:rPr>
            <w:rFonts w:ascii="Times New Roman" w:hAnsi="Times New Roman" w:cs="Times New Roman"/>
          </w:rPr>
          <w:t xml:space="preserve"> </w:t>
        </w:r>
      </w:ins>
      <w:del w:id="81" w:author="Scarlett Taylor" w:date="2025-10-14T15:23:00Z" w16du:dateUtc="2025-10-14T08:23:00Z">
        <w:r w:rsidRPr="004C68AF" w:rsidDel="00CE0C97">
          <w:rPr>
            <w:rFonts w:ascii="Times New Roman" w:hAnsi="Times New Roman" w:cs="Times New Roman"/>
          </w:rPr>
          <w:delText xml:space="preserve">Divers swam slowly to maximise observation time and reduce disturbance to the fish. </w:delText>
        </w:r>
        <w:r w:rsidR="00E85ACD" w:rsidRPr="004C68AF" w:rsidDel="00CE0C97">
          <w:rPr>
            <w:rFonts w:ascii="Times New Roman" w:hAnsi="Times New Roman" w:cs="Times New Roman"/>
          </w:rPr>
          <w:delText xml:space="preserve">The estimated area covered during each survey </w:delText>
        </w:r>
        <w:r w:rsidR="00E85ACD" w:rsidRPr="0081685F" w:rsidDel="00CE0C97">
          <w:rPr>
            <w:rFonts w:ascii="Times New Roman" w:hAnsi="Times New Roman" w:cs="Times New Roman"/>
          </w:rPr>
          <w:delText>was</w:delText>
        </w:r>
        <w:r w:rsidR="00E85ACD" w:rsidRPr="004C68AF" w:rsidDel="00CE0C97">
          <w:rPr>
            <w:rFonts w:ascii="Times New Roman" w:hAnsi="Times New Roman" w:cs="Times New Roman"/>
          </w:rPr>
          <w:delText xml:space="preserve"> calculated by measuring the distance covered during multiple pilot timed-swim surveys on the HTMS </w:delText>
        </w:r>
        <w:r w:rsidR="00E85ACD" w:rsidRPr="004C68AF" w:rsidDel="00CE0C97">
          <w:rPr>
            <w:rFonts w:ascii="Times New Roman" w:hAnsi="Times New Roman" w:cs="Times New Roman"/>
            <w:i/>
            <w:iCs/>
          </w:rPr>
          <w:delText>Sattakut.</w:delText>
        </w:r>
      </w:del>
    </w:p>
    <w:p w14:paraId="4ECE51EB" w14:textId="02D37547" w:rsidR="00C57308" w:rsidRPr="00C715CC" w:rsidRDefault="00000000" w:rsidP="001E279D">
      <w:pPr>
        <w:spacing w:after="240" w:line="480" w:lineRule="auto"/>
        <w:rPr>
          <w:lang w:val="en-GB"/>
        </w:rPr>
      </w:pPr>
      <w:r w:rsidRPr="00C715CC">
        <w:rPr>
          <w:lang w:val="en-GB"/>
        </w:rPr>
        <w:t>All observed fish on the species list within the designated radius were recorded on waterproof slates</w:t>
      </w:r>
      <w:ins w:id="82" w:author="Scarlett Taylor" w:date="2025-10-09T11:42:00Z" w16du:dateUtc="2025-10-09T04:42:00Z">
        <w:r w:rsidR="0042250B">
          <w:rPr>
            <w:lang w:val="en-GB"/>
          </w:rPr>
          <w:t xml:space="preserve"> </w:t>
        </w:r>
        <w:commentRangeStart w:id="83"/>
        <w:r w:rsidR="0042250B">
          <w:rPr>
            <w:lang w:val="en-GB"/>
          </w:rPr>
          <w:t>in</w:t>
        </w:r>
      </w:ins>
      <w:ins w:id="84" w:author="Scarlett Taylor" w:date="2025-10-09T11:47:00Z" w16du:dateUtc="2025-10-09T04:47:00Z">
        <w:r w:rsidR="0042250B">
          <w:rPr>
            <w:lang w:val="en-GB"/>
          </w:rPr>
          <w:t>-</w:t>
        </w:r>
      </w:ins>
      <w:ins w:id="85" w:author="Scarlett Taylor" w:date="2025-10-09T11:42:00Z" w16du:dateUtc="2025-10-09T04:42:00Z">
        <w:r w:rsidR="0042250B">
          <w:rPr>
            <w:lang w:val="en-GB"/>
          </w:rPr>
          <w:t>situ</w:t>
        </w:r>
      </w:ins>
      <w:commentRangeEnd w:id="83"/>
      <w:ins w:id="86" w:author="Scarlett Taylor" w:date="2025-10-09T11:47:00Z" w16du:dateUtc="2025-10-09T04:47:00Z">
        <w:r w:rsidR="0042250B">
          <w:rPr>
            <w:rStyle w:val="CommentReference"/>
          </w:rPr>
          <w:commentReference w:id="83"/>
        </w:r>
      </w:ins>
      <w:r w:rsidRPr="00C715CC">
        <w:rPr>
          <w:lang w:val="en-GB"/>
        </w:rPr>
        <w:t xml:space="preserve">. </w:t>
      </w:r>
      <w:commentRangeStart w:id="87"/>
      <w:ins w:id="88" w:author="Scarlett Taylor" w:date="2025-10-14T09:40:00Z" w16du:dateUtc="2025-10-14T02:40:00Z">
        <w:r w:rsidR="00AC53CB" w:rsidRPr="00AC53CB">
          <w:rPr>
            <w:lang w:val="en-GB"/>
          </w:rPr>
          <w:t>Counts of individuals by listed species were recorded for each survey, and zeros were retained so that presence and absence were represented.</w:t>
        </w:r>
        <w:r w:rsidR="00AC53CB">
          <w:rPr>
            <w:lang w:val="en-GB"/>
          </w:rPr>
          <w:t xml:space="preserve"> </w:t>
        </w:r>
      </w:ins>
      <w:commentRangeEnd w:id="87"/>
      <w:ins w:id="89" w:author="Scarlett Taylor" w:date="2025-10-14T09:42:00Z" w16du:dateUtc="2025-10-14T02:42:00Z">
        <w:r w:rsidR="00B11143">
          <w:rPr>
            <w:rStyle w:val="CommentReference"/>
          </w:rPr>
          <w:commentReference w:id="87"/>
        </w:r>
      </w:ins>
      <w:del w:id="90" w:author="Scarlett Taylor" w:date="2025-10-09T12:17:00Z" w16du:dateUtc="2025-10-09T05:17:00Z">
        <w:r w:rsidRPr="00C715CC" w:rsidDel="0081685F">
          <w:rPr>
            <w:lang w:val="en-GB"/>
          </w:rPr>
          <w:delText xml:space="preserve">Data were recorded in real-time during the survey. </w:delText>
        </w:r>
      </w:del>
      <w:commentRangeStart w:id="91"/>
      <w:del w:id="92" w:author="Scarlett Taylor" w:date="2025-10-09T11:41:00Z" w16du:dateUtc="2025-10-09T04:41:00Z">
        <w:r w:rsidRPr="00C715CC" w:rsidDel="0042250B">
          <w:rPr>
            <w:lang w:val="en-GB"/>
          </w:rPr>
          <w:delText xml:space="preserve">Each new survey was recorded in a separate section of the slate to maintain data integrity. </w:delText>
        </w:r>
      </w:del>
      <w:commentRangeEnd w:id="91"/>
      <w:r w:rsidR="0042250B">
        <w:rPr>
          <w:rStyle w:val="CommentReference"/>
        </w:rPr>
        <w:commentReference w:id="91"/>
      </w:r>
    </w:p>
    <w:p w14:paraId="5C29810E" w14:textId="5A02E1EE" w:rsidR="00C57308" w:rsidRPr="00C715CC" w:rsidRDefault="00000000" w:rsidP="00132A98">
      <w:pPr>
        <w:pStyle w:val="Heading2"/>
      </w:pPr>
      <w:bookmarkStart w:id="93" w:name="_kmnnqgfdlep6" w:colFirst="0" w:colLast="0"/>
      <w:bookmarkEnd w:id="93"/>
      <w:r w:rsidRPr="00C715CC">
        <w:t xml:space="preserve">2.3. </w:t>
      </w:r>
      <w:r w:rsidR="001E279D">
        <w:t>Data Analysis</w:t>
      </w:r>
      <w:r w:rsidRPr="00C715CC">
        <w:t xml:space="preserve"> </w:t>
      </w:r>
    </w:p>
    <w:p w14:paraId="3F48EA60" w14:textId="7C27E630"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S1) for analysis of broader ecological patterns and to facilitate interpretation of community-level responses. Separate multivariate models were fitted to evaluate differences in functional group abundance across reef classifications and, independently, across geographic zones. </w:t>
      </w:r>
      <w:commentRangeStart w:id="94"/>
      <w:ins w:id="95" w:author="Scarlett Taylor" w:date="2025-10-09T11:43:00Z" w16du:dateUtc="2025-10-09T04:43:00Z">
        <w:r w:rsidR="0042250B" w:rsidRPr="0042250B">
          <w:rPr>
            <w:lang w:val="en-GB"/>
          </w:rPr>
          <w:t xml:space="preserve">Sites were classified </w:t>
        </w:r>
        <w:r w:rsidR="0042250B">
          <w:rPr>
            <w:lang w:val="en-GB"/>
          </w:rPr>
          <w:t xml:space="preserve">by geographic zone </w:t>
        </w:r>
        <w:r w:rsidR="0042250B" w:rsidRPr="0042250B">
          <w:rPr>
            <w:lang w:val="en-GB"/>
          </w:rPr>
          <w:t xml:space="preserve">as </w:t>
        </w:r>
        <w:r w:rsidR="0042250B">
          <w:rPr>
            <w:lang w:val="en-GB"/>
          </w:rPr>
          <w:t>“n</w:t>
        </w:r>
        <w:r w:rsidR="0042250B" w:rsidRPr="0042250B">
          <w:rPr>
            <w:lang w:val="en-GB"/>
          </w:rPr>
          <w:t>earshore</w:t>
        </w:r>
        <w:r w:rsidR="0042250B">
          <w:rPr>
            <w:lang w:val="en-GB"/>
          </w:rPr>
          <w:t>”</w:t>
        </w:r>
        <w:r w:rsidR="0042250B" w:rsidRPr="0042250B">
          <w:rPr>
            <w:lang w:val="en-GB"/>
          </w:rPr>
          <w:t xml:space="preserve"> if located within 1 km of Koh </w:t>
        </w:r>
        <w:r w:rsidR="0042250B" w:rsidRPr="0042250B">
          <w:rPr>
            <w:lang w:val="en-GB"/>
          </w:rPr>
          <w:lastRenderedPageBreak/>
          <w:t xml:space="preserve">Tao, </w:t>
        </w:r>
        <w:r w:rsidR="0042250B">
          <w:rPr>
            <w:lang w:val="en-GB"/>
          </w:rPr>
          <w:t>“p</w:t>
        </w:r>
        <w:r w:rsidR="0042250B" w:rsidRPr="0042250B">
          <w:rPr>
            <w:lang w:val="en-GB"/>
          </w:rPr>
          <w:t>elagic</w:t>
        </w:r>
        <w:r w:rsidR="0042250B">
          <w:rPr>
            <w:lang w:val="en-GB"/>
          </w:rPr>
          <w:t>”</w:t>
        </w:r>
        <w:r w:rsidR="0042250B" w:rsidRPr="0042250B">
          <w:rPr>
            <w:lang w:val="en-GB"/>
          </w:rPr>
          <w:t xml:space="preserve"> if offshore pinnacles beyond 1 km, and </w:t>
        </w:r>
        <w:r w:rsidR="0042250B">
          <w:rPr>
            <w:lang w:val="en-GB"/>
          </w:rPr>
          <w:t>“w</w:t>
        </w:r>
        <w:r w:rsidR="0042250B" w:rsidRPr="0042250B">
          <w:rPr>
            <w:lang w:val="en-GB"/>
          </w:rPr>
          <w:t>reck</w:t>
        </w:r>
        <w:r w:rsidR="0042250B">
          <w:rPr>
            <w:lang w:val="en-GB"/>
          </w:rPr>
          <w:t>”</w:t>
        </w:r>
        <w:r w:rsidR="0042250B" w:rsidRPr="0042250B">
          <w:rPr>
            <w:lang w:val="en-GB"/>
          </w:rPr>
          <w:t xml:space="preserve"> for intentionally deployed ships. Zone was added to separate shoreline proximity from reef type when estimating classification effects</w:t>
        </w:r>
        <w:r w:rsidR="0042250B">
          <w:rPr>
            <w:lang w:val="en-GB"/>
          </w:rPr>
          <w:t xml:space="preserve">. </w:t>
        </w:r>
      </w:ins>
      <w:commentRangeEnd w:id="94"/>
      <w:ins w:id="96" w:author="Scarlett Taylor" w:date="2025-10-09T11:46:00Z" w16du:dateUtc="2025-10-09T04:46:00Z">
        <w:r w:rsidR="0042250B">
          <w:rPr>
            <w:rStyle w:val="CommentReference"/>
          </w:rPr>
          <w:commentReference w:id="94"/>
        </w:r>
      </w:ins>
      <w:r w:rsidRPr="00C715CC">
        <w:rPr>
          <w:lang w:val="en-GB"/>
        </w:rPr>
        <w:t>Subsequent species-specific models were used to examine finer-scale patterns within each functional group.</w:t>
      </w:r>
    </w:p>
    <w:p w14:paraId="6B543B1D" w14:textId="77777777" w:rsidR="00C57308" w:rsidRPr="00C715CC" w:rsidRDefault="00000000" w:rsidP="00132A98">
      <w:pPr>
        <w:pStyle w:val="Heading3"/>
      </w:pPr>
      <w:bookmarkStart w:id="97" w:name="_ap0laf6xnjoq" w:colFirst="0" w:colLast="0"/>
      <w:bookmarkEnd w:id="97"/>
      <w:r w:rsidRPr="00C715CC">
        <w:t xml:space="preserve">2.3.1. Functional group analysis </w:t>
      </w:r>
    </w:p>
    <w:p w14:paraId="196CCA5D" w14:textId="315C707B" w:rsidR="00C57308" w:rsidRPr="00C715CC"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m:t>
        </m:r>
        <m:d>
          <m:dPr>
            <m:ctrlPr>
              <w:ins w:id="98" w:author="Scarlett Taylor" w:date="2025-10-14T15:47:00Z" w16du:dateUtc="2025-10-14T08:47:00Z">
                <w:rPr>
                  <w:rFonts w:ascii="Cambria Math" w:eastAsia="Courier New" w:hAnsi="Cambria Math"/>
                  <w:i/>
                  <w:lang w:val="en-GB"/>
                </w:rPr>
              </w:ins>
            </m:ctrlPr>
          </m:dPr>
          <m:e>
            <m:r>
              <w:rPr>
                <w:rFonts w:ascii="Cambria Math" w:eastAsia="Courier New" w:hAnsi="Cambria Math"/>
                <w:lang w:val="en-GB"/>
              </w:rPr>
              <m:t>Grazer, Invertivore, Mesopredator, HTLP</m:t>
            </m:r>
          </m:e>
        </m:d>
        <m:r>
          <w:rPr>
            <w:rFonts w:ascii="Cambria Math" w:eastAsia="Courier New" w:hAnsi="Cambria Math"/>
            <w:lang w:val="en-GB"/>
          </w:rPr>
          <m:t>~ Classification +</m:t>
        </m:r>
        <m:d>
          <m:dPr>
            <m:endChr m:val="|"/>
            <m:ctrlPr>
              <w:ins w:id="99" w:author="Scarlett Taylor" w:date="2025-10-14T15:47:00Z" w16du:dateUtc="2025-10-14T08:47:00Z">
                <w:rPr>
                  <w:rFonts w:ascii="Cambria Math" w:eastAsia="Courier New" w:hAnsi="Cambria Math"/>
                  <w:i/>
                  <w:lang w:val="en-GB"/>
                </w:rPr>
              </w:ins>
            </m:ctrlPr>
          </m:dPr>
          <m:e>
            <m:r>
              <w:ins w:id="100" w:author="Scarlett Taylor" w:date="2025-10-14T15:47:00Z" w16du:dateUtc="2025-10-14T08:47:00Z">
                <w:rPr>
                  <w:rFonts w:ascii="Cambria Math" w:eastAsia="Courier New" w:hAnsi="Cambria Math"/>
                  <w:lang w:val="en-GB"/>
                </w:rPr>
                <m:t xml:space="preserve">1 </m:t>
              </w:ins>
            </m:r>
          </m:e>
        </m:d>
        <m:r>
          <w:ins w:id="101" w:author="Scarlett Taylor" w:date="2025-10-14T15:47:00Z" w16du:dateUtc="2025-10-14T08:47:00Z">
            <w:rPr>
              <w:rFonts w:ascii="Cambria Math" w:eastAsia="Courier New" w:hAnsi="Cambria Math"/>
              <w:lang w:val="en-GB"/>
            </w:rPr>
            <m:t xml:space="preserve"> Year)</m:t>
          </w:ins>
        </m:r>
        <m:r>
          <w:rPr>
            <w:rFonts w:ascii="Cambria Math" w:eastAsia="Courier New" w:hAnsi="Cambria Math"/>
            <w:lang w:val="en-GB"/>
          </w:rPr>
          <m:t xml:space="preserve"> </m:t>
        </m:r>
        <m:r>
          <w:ins w:id="102" w:author="Scarlett Taylor" w:date="2025-10-14T15:47:00Z" w16du:dateUtc="2025-10-14T08:47:00Z">
            <w:rPr>
              <w:rFonts w:ascii="Cambria Math" w:eastAsia="Courier New" w:hAnsi="Cambria Math"/>
              <w:lang w:val="en-GB"/>
            </w:rPr>
            <m:t xml:space="preserve">+ </m:t>
          </w:ins>
        </m:r>
        <m:r>
          <w:rPr>
            <w:rFonts w:ascii="Cambria Math" w:eastAsia="Courier New" w:hAnsi="Cambria Math"/>
            <w:lang w:val="en-GB"/>
          </w:rPr>
          <m:t>(1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B7AA6A2"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w:t>
      </w:r>
      <w:ins w:id="103" w:author="Scarlett Taylor" w:date="2025-10-14T10:42:00Z" w16du:dateUtc="2025-10-14T03:42:00Z">
        <w:r w:rsidR="000C1A73">
          <w:rPr>
            <w:lang w:val="en-GB"/>
          </w:rPr>
          <w:t xml:space="preserve">sometimes </w:t>
        </w:r>
      </w:ins>
      <w:r w:rsidRPr="00C715CC">
        <w:rPr>
          <w:lang w:val="en-GB"/>
        </w:rPr>
        <w:t xml:space="preserve">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w:t>
      </w:r>
      <w:commentRangeStart w:id="104"/>
      <w:ins w:id="105" w:author="Scarlett Taylor" w:date="2025-10-14T10:51:00Z" w16du:dateUtc="2025-10-14T03:51:00Z">
        <w:r w:rsidR="00E73D31" w:rsidRPr="00E73D31">
          <w:rPr>
            <w:lang w:val="en-GB"/>
          </w:rPr>
          <w:t xml:space="preserve">Mobile predators were retained in the analyses (e.g., </w:t>
        </w:r>
        <w:r w:rsidR="00E73D31" w:rsidRPr="00E73D31">
          <w:rPr>
            <w:i/>
            <w:iCs/>
            <w:lang w:val="en-GB"/>
          </w:rPr>
          <w:t>Caranx</w:t>
        </w:r>
        <w:r w:rsidR="00E73D31" w:rsidRPr="00E73D31">
          <w:rPr>
            <w:lang w:val="en-GB"/>
          </w:rPr>
          <w:t xml:space="preserve"> spp.); only episodic schooling pulses </w:t>
        </w:r>
      </w:ins>
      <w:ins w:id="106" w:author="Scarlett Taylor" w:date="2025-10-14T15:45:00Z" w16du:dateUtc="2025-10-14T08:45:00Z">
        <w:r w:rsidR="00384D96">
          <w:rPr>
            <w:lang w:val="en-GB"/>
          </w:rPr>
          <w:t xml:space="preserve">of </w:t>
        </w:r>
        <w:r w:rsidR="00384D96">
          <w:rPr>
            <w:i/>
            <w:iCs/>
            <w:lang w:val="en-GB"/>
          </w:rPr>
          <w:t xml:space="preserve">Sphyraena </w:t>
        </w:r>
        <w:r w:rsidR="00384D96" w:rsidRPr="00384D96">
          <w:rPr>
            <w:lang w:val="en-GB"/>
          </w:rPr>
          <w:t>spp</w:t>
        </w:r>
        <w:r w:rsidR="00384D96">
          <w:rPr>
            <w:i/>
            <w:iCs/>
            <w:lang w:val="en-GB"/>
          </w:rPr>
          <w:t xml:space="preserve">. </w:t>
        </w:r>
      </w:ins>
      <w:ins w:id="107" w:author="Scarlett Taylor" w:date="2025-10-14T10:51:00Z" w16du:dateUtc="2025-10-14T03:51:00Z">
        <w:r w:rsidR="00E73D31" w:rsidRPr="00E73D31">
          <w:rPr>
            <w:lang w:val="en-GB"/>
          </w:rPr>
          <w:t>that disproportionately influenced group-level estimates were excluded from model fitting and summarized descriptively.</w:t>
        </w:r>
        <w:r w:rsidR="00E73D31">
          <w:rPr>
            <w:lang w:val="en-GB"/>
          </w:rPr>
          <w:t xml:space="preserve"> </w:t>
        </w:r>
      </w:ins>
      <w:commentRangeEnd w:id="104"/>
      <w:ins w:id="108" w:author="Scarlett Taylor" w:date="2025-10-14T10:54:00Z" w16du:dateUtc="2025-10-14T03:54:00Z">
        <w:r w:rsidR="00E73D31">
          <w:rPr>
            <w:rStyle w:val="CommentReference"/>
          </w:rPr>
          <w:commentReference w:id="104"/>
        </w:r>
      </w:ins>
      <w:ins w:id="109" w:author="Scarlett Taylor" w:date="2025-10-14T10:29:00Z" w16du:dateUtc="2025-10-14T03:29:00Z">
        <w:r w:rsidR="00BF54C3" w:rsidRPr="00BF54C3">
          <w:t>Visibility was not modelled because low-visibility</w:t>
        </w:r>
        <w:r w:rsidR="00BF54C3">
          <w:t xml:space="preserve"> (&lt;3m)</w:t>
        </w:r>
        <w:r w:rsidR="00BF54C3" w:rsidRPr="00BF54C3">
          <w:t xml:space="preserve"> dives were excluded, remaining variation was moderate and comparable across sites and periods by design, and random effects for site and date absorb</w:t>
        </w:r>
        <w:r w:rsidR="00BF54C3">
          <w:t>ed</w:t>
        </w:r>
        <w:r w:rsidR="00BF54C3" w:rsidRPr="00BF54C3">
          <w:t xml:space="preserve"> residual heterogeneity.</w:t>
        </w:r>
        <w:r w:rsidR="00BF54C3">
          <w:t xml:space="preserve"> </w:t>
        </w:r>
      </w:ins>
      <w:ins w:id="110" w:author="Scarlett Taylor" w:date="2025-10-14T15:48:00Z" w16du:dateUtc="2025-10-14T08:48:00Z">
        <w:r w:rsidR="00384D96" w:rsidRPr="00384D96">
          <w:t xml:space="preserve">Quality control identified systematic undercounting in surveys conducted by one observer; those surveys </w:t>
        </w:r>
        <w:r w:rsidR="00384D96" w:rsidRPr="00384D96">
          <w:lastRenderedPageBreak/>
          <w:t>were excluded.</w:t>
        </w:r>
        <w:r w:rsidR="00384D96">
          <w:t xml:space="preserve"> </w:t>
        </w:r>
      </w:ins>
      <w:r w:rsidRPr="00C715CC">
        <w:rPr>
          <w:lang w:val="en-GB"/>
        </w:rPr>
        <w:t xml:space="preserve">Functional group stability was assessed using coefficients of variation, and proportional group composition was </w:t>
      </w:r>
      <w:r w:rsidR="005A4E44" w:rsidRPr="00C715CC">
        <w:rPr>
          <w:lang w:val="en-GB"/>
        </w:rPr>
        <w:t xml:space="preserve">assessed </w:t>
      </w:r>
      <w:r w:rsidRPr="00C715CC">
        <w:rPr>
          <w:lang w:val="en-GB"/>
        </w:rPr>
        <w:t xml:space="preserve">by site to evaluate consistency across reef types. These diagnostics informed data filtering and supported the robustness of the functional group classification. </w:t>
      </w:r>
      <w:ins w:id="111" w:author="Scarlett Taylor" w:date="2025-10-14T10:51:00Z" w16du:dateUtc="2025-10-14T03:51:00Z">
        <w:r w:rsidR="00E73D31" w:rsidRPr="00E73D31">
          <w:rPr>
            <w:lang w:val="en-GB"/>
          </w:rPr>
          <w:t xml:space="preserve">Down-weighting via transformation was considered but not implemented. A sensitivity check that retained </w:t>
        </w:r>
        <w:r w:rsidR="00E73D31" w:rsidRPr="00E73D31">
          <w:rPr>
            <w:i/>
            <w:iCs/>
            <w:lang w:val="en-GB"/>
          </w:rPr>
          <w:t>Sphyraena</w:t>
        </w:r>
        <w:r w:rsidR="00E73D31" w:rsidRPr="00E73D31">
          <w:rPr>
            <w:lang w:val="en-GB"/>
          </w:rPr>
          <w:t xml:space="preserve"> under capped counts did not change qualitative higher-trophic-level predator trends.</w:t>
        </w:r>
        <w:r w:rsidR="00E73D31">
          <w:rPr>
            <w:lang w:val="en-GB"/>
          </w:rPr>
          <w:t xml:space="preserve"> </w:t>
        </w:r>
      </w:ins>
      <w:r w:rsidRPr="00C715CC">
        <w:rPr>
          <w:lang w:val="en-GB"/>
        </w:rPr>
        <w:t>Zero-inflation was not evident in the remaining functional group data, while overdispersion was moderate, supporting the use of a negative binomial distribution.</w:t>
      </w:r>
    </w:p>
    <w:p w14:paraId="66576371" w14:textId="02BBECD6" w:rsidR="00C57308" w:rsidRPr="00C715CC" w:rsidRDefault="00000000" w:rsidP="001E279D">
      <w:pPr>
        <w:spacing w:after="240" w:line="480" w:lineRule="auto"/>
        <w:rPr>
          <w:lang w:val="en-GB"/>
        </w:rPr>
      </w:pPr>
      <w:r w:rsidRPr="00C715CC">
        <w:rPr>
          <w:lang w:val="en-GB"/>
        </w:rPr>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47EB3DEE"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w:t>
      </w:r>
      <w:r w:rsidRPr="00C715CC">
        <w:rPr>
          <w:lang w:val="en-GB"/>
        </w:rPr>
        <w:lastRenderedPageBreak/>
        <w:t xml:space="preserve">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112" w:name="_y4qkqo9zdgtp" w:colFirst="0" w:colLast="0"/>
      <w:bookmarkEnd w:id="112"/>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w:t>
      </w:r>
      <w:r w:rsidRPr="00C715CC">
        <w:rPr>
          <w:lang w:val="en-GB"/>
        </w:rPr>
        <w:lastRenderedPageBreak/>
        <w:t xml:space="preserve">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113" w:name="_ghijga7vsfoa" w:colFirst="0" w:colLast="0"/>
      <w:bookmarkEnd w:id="113"/>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 xml:space="preserve">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w:t>
      </w:r>
      <w:r w:rsidRPr="00C715CC">
        <w:rPr>
          <w:lang w:val="en-GB"/>
        </w:rPr>
        <w:lastRenderedPageBreak/>
        <w:t>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12666BAF"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is the species-specific dispersion parameter, and shipwrecks were treated as the reference category. Site was not included as a random effect due to limited data and resulting model instability. With 1</w:t>
      </w:r>
      <w:r w:rsidR="00835B01">
        <w:rPr>
          <w:lang w:val="en-GB"/>
        </w:rPr>
        <w:t>8</w:t>
      </w:r>
      <w:r w:rsidRPr="00C715CC">
        <w:rPr>
          <w:lang w:val="en-GB"/>
        </w:rPr>
        <w:t xml:space="preserve"> taxa across 12 sites, the model became </w:t>
      </w:r>
      <w:proofErr w:type="spellStart"/>
      <w:r w:rsidRPr="00C715CC">
        <w:rPr>
          <w:lang w:val="en-GB"/>
        </w:rPr>
        <w:t>overparameterised</w:t>
      </w:r>
      <w:proofErr w:type="spellEnd"/>
      <w:r w:rsidRPr="00C715CC">
        <w:rPr>
          <w:lang w:val="en-GB"/>
        </w:rPr>
        <w:t xml:space="preserve">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114" w:name="_igkw3jbs1h89" w:colFirst="0" w:colLast="0"/>
      <w:bookmarkStart w:id="115" w:name="_bf7wafrjl4fh" w:colFirst="0" w:colLast="0"/>
      <w:bookmarkEnd w:id="114"/>
      <w:bookmarkEnd w:id="115"/>
      <w:r>
        <w:t>3. RESULTS </w:t>
      </w:r>
    </w:p>
    <w:p w14:paraId="7A7166E3" w14:textId="63047EEB" w:rsidR="00E13A21" w:rsidRDefault="00E13A21" w:rsidP="00E13A21">
      <w:pPr>
        <w:pStyle w:val="NormalWeb"/>
        <w:spacing w:before="0" w:beforeAutospacing="0" w:after="160" w:afterAutospacing="0" w:line="480" w:lineRule="auto"/>
        <w:rPr>
          <w:color w:val="000000"/>
        </w:rPr>
      </w:pPr>
      <w:commentRangeStart w:id="116"/>
      <w:r>
        <w:rPr>
          <w:color w:val="000000"/>
        </w:rPr>
        <w:t xml:space="preserve">A total of 350 fish surveys were conducted </w:t>
      </w:r>
      <w:ins w:id="117" w:author="Scarlett Taylor" w:date="2025-10-09T12:43:00Z" w16du:dateUtc="2025-10-09T05:43:00Z">
        <w:r w:rsidR="00BE1DB0">
          <w:rPr>
            <w:color w:val="000000"/>
          </w:rPr>
          <w:t xml:space="preserve">from March 2019 to </w:t>
        </w:r>
      </w:ins>
      <w:ins w:id="118" w:author="Scarlett Taylor" w:date="2025-10-09T12:44:00Z" w16du:dateUtc="2025-10-09T05:44:00Z">
        <w:r w:rsidR="00BE1DB0">
          <w:rPr>
            <w:color w:val="000000"/>
          </w:rPr>
          <w:t xml:space="preserve">June 2025 </w:t>
        </w:r>
      </w:ins>
      <w:r>
        <w:rPr>
          <w:color w:val="000000"/>
        </w:rPr>
        <w:t xml:space="preserve">across 14 unique reef sites, comprising 5 fringing reefs, 6 pelagic pinnacles, and 3 shipwrecks. </w:t>
      </w:r>
      <w:ins w:id="119" w:author="Scarlett Taylor" w:date="2025-10-09T12:43:00Z" w16du:dateUtc="2025-10-09T05:43:00Z">
        <w:r w:rsidR="00BE1DB0" w:rsidRPr="00BE1DB0">
          <w:rPr>
            <w:color w:val="000000"/>
          </w:rPr>
          <w:t>Survey frequency varied among sites and years, with lower effort in 2020–22</w:t>
        </w:r>
      </w:ins>
      <w:ins w:id="120" w:author="Scarlett Taylor" w:date="2025-10-09T12:45:00Z" w16du:dateUtc="2025-10-09T05:45:00Z">
        <w:r w:rsidR="00BE1DB0">
          <w:rPr>
            <w:color w:val="000000"/>
          </w:rPr>
          <w:t xml:space="preserve"> as a result of COVID</w:t>
        </w:r>
      </w:ins>
      <w:ins w:id="121" w:author="Scarlett Taylor" w:date="2025-10-09T12:43:00Z" w16du:dateUtc="2025-10-09T05:43:00Z">
        <w:r w:rsidR="00BE1DB0" w:rsidRPr="00BE1DB0">
          <w:rPr>
            <w:color w:val="000000"/>
          </w:rPr>
          <w:t xml:space="preserve"> and monthly revisits from 2023 onward outside the monsoon p</w:t>
        </w:r>
      </w:ins>
      <w:ins w:id="122" w:author="Scarlett Taylor" w:date="2025-10-09T12:44:00Z" w16du:dateUtc="2025-10-09T05:44:00Z">
        <w:r w:rsidR="00BE1DB0">
          <w:rPr>
            <w:color w:val="000000"/>
          </w:rPr>
          <w:t>eriod (Nov-Dec)</w:t>
        </w:r>
      </w:ins>
      <w:ins w:id="123" w:author="Scarlett Taylor" w:date="2025-10-09T12:43:00Z" w16du:dateUtc="2025-10-09T05:43:00Z">
        <w:r w:rsidR="00BE1DB0" w:rsidRPr="00BE1DB0">
          <w:rPr>
            <w:color w:val="000000"/>
          </w:rPr>
          <w:t xml:space="preserve">. </w:t>
        </w:r>
      </w:ins>
      <w:commentRangeEnd w:id="116"/>
      <w:ins w:id="124" w:author="Scarlett Taylor" w:date="2025-10-09T12:46:00Z" w16du:dateUtc="2025-10-09T05:46:00Z">
        <w:r w:rsidR="00BE1DB0">
          <w:rPr>
            <w:rStyle w:val="CommentReference"/>
          </w:rPr>
          <w:commentReference w:id="116"/>
        </w:r>
      </w:ins>
      <w:r>
        <w:rPr>
          <w:color w:val="000000"/>
        </w:rPr>
        <w:t>Repeated surveys were conducted at each site, with 150 surveys on fringing reefs, 130 on pinnacles, and 70 on shipwrecks. Each survey covered an estimated area of</w:t>
      </w:r>
      <w:commentRangeStart w:id="125"/>
      <w:r>
        <w:rPr>
          <w:color w:val="000000"/>
        </w:rPr>
        <w:t xml:space="preserve"> ~1,</w:t>
      </w:r>
      <w:ins w:id="126" w:author="Scarlett Taylor" w:date="2025-10-14T14:41:00Z" w16du:dateUtc="2025-10-14T07:41:00Z">
        <w:r w:rsidR="005E3639">
          <w:rPr>
            <w:color w:val="000000"/>
          </w:rPr>
          <w:t>9</w:t>
        </w:r>
      </w:ins>
      <w:del w:id="127" w:author="Scarlett Taylor" w:date="2025-10-14T14:41:00Z" w16du:dateUtc="2025-10-14T07:41:00Z">
        <w:r w:rsidDel="005E3639">
          <w:rPr>
            <w:color w:val="000000"/>
          </w:rPr>
          <w:delText>2</w:delText>
        </w:r>
      </w:del>
      <w:r>
        <w:rPr>
          <w:color w:val="000000"/>
        </w:rPr>
        <w:t xml:space="preserve">00 m², </w:t>
      </w:r>
      <w:commentRangeEnd w:id="125"/>
      <w:r w:rsidR="005E3639">
        <w:rPr>
          <w:rStyle w:val="CommentReference"/>
        </w:rPr>
        <w:commentReference w:id="125"/>
      </w:r>
      <w:r>
        <w:rPr>
          <w:color w:val="000000"/>
        </w:rPr>
        <w:t xml:space="preserve">yielding a cumulative surveyed area of ~42 hectares. Across all sites, 162,894 individual fish were recorded. Mean </w:t>
      </w:r>
      <w:r>
        <w:rPr>
          <w:color w:val="000000"/>
        </w:rPr>
        <w:lastRenderedPageBreak/>
        <w:t>(±SD) fish density was highest on pinnacles (668 ± 928 fish per 1,</w:t>
      </w:r>
      <w:ins w:id="128" w:author="Scarlett Taylor" w:date="2025-10-14T14:41:00Z" w16du:dateUtc="2025-10-14T07:41:00Z">
        <w:r w:rsidR="005E3639">
          <w:rPr>
            <w:color w:val="000000"/>
          </w:rPr>
          <w:t>9</w:t>
        </w:r>
      </w:ins>
      <w:del w:id="129" w:author="Scarlett Taylor" w:date="2025-10-14T14:41:00Z" w16du:dateUtc="2025-10-14T07:41:00Z">
        <w:r w:rsidDel="005E3639">
          <w:rPr>
            <w:color w:val="000000"/>
          </w:rPr>
          <w:delText>2</w:delText>
        </w:r>
      </w:del>
      <w:r>
        <w:rPr>
          <w:color w:val="000000"/>
        </w:rPr>
        <w:t>00 m²), followed by shipwrecks (348 ± 396) and fringing reefs (345 ± 220), indicating elevated average fish abundance at pinnacles and, to a lesser extent, shipwrecks relative to fringing reefs.</w:t>
      </w:r>
    </w:p>
    <w:p w14:paraId="6B84FD29" w14:textId="77777777" w:rsidR="00E13A21" w:rsidRDefault="00E13A21" w:rsidP="00132A98">
      <w:pPr>
        <w:pStyle w:val="Heading2"/>
      </w:pPr>
      <w:r>
        <w:t>3.1. Functional groups</w:t>
      </w:r>
    </w:p>
    <w:p w14:paraId="67F100E8" w14:textId="09BC6C53" w:rsidR="00E13A21" w:rsidRDefault="00E13A21" w:rsidP="00E13A21">
      <w:pPr>
        <w:pStyle w:val="NormalWeb"/>
        <w:spacing w:before="240" w:beforeAutospacing="0" w:after="240" w:afterAutospacing="0" w:line="480" w:lineRule="auto"/>
        <w:rPr>
          <w:color w:val="000000"/>
        </w:rPr>
      </w:pPr>
      <w:r>
        <w:rPr>
          <w:color w:val="000000"/>
        </w:rPr>
        <w:t>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127.9 fish per 1,</w:t>
      </w:r>
      <w:ins w:id="130" w:author="Scarlett Taylor" w:date="2025-10-14T14:42:00Z" w16du:dateUtc="2025-10-14T07:42:00Z">
        <w:r w:rsidR="005E3639">
          <w:rPr>
            <w:color w:val="000000"/>
          </w:rPr>
          <w:t>9</w:t>
        </w:r>
      </w:ins>
      <w:del w:id="131" w:author="Scarlett Taylor" w:date="2025-10-14T14:42:00Z" w16du:dateUtc="2025-10-14T07:42:00Z">
        <w:r w:rsidDel="005E3639">
          <w:rPr>
            <w:color w:val="000000"/>
          </w:rPr>
          <w:delText>2</w:delText>
        </w:r>
      </w:del>
      <w:r>
        <w:rPr>
          <w:color w:val="000000"/>
        </w:rPr>
        <w:t xml:space="preserve">00 m²; 95% Credible Interval: [91, 181]), slightly lower at pinnacles (105.9; [78, 145]), and substantially lower at shipwrecks (59.7; [38, 94]). Invertivores showed comparable predicted abundance at pinnacles (56.0; [34, 94]) and fringing reefs (55.9; [32, 97]), with lower estimates at shipwrecks (33.0; [16, 66]). </w:t>
      </w:r>
      <w:proofErr w:type="spellStart"/>
      <w:r>
        <w:rPr>
          <w:color w:val="000000"/>
        </w:rPr>
        <w:t>Mesopredator</w:t>
      </w:r>
      <w:proofErr w:type="spellEnd"/>
      <w:r>
        <w:rPr>
          <w:color w:val="000000"/>
        </w:rPr>
        <w:t xml:space="preserve"> abundance was highest at pinnacles (130.5; [56, 302]), with lower values at 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Pr>
          <w:color w:val="000000"/>
        </w:rPr>
        <w:t>CrI</w:t>
      </w:r>
      <w:proofErr w:type="spellEnd"/>
      <w:r>
        <w:rPr>
          <w:color w:val="000000"/>
        </w:rPr>
        <w:t xml:space="preserve">: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w:t>
      </w:r>
      <w:r>
        <w:rPr>
          <w:color w:val="000000"/>
        </w:rPr>
        <w:lastRenderedPageBreak/>
        <w:t>89% and 90%, respectively. Mesopredators were more abundant at pinnacles than shipwrecks (1.10; [–0.35, 2.58]), with 94% support for a positive effect, and may have also been more abundant at fringing reefs (0.45; [–1.07, 1.99]), though posterior support was weaker (74%). For higher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132A98">
      <w:pPr>
        <w:pStyle w:val="Heading2"/>
      </w:pPr>
      <w:r>
        <w:t>3.2. Geographic zones</w:t>
      </w:r>
    </w:p>
    <w:p w14:paraId="2550504B" w14:textId="2ADBA1BF"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(median effect: 0.67; 95% </w:t>
      </w:r>
      <w:proofErr w:type="spellStart"/>
      <w:r>
        <w:rPr>
          <w:color w:val="000000"/>
        </w:rPr>
        <w:t>CrI</w:t>
      </w:r>
      <w:proofErr w:type="spellEnd"/>
      <w:r>
        <w:rPr>
          <w:color w:val="000000"/>
        </w:rPr>
        <w:t>: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132A98">
      <w:pPr>
        <w:pStyle w:val="Heading2"/>
      </w:pPr>
      <w:r>
        <w:lastRenderedPageBreak/>
        <w:t>3.3. Species-level contrasts </w:t>
      </w:r>
    </w:p>
    <w:p w14:paraId="4C3135FC" w14:textId="77777777"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xml:space="preserve">: [0.14, 0.60]; 100%), with slightly higher but </w:t>
      </w:r>
      <w:r>
        <w:rPr>
          <w:color w:val="000000"/>
        </w:rPr>
        <w:lastRenderedPageBreak/>
        <w:t>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lastRenderedPageBreak/>
        <w:t xml:space="preserve">4. DISCUSSION </w:t>
      </w:r>
    </w:p>
    <w:p w14:paraId="13AC5AB5" w14:textId="695CD2D2"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3C2044">
        <w:rPr>
          <w:lang w:val="en-GB"/>
        </w:rPr>
        <w:t>et al.</w:t>
      </w:r>
      <w:r w:rsidRPr="00C715CC">
        <w:rPr>
          <w:lang w:val="en-GB"/>
        </w:rPr>
        <w:t xml:space="preserve"> 2024; Paxton </w:t>
      </w:r>
      <w:r w:rsidR="003C2044">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132" w:name="_f60g0u5kmq4" w:colFirst="0" w:colLast="0"/>
      <w:bookmarkEnd w:id="132"/>
      <w:r w:rsidRPr="00C715CC">
        <w:t>4.1. Shipwrecks resemble pinnacles in meso- and higher trophic level predators</w:t>
      </w:r>
    </w:p>
    <w:p w14:paraId="38257FCC" w14:textId="1A0DC041"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w:t>
      </w:r>
      <w:r w:rsidRPr="00C715CC">
        <w:rPr>
          <w:lang w:val="en-GB"/>
        </w:rPr>
        <w:lastRenderedPageBreak/>
        <w:t>promote predator aggregation on both pinnacles and artificial reefs</w:t>
      </w:r>
      <w:r w:rsidRPr="001437F9">
        <w:rPr>
          <w:lang w:val="en-GB"/>
        </w:rPr>
        <w:t xml:space="preserve"> </w:t>
      </w:r>
      <w:r w:rsidR="001437F9" w:rsidRPr="001437F9">
        <w:t>(Rilov &amp; Benayahu 2000, Galbraith 2021, Galbraith et al. 2023, Cresswell et al. 2023).</w:t>
      </w:r>
      <w:r w:rsidR="001437F9">
        <w:t xml:space="preserve"> </w:t>
      </w:r>
      <w:r w:rsidRPr="00C715CC">
        <w:rPr>
          <w:lang w:val="en-GB"/>
        </w:rPr>
        <w:t>Vertical extent has also 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p>
    <w:p w14:paraId="11A48403" w14:textId="294FBD96" w:rsidR="00C57308" w:rsidRPr="00C715CC" w:rsidRDefault="00000000" w:rsidP="001E279D">
      <w:pPr>
        <w:spacing w:after="240" w:line="480" w:lineRule="auto"/>
        <w:rPr>
          <w:lang w:val="en-GB"/>
        </w:rPr>
      </w:pPr>
      <w:r w:rsidRPr="00C715CC">
        <w:rPr>
          <w:lang w:val="en-GB"/>
        </w:rPr>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r w:rsidR="00E13A21">
        <w:rPr>
          <w:lang w:val="en-GB"/>
        </w:rPr>
        <w:t xml:space="preserve"> </w:t>
      </w:r>
    </w:p>
    <w:p w14:paraId="6F6924D4" w14:textId="77777777" w:rsidR="00C57308" w:rsidRPr="00C715CC" w:rsidRDefault="00000000" w:rsidP="00132A98">
      <w:pPr>
        <w:pStyle w:val="Heading2"/>
      </w:pPr>
      <w:bookmarkStart w:id="133" w:name="_8priziyv84wp" w:colFirst="0" w:colLast="0"/>
      <w:bookmarkEnd w:id="133"/>
      <w:r w:rsidRPr="00C715CC">
        <w:t xml:space="preserve">4.2. Divergence in lower trophic guilds </w:t>
      </w:r>
    </w:p>
    <w:p w14:paraId="2FB6CCA2" w14:textId="585F3156" w:rsidR="00C57308" w:rsidRPr="00C715CC" w:rsidRDefault="00000000" w:rsidP="001E279D">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w:t>
      </w:r>
      <w:r w:rsidRPr="00C715CC">
        <w:rPr>
          <w:lang w:val="en-GB"/>
        </w:rPr>
        <w:lastRenderedPageBreak/>
        <w:t xml:space="preserve">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that artificial reefs tend to support distinct assemblages lacking key functional groups associated with benthic foraging. These patterns suggest a degree of functional divergence from natural reef communities, driven by limitations in habitat complexity and resource availability on artificial structures (</w:t>
      </w:r>
      <w:r w:rsidR="003C2044">
        <w:rPr>
          <w:lang w:val="en-GB"/>
        </w:rPr>
        <w:t>Fowler &amp; Booth</w:t>
      </w:r>
      <w:r w:rsidR="001437F9">
        <w:rPr>
          <w:lang w:val="en-GB"/>
        </w:rPr>
        <w:t xml:space="preserve"> </w:t>
      </w:r>
      <w:r w:rsidRPr="00C715CC">
        <w:rPr>
          <w:lang w:val="en-GB"/>
        </w:rPr>
        <w:t>2012</w:t>
      </w:r>
      <w:r w:rsidR="001437F9">
        <w:rPr>
          <w:lang w:val="en-GB"/>
        </w:rPr>
        <w:t xml:space="preserve">,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S</w:t>
      </w:r>
      <w:r w:rsidRPr="00C715CC">
        <w:rPr>
          <w:lang w:val="en-GB"/>
        </w:rPr>
        <w:t xml:space="preserve">chram </w:t>
      </w:r>
      <w:r w:rsidR="003C2044">
        <w:rPr>
          <w:lang w:val="en-GB"/>
        </w:rPr>
        <w:t>et al.</w:t>
      </w:r>
      <w:r w:rsidRPr="00C715CC">
        <w:rPr>
          <w:lang w:val="en-GB"/>
        </w:rPr>
        <w:t xml:space="preserve"> 2024).</w:t>
      </w:r>
    </w:p>
    <w:p w14:paraId="12D520D2" w14:textId="6023FD64" w:rsidR="00C57308" w:rsidRPr="00C715CC" w:rsidRDefault="00000000" w:rsidP="001E279D">
      <w:pPr>
        <w:spacing w:after="240" w:line="480" w:lineRule="auto"/>
        <w:rPr>
          <w:lang w:val="en-GB"/>
        </w:rPr>
      </w:pPr>
      <w:r w:rsidRPr="00C715CC">
        <w:rPr>
          <w:lang w:val="en-GB"/>
        </w:rPr>
        <w:t>Several ecological and physical constraints likely contribute to this divergence. Structural complexity is likely insufficient to establish shipwrecks as effective ecological analogues of natural reefs; shipwrecks often lack fine-scale refugia, cryptic microhabitats, and turf algal cover needed by benthic feeders (</w:t>
      </w:r>
      <w:r w:rsidR="001437F9" w:rsidRPr="001437F9">
        <w:rPr>
          <w:lang w:val="en-GB"/>
        </w:rPr>
        <w:t xml:space="preserve">Simon et al. 2013, Koeck et al. 2014, Mattos &amp; </w:t>
      </w:r>
      <w:proofErr w:type="spellStart"/>
      <w:r w:rsidR="001437F9" w:rsidRPr="001437F9">
        <w:rPr>
          <w:lang w:val="en-GB"/>
        </w:rPr>
        <w:t>Yeemin</w:t>
      </w:r>
      <w:proofErr w:type="spellEnd"/>
      <w:r w:rsidR="001437F9" w:rsidRPr="001437F9">
        <w:rPr>
          <w:lang w:val="en-GB"/>
        </w:rPr>
        <w:t xml:space="preserve"> 2020, </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w:t>
      </w:r>
      <w:r w:rsidR="001437F9">
        <w:rPr>
          <w:lang w:val="en-GB"/>
        </w:rPr>
        <w:t xml:space="preserve">, </w:t>
      </w:r>
      <w:r w:rsidRPr="00C715CC">
        <w:rPr>
          <w:lang w:val="en-GB"/>
        </w:rPr>
        <w:t>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658B83A7" w:rsidR="00C57308" w:rsidRPr="00C715CC" w:rsidRDefault="00000000" w:rsidP="001E279D">
      <w:pPr>
        <w:spacing w:after="240" w:line="480" w:lineRule="auto"/>
        <w:rPr>
          <w:lang w:val="en-GB"/>
        </w:rPr>
      </w:pPr>
      <w:r w:rsidRPr="00C715CC">
        <w:rPr>
          <w:i/>
          <w:lang w:val="en-GB"/>
        </w:rPr>
        <w:lastRenderedPageBreak/>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w:t>
      </w:r>
      <w:commentRangeStart w:id="134"/>
      <w:r w:rsidRPr="00C715CC">
        <w:rPr>
          <w:lang w:val="en-GB"/>
        </w:rPr>
        <w:t xml:space="preserve">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w:t>
      </w:r>
      <w:commentRangeEnd w:id="134"/>
      <w:r w:rsidR="00992DDB">
        <w:rPr>
          <w:rStyle w:val="CommentReference"/>
        </w:rPr>
        <w:commentReference w:id="134"/>
      </w:r>
      <w:r w:rsidRPr="00C715CC">
        <w:rPr>
          <w:lang w:val="en-GB"/>
        </w:rPr>
        <w:t xml:space="preserve">strategies (Streit </w:t>
      </w:r>
      <w:r w:rsidR="003C2044">
        <w:rPr>
          <w:lang w:val="en-GB"/>
        </w:rPr>
        <w:t>et al.</w:t>
      </w:r>
      <w:r w:rsidRPr="00C715CC">
        <w:rPr>
          <w:lang w:val="en-GB"/>
        </w:rPr>
        <w:t xml:space="preserve"> 2015), potentially allowing persistence on shipwrecks where benthic forage is limited. 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 xml:space="preserve">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been observed on shipwrecks in other regions, including the eastern Mediterranean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rsidP="00132A98">
      <w:pPr>
        <w:pStyle w:val="Heading2"/>
      </w:pPr>
      <w:bookmarkStart w:id="135" w:name="_tu4l9qpiadwm" w:colFirst="0" w:colLast="0"/>
      <w:bookmarkEnd w:id="135"/>
      <w:r w:rsidRPr="00C715CC">
        <w:t xml:space="preserve">4.3. Functional limitations of ARs as ecosystem surrogates </w:t>
      </w:r>
    </w:p>
    <w:p w14:paraId="52C027A1" w14:textId="2198E6B7" w:rsidR="00C57308" w:rsidRPr="00C715CC"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 xml:space="preserve">communities are thus compositionally novel and shaped by deployment </w:t>
      </w:r>
      <w:r w:rsidRPr="00C715CC">
        <w:rPr>
          <w:lang w:val="en-GB"/>
        </w:rPr>
        <w:lastRenderedPageBreak/>
        <w:t>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While shipwrecks may offer fisheries value and act as de facto refuges under high exploitation pressure </w:t>
      </w:r>
      <w:ins w:id="136" w:author="Scarlett Taylor" w:date="2025-10-13T22:06:00Z" w16du:dateUtc="2025-10-13T15:06:00Z">
        <w:r w:rsidR="00992DDB">
          <w:rPr>
            <w:lang w:val="en-GB"/>
          </w:rPr>
          <w:t>(</w:t>
        </w:r>
      </w:ins>
      <w:r w:rsidRPr="00C715CC">
        <w:rPr>
          <w:lang w:val="en-GB"/>
        </w:rPr>
        <w:t xml:space="preserve">as they serve as physical barriers to bottom-trawling </w:t>
      </w:r>
      <w:proofErr w:type="gramStart"/>
      <w:r w:rsidRPr="00C715CC">
        <w:rPr>
          <w:lang w:val="en-GB"/>
        </w:rPr>
        <w:t xml:space="preserve">practices </w:t>
      </w:r>
      <w:ins w:id="137" w:author="Scarlett Taylor" w:date="2025-10-13T22:06:00Z" w16du:dateUtc="2025-10-13T15:06:00Z">
        <w:r w:rsidR="00992DDB">
          <w:rPr>
            <w:lang w:val="en-GB"/>
          </w:rPr>
          <w:t>;</w:t>
        </w:r>
      </w:ins>
      <w:proofErr w:type="gramEnd"/>
      <w:del w:id="138" w:author="Scarlett Taylor" w:date="2025-10-13T22:06:00Z" w16du:dateUtc="2025-10-13T15:06:00Z">
        <w:r w:rsidRPr="00C715CC" w:rsidDel="00992DDB">
          <w:rPr>
            <w:lang w:val="en-GB"/>
          </w:rPr>
          <w:delText>(</w:delText>
        </w:r>
      </w:del>
      <w:r w:rsidRPr="00C715CC">
        <w:rPr>
          <w:lang w:val="en-GB"/>
        </w:rPr>
        <w:t xml:space="preserve">Hickman </w:t>
      </w:r>
      <w:r w:rsidR="003C2044">
        <w:rPr>
          <w:lang w:val="en-GB"/>
        </w:rPr>
        <w:t>et al.</w:t>
      </w:r>
      <w:r w:rsidRPr="00C715CC">
        <w:rPr>
          <w:lang w:val="en-GB"/>
        </w:rPr>
        <w:t xml:space="preserve">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132A98">
      <w:pPr>
        <w:pStyle w:val="Heading2"/>
      </w:pPr>
      <w:bookmarkStart w:id="139" w:name="_f110367vqcnr" w:colFirst="0" w:colLast="0"/>
      <w:bookmarkEnd w:id="139"/>
      <w:r w:rsidRPr="00C715CC">
        <w:t xml:space="preserve">4.4. Design and management implications </w:t>
      </w:r>
    </w:p>
    <w:p w14:paraId="620BE7AC" w14:textId="0D5E22F8" w:rsidR="00C57308" w:rsidRPr="00C715CC" w:rsidRDefault="00000000" w:rsidP="001E279D">
      <w:pPr>
        <w:spacing w:before="240" w:after="240" w:line="480" w:lineRule="auto"/>
        <w:rPr>
          <w:lang w:val="en-GB"/>
        </w:rPr>
      </w:pPr>
      <w:r w:rsidRPr="00C715CC">
        <w:rPr>
          <w:lang w:val="en-GB"/>
        </w:rPr>
        <w:t>Recognising these structural and ecological mismatches is essential for guiding the design of artificial reefs that support a broader range of functional groups. Artificial reefs can play a valuable role in 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Structures that offer vertical relief are highly effective at attracting predators, particularly mobile and pelagic species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xml:space="preserve">, </w:t>
      </w:r>
      <w:r w:rsidRPr="00C715CC">
        <w:rPr>
          <w:lang w:val="en-GB"/>
        </w:rPr>
        <w:t xml:space="preserve">Paxton </w:t>
      </w:r>
      <w:r w:rsidR="003C2044">
        <w:rPr>
          <w:lang w:val="en-GB"/>
        </w:rPr>
        <w:t>et al.</w:t>
      </w:r>
      <w:r w:rsidRPr="00C715CC">
        <w:rPr>
          <w:lang w:val="en-GB"/>
        </w:rPr>
        <w:t xml:space="preserve"> 2020b).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w:t>
      </w:r>
      <w:r w:rsidR="001437F9">
        <w:rPr>
          <w:lang w:val="en-GB"/>
        </w:rPr>
        <w:t>1</w:t>
      </w:r>
      <w:r w:rsidRPr="00C715CC">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001437F9">
        <w:rPr>
          <w:lang w:val="en-GB"/>
        </w:rPr>
        <w:t xml:space="preserve">,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Small grazers and invertivores depend on benthic complexity: </w:t>
      </w:r>
      <w:proofErr w:type="gramStart"/>
      <w:r w:rsidRPr="00C715CC">
        <w:rPr>
          <w:lang w:val="en-GB"/>
        </w:rPr>
        <w:t>fine-scale</w:t>
      </w:r>
      <w:proofErr w:type="gramEnd"/>
      <w:r w:rsidRPr="00C715CC">
        <w:rPr>
          <w:lang w:val="en-GB"/>
        </w:rPr>
        <w:t xml:space="preserv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w:t>
      </w:r>
      <w:r w:rsidR="003C2044">
        <w:rPr>
          <w:lang w:val="en-GB"/>
        </w:rPr>
        <w:t>et al.</w:t>
      </w:r>
      <w:r w:rsidRPr="00C715CC">
        <w:rPr>
          <w:lang w:val="en-GB"/>
        </w:rPr>
        <w:t xml:space="preserve"> 2014</w:t>
      </w:r>
      <w:ins w:id="140" w:author="Scarlett Taylor" w:date="2025-10-13T22:08:00Z" w16du:dateUtc="2025-10-13T15:08:00Z">
        <w:r w:rsidR="00992DDB">
          <w:rPr>
            <w:lang w:val="en-GB"/>
          </w:rPr>
          <w:t>,</w:t>
        </w:r>
      </w:ins>
      <w:del w:id="141" w:author="Scarlett Taylor" w:date="2025-10-13T22:08:00Z" w16du:dateUtc="2025-10-13T15:08:00Z">
        <w:r w:rsidRPr="00C715CC" w:rsidDel="00992DDB">
          <w:rPr>
            <w:lang w:val="en-GB"/>
          </w:rPr>
          <w:delText>;</w:delText>
        </w:r>
      </w:del>
      <w:r w:rsidRPr="00C715CC">
        <w:rPr>
          <w:lang w:val="en-GB"/>
        </w:rPr>
        <w:t xml:space="preserve"> </w:t>
      </w:r>
      <w:r w:rsidR="003C2044">
        <w:rPr>
          <w:lang w:val="en-GB"/>
        </w:rPr>
        <w:t xml:space="preserve">Mattos &amp; </w:t>
      </w:r>
      <w:proofErr w:type="spellStart"/>
      <w:r w:rsidR="003C2044">
        <w:rPr>
          <w:lang w:val="en-GB"/>
        </w:rPr>
        <w:t>Yeemin</w:t>
      </w:r>
      <w:proofErr w:type="spellEnd"/>
      <w:r w:rsidRPr="00C715CC">
        <w:rPr>
          <w:lang w:val="en-GB"/>
        </w:rPr>
        <w:t xml:space="preserve"> 2020). Studies show that modular units and internally complex structures can promote the coloni</w:t>
      </w:r>
      <w:r w:rsidR="009D4853" w:rsidRPr="00C715CC">
        <w:rPr>
          <w:lang w:val="en-GB"/>
        </w:rPr>
        <w:t>s</w:t>
      </w:r>
      <w:r w:rsidRPr="00C715CC">
        <w:rPr>
          <w:lang w:val="en-GB"/>
        </w:rPr>
        <w:t xml:space="preserve">ation of benthic specialists more effectively than </w:t>
      </w:r>
      <w:r w:rsidRPr="00C715CC">
        <w:rPr>
          <w:lang w:val="en-GB"/>
        </w:rPr>
        <w:lastRenderedPageBreak/>
        <w:t xml:space="preserve">uniform concrete blocks or ship hulls </w:t>
      </w:r>
      <w:r w:rsidR="001437F9" w:rsidRPr="001437F9">
        <w:rPr>
          <w:lang w:val="en-GB"/>
        </w:rPr>
        <w:t>(</w:t>
      </w:r>
      <w:ins w:id="142" w:author="Scarlett Taylor" w:date="2025-10-13T22:08:00Z" w16du:dateUtc="2025-10-13T15:08:00Z">
        <w:r w:rsidR="00992DDB" w:rsidRPr="001437F9">
          <w:rPr>
            <w:lang w:val="en-GB"/>
          </w:rPr>
          <w:t xml:space="preserve">Jaxion-Harm et al. 2018, </w:t>
        </w:r>
      </w:ins>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 </w:t>
      </w:r>
      <w:del w:id="143" w:author="Scarlett Taylor" w:date="2025-10-13T22:08:00Z" w16du:dateUtc="2025-10-13T15:08:00Z">
        <w:r w:rsidR="001437F9" w:rsidRPr="001437F9" w:rsidDel="00992DDB">
          <w:rPr>
            <w:lang w:val="en-GB"/>
          </w:rPr>
          <w:delText xml:space="preserve">Jaxion-Harm et al. 2018, </w:delText>
        </w:r>
      </w:del>
      <w:r w:rsidR="001437F9" w:rsidRPr="001437F9">
        <w:rPr>
          <w:lang w:val="en-GB"/>
        </w:rPr>
        <w:t>Baillie et al. 2024)</w:t>
      </w:r>
      <w:r w:rsidR="001437F9">
        <w:rPr>
          <w:lang w:val="en-GB"/>
        </w:rPr>
        <w:t xml:space="preserve">. </w:t>
      </w:r>
      <w:r w:rsidRPr="00C715CC">
        <w:rPr>
          <w:lang w:val="en-GB"/>
        </w:rPr>
        <w:t xml:space="preserve">Internal cavities and varied surface materials that </w:t>
      </w:r>
      <w:ins w:id="144" w:author="Scarlett Taylor" w:date="2025-10-13T22:08:00Z" w16du:dateUtc="2025-10-13T15:08:00Z">
        <w:r w:rsidR="00992DDB">
          <w:rPr>
            <w:lang w:val="en-GB"/>
          </w:rPr>
          <w:t xml:space="preserve">metal </w:t>
        </w:r>
      </w:ins>
      <w:r w:rsidRPr="00C715CC">
        <w:rPr>
          <w:lang w:val="en-GB"/>
        </w:rPr>
        <w:t>shipwrecks may lack, can help to improve habitat heterogeneity and support functional diversity in fish assemblages.</w:t>
      </w:r>
    </w:p>
    <w:p w14:paraId="7DC38C12" w14:textId="3D09AAA9" w:rsidR="00C57308" w:rsidRPr="00C715CC" w:rsidRDefault="00000000" w:rsidP="001E279D">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w:t>
      </w:r>
      <w:ins w:id="145" w:author="Scarlett Taylor" w:date="2025-10-13T22:08:00Z" w16du:dateUtc="2025-10-13T15:08:00Z">
        <w:r w:rsidR="00992DDB">
          <w:rPr>
            <w:lang w:val="en-GB"/>
          </w:rPr>
          <w:t xml:space="preserve">can </w:t>
        </w:r>
      </w:ins>
      <w:r w:rsidRPr="00C715CC">
        <w:rPr>
          <w:lang w:val="en-GB"/>
        </w:rPr>
        <w:t xml:space="preserve">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 </w:t>
      </w:r>
      <w:r w:rsidRPr="00C715CC">
        <w:rPr>
          <w:lang w:val="en-GB"/>
        </w:rPr>
        <w:t xml:space="preserve">Medeiros </w:t>
      </w:r>
      <w:r w:rsidR="003C2044">
        <w:rPr>
          <w:lang w:val="en-GB"/>
        </w:rPr>
        <w:t>et al.</w:t>
      </w:r>
      <w:r w:rsidRPr="00C715CC">
        <w:rPr>
          <w:lang w:val="en-GB"/>
        </w:rPr>
        <w:t xml:space="preserve"> 2022</w:t>
      </w:r>
      <w:r w:rsidR="001437F9">
        <w:rPr>
          <w:lang w:val="en-GB"/>
        </w:rPr>
        <w:t>,</w:t>
      </w:r>
      <w:r w:rsidR="003C73AD">
        <w:rPr>
          <w:lang w:val="en-GB"/>
        </w:rPr>
        <w:t xml:space="preserve"> Paxton et al. 2023</w:t>
      </w:r>
      <w:r w:rsidRPr="00C715CC">
        <w:rPr>
          <w:lang w:val="en-GB"/>
        </w:rPr>
        <w:t xml:space="preserve">). </w:t>
      </w:r>
      <w:r w:rsidR="003C73AD">
        <w:rPr>
          <w:lang w:val="en-GB"/>
        </w:rPr>
        <w:t xml:space="preserve">This is central to the attractor versus producer hypothesis that is subject to </w:t>
      </w:r>
      <w:ins w:id="146" w:author="Scarlett Taylor" w:date="2025-10-13T22:09:00Z" w16du:dateUtc="2025-10-13T15:09:00Z">
        <w:r w:rsidR="00992DDB">
          <w:rPr>
            <w:lang w:val="en-GB"/>
          </w:rPr>
          <w:t xml:space="preserve">current </w:t>
        </w:r>
      </w:ins>
      <w:r w:rsidR="003C73AD">
        <w:rPr>
          <w:lang w:val="en-GB"/>
        </w:rPr>
        <w:t xml:space="preserve">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r w:rsidR="000D57B8">
        <w:rPr>
          <w:lang w:val="en-GB"/>
        </w:rPr>
        <w:t>Ross et al. 20</w:t>
      </w:r>
      <w:r w:rsidR="0003772F">
        <w:rPr>
          <w:lang w:val="en-GB"/>
        </w:rPr>
        <w:t>1</w:t>
      </w:r>
      <w:r w:rsidR="000D57B8">
        <w:rPr>
          <w:lang w:val="en-GB"/>
        </w:rPr>
        <w:t xml:space="preserve">6,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w:t>
      </w:r>
      <w:r w:rsidR="003C2044">
        <w:rPr>
          <w:lang w:val="en-GB"/>
        </w:rPr>
        <w:t>et al.</w:t>
      </w:r>
      <w:r w:rsidRPr="00C715CC">
        <w:rPr>
          <w:lang w:val="en-GB"/>
        </w:rPr>
        <w:t xml:space="preserve"> 2024). These findings highlight the importance of spatial planning that prioritises functional complementarity with </w:t>
      </w:r>
      <w:r w:rsidRPr="00C715CC">
        <w:rPr>
          <w:lang w:val="en-GB"/>
        </w:rPr>
        <w:lastRenderedPageBreak/>
        <w:t>natural reefs, while also recognising the potential of ARs to provide refuge and mitigate anthropogenic impacts in degraded seascapes.</w:t>
      </w:r>
    </w:p>
    <w:p w14:paraId="51E17F88" w14:textId="76353DCB" w:rsidR="00C57308" w:rsidRPr="00C715CC" w:rsidRDefault="00000000" w:rsidP="001E279D">
      <w:pPr>
        <w:spacing w:before="240" w:after="240" w:line="480" w:lineRule="auto"/>
        <w:rPr>
          <w:lang w:val="en-GB"/>
        </w:rPr>
      </w:pPr>
      <w:r w:rsidRPr="00C715CC">
        <w:rPr>
          <w:lang w:val="en-GB"/>
        </w:rPr>
        <w:t>Beyond site-level design, broader management strategies in the Gulf of Thailand should ensure that artificial reefs are paired with natural reef conservation to</w:t>
      </w:r>
      <w:del w:id="147" w:author="Scarlett Taylor" w:date="2025-10-14T16:05:00Z" w16du:dateUtc="2025-10-14T09:05:00Z">
        <w:r w:rsidRPr="00C715CC" w:rsidDel="00AA4F25">
          <w:rPr>
            <w:lang w:val="en-GB"/>
          </w:rPr>
          <w:delText xml:space="preserve"> ensure</w:delText>
        </w:r>
      </w:del>
      <w:ins w:id="148" w:author="Scarlett Taylor" w:date="2025-10-14T16:05:00Z" w16du:dateUtc="2025-10-14T09:05:00Z">
        <w:r w:rsidR="00AA4F25">
          <w:rPr>
            <w:lang w:val="en-GB"/>
          </w:rPr>
          <w:t xml:space="preserve"> maintain</w:t>
        </w:r>
      </w:ins>
      <w:r w:rsidRPr="00C715CC">
        <w:rPr>
          <w:lang w:val="en-GB"/>
        </w:rPr>
        <w:t xml:space="preserve"> ecosystem </w:t>
      </w:r>
      <w:proofErr w:type="spellStart"/>
      <w:r w:rsidRPr="00C715CC">
        <w:rPr>
          <w:lang w:val="en-GB"/>
        </w:rPr>
        <w:t>function</w:t>
      </w:r>
      <w:ins w:id="149" w:author="Scarlett Taylor" w:date="2025-10-14T16:05:00Z" w16du:dateUtc="2025-10-14T09:05:00Z">
        <w:r w:rsidR="00AA4F25">
          <w:rPr>
            <w:lang w:val="en-GB"/>
          </w:rPr>
          <w:t>.</w:t>
        </w:r>
      </w:ins>
      <w:del w:id="150" w:author="Scarlett Taylor" w:date="2025-10-14T16:05:00Z" w16du:dateUtc="2025-10-14T09:05:00Z">
        <w:r w:rsidRPr="00C715CC" w:rsidDel="00AA4F25">
          <w:rPr>
            <w:lang w:val="en-GB"/>
          </w:rPr>
          <w:delText xml:space="preserve"> is maintained. </w:delText>
        </w:r>
      </w:del>
      <w:r w:rsidRPr="00C715CC">
        <w:rPr>
          <w:lang w:val="en-GB"/>
        </w:rPr>
        <w:t>While</w:t>
      </w:r>
      <w:proofErr w:type="spellEnd"/>
      <w:r w:rsidRPr="00C715CC">
        <w:rPr>
          <w:lang w:val="en-GB"/>
        </w:rPr>
        <w:t xml:space="preserve"> shipwrecks and similar structures can support fisheries management, particularly with </w:t>
      </w:r>
      <w:r w:rsidR="00E13A21">
        <w:rPr>
          <w:lang w:val="en-GB"/>
        </w:rPr>
        <w:t>larger</w:t>
      </w:r>
      <w:r w:rsidRPr="00C715CC">
        <w:rPr>
          <w:lang w:val="en-GB"/>
        </w:rPr>
        <w:t xml:space="preserve"> predators (Harvey </w:t>
      </w:r>
      <w:r w:rsidR="003C2044">
        <w:rPr>
          <w:lang w:val="en-GB"/>
        </w:rPr>
        <w:t>et al.</w:t>
      </w:r>
      <w:r w:rsidRPr="00C715CC">
        <w:rPr>
          <w:lang w:val="en-GB"/>
        </w:rPr>
        <w:t xml:space="preserve"> 2021), they are not ecological replacements for natural reefs and must be integrated within broader reef management strategies that prioritise ecosystem conservation (</w:t>
      </w:r>
      <w:r w:rsidR="000D57B8" w:rsidRPr="00C715CC">
        <w:rPr>
          <w:lang w:val="en-GB"/>
        </w:rPr>
        <w:t xml:space="preserve">Streich </w:t>
      </w:r>
      <w:r w:rsidR="000D57B8">
        <w:rPr>
          <w:lang w:val="en-GB"/>
        </w:rPr>
        <w:t>et al.</w:t>
      </w:r>
      <w:r w:rsidR="000D57B8" w:rsidRPr="00C715CC">
        <w:rPr>
          <w:lang w:val="en-GB"/>
        </w:rPr>
        <w:t xml:space="preserve"> 2017</w:t>
      </w:r>
      <w:r w:rsidR="000D57B8">
        <w:rPr>
          <w:lang w:val="en-GB"/>
        </w:rPr>
        <w:t>, S</w:t>
      </w:r>
      <w:r w:rsidRPr="00C715CC">
        <w:rPr>
          <w:lang w:val="en-GB"/>
        </w:rPr>
        <w:t xml:space="preserve">ibley </w:t>
      </w:r>
      <w:r w:rsidR="003C2044">
        <w:rPr>
          <w:lang w:val="en-GB"/>
        </w:rPr>
        <w:t>et al.</w:t>
      </w:r>
      <w:r w:rsidRPr="00C715CC">
        <w:rPr>
          <w:lang w:val="en-GB"/>
        </w:rPr>
        <w:t xml:space="preserve"> 2023). 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w:t>
      </w:r>
      <w:ins w:id="151" w:author="Scarlett Taylor" w:date="2025-10-14T16:08:00Z" w16du:dateUtc="2025-10-14T09:08:00Z">
        <w:r w:rsidR="00A940A4">
          <w:rPr>
            <w:lang w:val="en-GB"/>
          </w:rPr>
          <w:t xml:space="preserve"> Deploying </w:t>
        </w:r>
      </w:ins>
      <w:ins w:id="152" w:author="Scarlett Taylor" w:date="2025-10-14T16:10:00Z" w16du:dateUtc="2025-10-14T09:10:00Z">
        <w:r w:rsidR="00A940A4">
          <w:rPr>
            <w:lang w:val="en-GB"/>
          </w:rPr>
          <w:t xml:space="preserve">metal </w:t>
        </w:r>
      </w:ins>
      <w:ins w:id="153" w:author="Scarlett Taylor" w:date="2025-10-14T16:08:00Z" w16du:dateUtc="2025-10-14T09:08:00Z">
        <w:r w:rsidR="00A940A4">
          <w:rPr>
            <w:lang w:val="en-GB"/>
          </w:rPr>
          <w:t>shipwrecks as artificial reefs</w:t>
        </w:r>
      </w:ins>
      <w:del w:id="154" w:author="Scarlett Taylor" w:date="2025-10-14T16:08:00Z" w16du:dateUtc="2025-10-14T09:08:00Z">
        <w:r w:rsidRPr="00C715CC" w:rsidDel="00A940A4">
          <w:rPr>
            <w:lang w:val="en-GB"/>
          </w:rPr>
          <w:delText xml:space="preserve"> Positioning artificial reefs</w:delText>
        </w:r>
      </w:del>
      <w:r w:rsidRPr="00C715CC">
        <w:rPr>
          <w:lang w:val="en-GB"/>
        </w:rPr>
        <w:t xml:space="preserve">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w:t>
      </w:r>
      <w:r w:rsidRPr="00C715CC">
        <w:rPr>
          <w:lang w:val="en-GB"/>
        </w:rPr>
        <w:lastRenderedPageBreak/>
        <w:t xml:space="preserve">complement conservation goals, but protecting and restoring natural reefs remains essential to sustaining biodiversity and ecosystem resilience in the region. </w:t>
      </w:r>
    </w:p>
    <w:p w14:paraId="52E65AF3" w14:textId="4250E16E" w:rsidR="00C57308" w:rsidRPr="00C715CC" w:rsidRDefault="00000000" w:rsidP="001E279D">
      <w:pPr>
        <w:spacing w:before="240" w:after="240" w:line="480" w:lineRule="auto"/>
        <w:rPr>
          <w:lang w:val="en-GB"/>
        </w:rPr>
      </w:pPr>
      <w:r w:rsidRPr="00C715CC">
        <w:rPr>
          <w:lang w:val="en-GB"/>
        </w:rPr>
        <w:t xml:space="preserve">Where this study focused on variance of fish assemblages across natural and artificial reef sites, future research should extend </w:t>
      </w:r>
      <w:commentRangeStart w:id="155"/>
      <w:r w:rsidRPr="00C715CC">
        <w:rPr>
          <w:lang w:val="en-GB"/>
        </w:rPr>
        <w:t xml:space="preserve">beyond fish </w:t>
      </w:r>
      <w:commentRangeEnd w:id="155"/>
      <w:r w:rsidR="00386A6B">
        <w:rPr>
          <w:rStyle w:val="CommentReference"/>
        </w:rPr>
        <w:commentReference w:id="155"/>
      </w:r>
      <w:r w:rsidRPr="00C715CC">
        <w:rPr>
          <w:lang w:val="en-GB"/>
        </w:rPr>
        <w:t>to include benthic and fouling communities, which influence habitat development and substrate use over time (</w:t>
      </w:r>
      <w:r w:rsidR="003C2044">
        <w:rPr>
          <w:lang w:val="en-GB"/>
        </w:rPr>
        <w:t>Fowler &amp; Booth</w:t>
      </w:r>
      <w:r w:rsidRPr="00C715CC">
        <w:rPr>
          <w:lang w:val="en-GB"/>
        </w:rPr>
        <w:t xml:space="preserve">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 Structural comparisons between modular and monolithic designs, particularly with respect to internal complexity, may reveal strategies for enhancing habitat suitability for lower trophic guilds (</w:t>
      </w:r>
      <w:r w:rsidR="003C2044">
        <w:rPr>
          <w:lang w:val="en-GB"/>
        </w:rPr>
        <w:t xml:space="preserve">Mattos &amp; </w:t>
      </w:r>
      <w:proofErr w:type="spellStart"/>
      <w:r w:rsidR="003C2044">
        <w:rPr>
          <w:lang w:val="en-GB"/>
        </w:rPr>
        <w:t>Yeemin</w:t>
      </w:r>
      <w:proofErr w:type="spellEnd"/>
      <w:r w:rsidRPr="00C715CC">
        <w:rPr>
          <w:lang w:val="en-GB"/>
        </w:rPr>
        <w:t xml:space="preserve"> 2020). 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w:t>
      </w:r>
      <w:del w:id="156" w:author="Scarlett Taylor" w:date="2025-10-13T22:13:00Z" w16du:dateUtc="2025-10-13T15:13:00Z">
        <w:r w:rsidRPr="00C715CC" w:rsidDel="00386A6B">
          <w:rPr>
            <w:lang w:val="en-GB"/>
          </w:rPr>
          <w:delText xml:space="preserve">Overall, this study provides a foundation for evaluating functional </w:delText>
        </w:r>
        <w:r w:rsidR="005A599C" w:rsidDel="00386A6B">
          <w:rPr>
            <w:lang w:val="en-GB"/>
          </w:rPr>
          <w:delText xml:space="preserve">performance and </w:delText>
        </w:r>
        <w:r w:rsidRPr="00C715CC" w:rsidDel="00386A6B">
          <w:rPr>
            <w:lang w:val="en-GB"/>
          </w:rPr>
          <w:delText xml:space="preserve">outcomes of artificial reefs. </w:delText>
        </w:r>
      </w:del>
      <w:r w:rsidRPr="00C715CC">
        <w:rPr>
          <w:lang w:val="en-GB"/>
        </w:rPr>
        <w:t>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rsidP="00132A98">
      <w:pPr>
        <w:pStyle w:val="Heading1"/>
      </w:pPr>
      <w:bookmarkStart w:id="157" w:name="_boey4qhpyqif" w:colFirst="0" w:colLast="0"/>
      <w:bookmarkEnd w:id="157"/>
      <w:r w:rsidRPr="00C715CC">
        <w:lastRenderedPageBreak/>
        <w:t>5. CONCLUSION</w:t>
      </w:r>
    </w:p>
    <w:p w14:paraId="182FDC27" w14:textId="1350A21A"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w:t>
      </w:r>
      <w:del w:id="158" w:author="Scarlett Taylor" w:date="2025-10-13T22:14:00Z" w16du:dateUtc="2025-10-13T15:14:00Z">
        <w:r w:rsidRPr="00491E9D" w:rsidDel="00386A6B">
          <w:delText>depends on more than high relief and isolation. Designs</w:delText>
        </w:r>
      </w:del>
      <w:ins w:id="159" w:author="Scarlett Taylor" w:date="2025-10-13T22:14:00Z" w16du:dateUtc="2025-10-13T15:14:00Z">
        <w:r w:rsidR="00386A6B">
          <w:t xml:space="preserve">of </w:t>
        </w:r>
        <w:proofErr w:type="spellStart"/>
        <w:r w:rsidR="00386A6B">
          <w:t>aritifical</w:t>
        </w:r>
        <w:proofErr w:type="spellEnd"/>
        <w:r w:rsidR="00386A6B">
          <w:t xml:space="preserve"> reefs</w:t>
        </w:r>
      </w:ins>
      <w:r w:rsidRPr="00491E9D">
        <w:t xml:space="preserve"> should incorporate fine-scale complexity to support lower trophic guilds, and site selection should consider hydrodynamics, connectivity, and spatial placement relative to natural reefs. In Thailand and other tropical regions, high-relief offshore structures may better meet objectives for vulnerable and commercially important species. Artificial reefs can complement, but not replace, the protection and restoration of natural reefs, 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160" w:name="_yk50kyr7wai0" w:colFirst="0" w:colLast="0"/>
      <w:bookmarkEnd w:id="160"/>
      <w:r w:rsidRPr="00C715CC">
        <w:lastRenderedPageBreak/>
        <w:t>6. TABLES</w:t>
      </w:r>
    </w:p>
    <w:p w14:paraId="2A0D94E6" w14:textId="09550290"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564D8C">
            <w:pPr>
              <w:jc w:val="right"/>
              <w:rPr>
                <w:lang w:val="en-GB"/>
              </w:rPr>
            </w:pPr>
            <w:r w:rsidRPr="00C715CC">
              <w:rPr>
                <w:lang w:val="en-GB"/>
              </w:rPr>
              <w:t>0.674</w:t>
            </w:r>
          </w:p>
        </w:tc>
        <w:tc>
          <w:tcPr>
            <w:tcW w:w="1753"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564D8C">
            <w:pPr>
              <w:jc w:val="center"/>
              <w:rPr>
                <w:lang w:val="en-GB"/>
              </w:rPr>
            </w:pPr>
            <w:r w:rsidRPr="00C715CC">
              <w:rPr>
                <w:lang w:val="en-GB"/>
              </w:rPr>
              <w:t>[0.122, 1.280]</w:t>
            </w:r>
          </w:p>
        </w:tc>
        <w:tc>
          <w:tcPr>
            <w:tcW w:w="92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564D8C">
            <w:pPr>
              <w:jc w:val="center"/>
              <w:rPr>
                <w:lang w:val="en-GB"/>
              </w:rPr>
            </w:pPr>
            <w:r w:rsidRPr="00C715CC">
              <w:rPr>
                <w:lang w:val="en-GB"/>
              </w:rPr>
              <w:t>0.988</w:t>
            </w:r>
          </w:p>
        </w:tc>
        <w:tc>
          <w:tcPr>
            <w:tcW w:w="92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564D8C">
            <w:pPr>
              <w:jc w:val="center"/>
              <w:rPr>
                <w:lang w:val="en-GB"/>
              </w:rPr>
            </w:pPr>
            <w:r w:rsidRPr="00C715CC">
              <w:rPr>
                <w:lang w:val="en-GB"/>
              </w:rPr>
              <w:t>0.012</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77777777" w:rsidR="00087EAF" w:rsidRPr="00C715CC" w:rsidRDefault="00087EAF" w:rsidP="00564D8C">
            <w:pPr>
              <w:jc w:val="right"/>
              <w:rPr>
                <w:lang w:val="en-GB"/>
              </w:rPr>
            </w:pPr>
            <w:r w:rsidRPr="00C715CC">
              <w:rPr>
                <w:lang w:val="en-GB"/>
              </w:rPr>
              <w:t>0.615</w:t>
            </w:r>
          </w:p>
        </w:tc>
        <w:tc>
          <w:tcPr>
            <w:tcW w:w="1753" w:type="dxa"/>
            <w:tcMar>
              <w:top w:w="100" w:type="dxa"/>
              <w:left w:w="100" w:type="dxa"/>
              <w:bottom w:w="100" w:type="dxa"/>
              <w:right w:w="100" w:type="dxa"/>
            </w:tcMar>
          </w:tcPr>
          <w:p w14:paraId="4F3C35A7" w14:textId="77777777" w:rsidR="00087EAF" w:rsidRPr="00C715CC" w:rsidRDefault="00087EAF" w:rsidP="00564D8C">
            <w:pPr>
              <w:jc w:val="center"/>
              <w:rPr>
                <w:lang w:val="en-GB"/>
              </w:rPr>
            </w:pPr>
            <w:r w:rsidRPr="00C715CC">
              <w:rPr>
                <w:lang w:val="en-GB"/>
              </w:rPr>
              <w:t>[–0.095, 1.320]</w:t>
            </w:r>
          </w:p>
        </w:tc>
        <w:tc>
          <w:tcPr>
            <w:tcW w:w="925" w:type="dxa"/>
            <w:tcMar>
              <w:top w:w="100" w:type="dxa"/>
              <w:left w:w="100" w:type="dxa"/>
              <w:bottom w:w="100" w:type="dxa"/>
              <w:right w:w="100" w:type="dxa"/>
            </w:tcMar>
          </w:tcPr>
          <w:p w14:paraId="53E32BD9" w14:textId="77777777" w:rsidR="00087EAF" w:rsidRPr="00C715CC" w:rsidRDefault="00087EAF" w:rsidP="00564D8C">
            <w:pPr>
              <w:jc w:val="center"/>
              <w:rPr>
                <w:lang w:val="en-GB"/>
              </w:rPr>
            </w:pPr>
            <w:r w:rsidRPr="00C715CC">
              <w:rPr>
                <w:lang w:val="en-GB"/>
              </w:rPr>
              <w:t>0.958</w:t>
            </w:r>
          </w:p>
        </w:tc>
        <w:tc>
          <w:tcPr>
            <w:tcW w:w="925" w:type="dxa"/>
            <w:tcMar>
              <w:top w:w="100" w:type="dxa"/>
              <w:left w:w="100" w:type="dxa"/>
              <w:bottom w:w="100" w:type="dxa"/>
              <w:right w:w="100" w:type="dxa"/>
            </w:tcMar>
          </w:tcPr>
          <w:p w14:paraId="4D15F80D" w14:textId="77777777" w:rsidR="00087EAF" w:rsidRPr="00C715CC" w:rsidRDefault="00087EAF" w:rsidP="00564D8C">
            <w:pPr>
              <w:jc w:val="center"/>
              <w:rPr>
                <w:lang w:val="en-GB"/>
              </w:rPr>
            </w:pPr>
            <w:r w:rsidRPr="00C715CC">
              <w:rPr>
                <w:lang w:val="en-GB"/>
              </w:rPr>
              <w:t>0.042</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7777777" w:rsidR="00087EAF" w:rsidRPr="00C715CC" w:rsidRDefault="00087EAF" w:rsidP="00564D8C">
            <w:pPr>
              <w:jc w:val="right"/>
              <w:rPr>
                <w:lang w:val="en-GB"/>
              </w:rPr>
            </w:pPr>
            <w:r w:rsidRPr="00C715CC">
              <w:rPr>
                <w:lang w:val="en-GB"/>
              </w:rPr>
              <w:t>–0.066</w:t>
            </w:r>
          </w:p>
        </w:tc>
        <w:tc>
          <w:tcPr>
            <w:tcW w:w="1753" w:type="dxa"/>
            <w:tcMar>
              <w:top w:w="100" w:type="dxa"/>
              <w:left w:w="100" w:type="dxa"/>
              <w:bottom w:w="100" w:type="dxa"/>
              <w:right w:w="100" w:type="dxa"/>
            </w:tcMar>
          </w:tcPr>
          <w:p w14:paraId="41F48342" w14:textId="77777777" w:rsidR="00087EAF" w:rsidRPr="00C715CC" w:rsidRDefault="00087EAF" w:rsidP="00564D8C">
            <w:pPr>
              <w:jc w:val="center"/>
              <w:rPr>
                <w:lang w:val="en-GB"/>
              </w:rPr>
            </w:pPr>
            <w:r w:rsidRPr="00C715CC">
              <w:rPr>
                <w:lang w:val="en-GB"/>
              </w:rPr>
              <w:t>[–0.662, 0.505]</w:t>
            </w:r>
          </w:p>
        </w:tc>
        <w:tc>
          <w:tcPr>
            <w:tcW w:w="925" w:type="dxa"/>
            <w:tcMar>
              <w:top w:w="100" w:type="dxa"/>
              <w:left w:w="100" w:type="dxa"/>
              <w:bottom w:w="100" w:type="dxa"/>
              <w:right w:w="100" w:type="dxa"/>
            </w:tcMar>
          </w:tcPr>
          <w:p w14:paraId="5C5C4275" w14:textId="77777777" w:rsidR="00087EAF" w:rsidRPr="00C715CC" w:rsidRDefault="00087EAF" w:rsidP="00564D8C">
            <w:pPr>
              <w:jc w:val="center"/>
              <w:rPr>
                <w:lang w:val="en-GB"/>
              </w:rPr>
            </w:pPr>
            <w:r w:rsidRPr="00C715CC">
              <w:rPr>
                <w:lang w:val="en-GB"/>
              </w:rPr>
              <w:t>0.404</w:t>
            </w:r>
          </w:p>
        </w:tc>
        <w:tc>
          <w:tcPr>
            <w:tcW w:w="925" w:type="dxa"/>
            <w:tcMar>
              <w:top w:w="100" w:type="dxa"/>
              <w:left w:w="100" w:type="dxa"/>
              <w:bottom w:w="100" w:type="dxa"/>
              <w:right w:w="100" w:type="dxa"/>
            </w:tcMar>
          </w:tcPr>
          <w:p w14:paraId="5A6E6748" w14:textId="77777777" w:rsidR="00087EAF" w:rsidRPr="00C715CC" w:rsidRDefault="00087EAF" w:rsidP="00564D8C">
            <w:pPr>
              <w:jc w:val="center"/>
              <w:rPr>
                <w:lang w:val="en-GB"/>
              </w:rPr>
            </w:pPr>
            <w:r w:rsidRPr="00C715CC">
              <w:rPr>
                <w:lang w:val="en-GB"/>
              </w:rPr>
              <w:t>0.596</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77777777" w:rsidR="00087EAF" w:rsidRPr="00C715CC" w:rsidRDefault="00087EAF" w:rsidP="00564D8C">
            <w:pPr>
              <w:jc w:val="right"/>
              <w:rPr>
                <w:lang w:val="en-GB"/>
              </w:rPr>
            </w:pPr>
            <w:r w:rsidRPr="00C715CC">
              <w:rPr>
                <w:lang w:val="en-GB"/>
              </w:rPr>
              <w:t>0.670</w:t>
            </w:r>
          </w:p>
        </w:tc>
        <w:tc>
          <w:tcPr>
            <w:tcW w:w="1753" w:type="dxa"/>
            <w:tcMar>
              <w:top w:w="100" w:type="dxa"/>
              <w:left w:w="100" w:type="dxa"/>
              <w:bottom w:w="100" w:type="dxa"/>
              <w:right w:w="100" w:type="dxa"/>
            </w:tcMar>
          </w:tcPr>
          <w:p w14:paraId="077A3AE4" w14:textId="77777777" w:rsidR="00087EAF" w:rsidRPr="00C715CC" w:rsidRDefault="00087EAF" w:rsidP="00564D8C">
            <w:pPr>
              <w:jc w:val="center"/>
              <w:rPr>
                <w:lang w:val="en-GB"/>
              </w:rPr>
            </w:pPr>
            <w:r w:rsidRPr="00C715CC">
              <w:rPr>
                <w:lang w:val="en-GB"/>
              </w:rPr>
              <w:t>[–0.083, 1.440]</w:t>
            </w:r>
          </w:p>
        </w:tc>
        <w:tc>
          <w:tcPr>
            <w:tcW w:w="925" w:type="dxa"/>
            <w:tcMar>
              <w:top w:w="100" w:type="dxa"/>
              <w:left w:w="100" w:type="dxa"/>
              <w:bottom w:w="100" w:type="dxa"/>
              <w:right w:w="100" w:type="dxa"/>
            </w:tcMar>
          </w:tcPr>
          <w:p w14:paraId="77320342" w14:textId="77777777" w:rsidR="00087EAF" w:rsidRPr="00C715CC" w:rsidRDefault="00087EAF" w:rsidP="00564D8C">
            <w:pPr>
              <w:jc w:val="center"/>
              <w:rPr>
                <w:lang w:val="en-GB"/>
              </w:rPr>
            </w:pPr>
            <w:r w:rsidRPr="00C715CC">
              <w:rPr>
                <w:lang w:val="en-GB"/>
              </w:rPr>
              <w:t>0.964</w:t>
            </w:r>
          </w:p>
        </w:tc>
        <w:tc>
          <w:tcPr>
            <w:tcW w:w="925" w:type="dxa"/>
            <w:tcMar>
              <w:top w:w="100" w:type="dxa"/>
              <w:left w:w="100" w:type="dxa"/>
              <w:bottom w:w="100" w:type="dxa"/>
              <w:right w:w="100" w:type="dxa"/>
            </w:tcMar>
          </w:tcPr>
          <w:p w14:paraId="54B3F14A" w14:textId="77777777" w:rsidR="00087EAF" w:rsidRPr="00C715CC" w:rsidRDefault="00087EAF" w:rsidP="00564D8C">
            <w:pPr>
              <w:jc w:val="center"/>
              <w:rPr>
                <w:lang w:val="en-GB"/>
              </w:rPr>
            </w:pPr>
            <w:r w:rsidRPr="00C715CC">
              <w:rPr>
                <w:lang w:val="en-GB"/>
              </w:rPr>
              <w:t>0.036</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77777777" w:rsidR="00087EAF" w:rsidRPr="00C715CC" w:rsidRDefault="00087EAF" w:rsidP="00564D8C">
            <w:pPr>
              <w:jc w:val="right"/>
              <w:rPr>
                <w:lang w:val="en-GB"/>
              </w:rPr>
            </w:pPr>
            <w:r w:rsidRPr="00C715CC">
              <w:rPr>
                <w:lang w:val="en-GB"/>
              </w:rPr>
              <w:t>0.119</w:t>
            </w:r>
          </w:p>
        </w:tc>
        <w:tc>
          <w:tcPr>
            <w:tcW w:w="1753" w:type="dxa"/>
            <w:tcMar>
              <w:top w:w="100" w:type="dxa"/>
              <w:left w:w="100" w:type="dxa"/>
              <w:bottom w:w="100" w:type="dxa"/>
              <w:right w:w="100" w:type="dxa"/>
            </w:tcMar>
          </w:tcPr>
          <w:p w14:paraId="0D9B9E50" w14:textId="77777777" w:rsidR="00087EAF" w:rsidRPr="00C715CC" w:rsidRDefault="00087EAF" w:rsidP="00564D8C">
            <w:pPr>
              <w:jc w:val="center"/>
              <w:rPr>
                <w:lang w:val="en-GB"/>
              </w:rPr>
            </w:pPr>
            <w:r w:rsidRPr="00C715CC">
              <w:rPr>
                <w:lang w:val="en-GB"/>
              </w:rPr>
              <w:t>[–0.770, 1.050]</w:t>
            </w:r>
          </w:p>
        </w:tc>
        <w:tc>
          <w:tcPr>
            <w:tcW w:w="925" w:type="dxa"/>
            <w:tcMar>
              <w:top w:w="100" w:type="dxa"/>
              <w:left w:w="100" w:type="dxa"/>
              <w:bottom w:w="100" w:type="dxa"/>
              <w:right w:w="100" w:type="dxa"/>
            </w:tcMar>
          </w:tcPr>
          <w:p w14:paraId="26151E42" w14:textId="77777777" w:rsidR="00087EAF" w:rsidRPr="00C715CC" w:rsidRDefault="00087EAF" w:rsidP="00564D8C">
            <w:pPr>
              <w:jc w:val="center"/>
              <w:rPr>
                <w:lang w:val="en-GB"/>
              </w:rPr>
            </w:pPr>
            <w:r w:rsidRPr="00C715CC">
              <w:rPr>
                <w:lang w:val="en-GB"/>
              </w:rPr>
              <w:t>0.606</w:t>
            </w:r>
          </w:p>
        </w:tc>
        <w:tc>
          <w:tcPr>
            <w:tcW w:w="925" w:type="dxa"/>
            <w:tcMar>
              <w:top w:w="100" w:type="dxa"/>
              <w:left w:w="100" w:type="dxa"/>
              <w:bottom w:w="100" w:type="dxa"/>
              <w:right w:w="100" w:type="dxa"/>
            </w:tcMar>
          </w:tcPr>
          <w:p w14:paraId="1336907D" w14:textId="77777777" w:rsidR="00087EAF" w:rsidRPr="00C715CC" w:rsidRDefault="00087EAF" w:rsidP="00564D8C">
            <w:pPr>
              <w:jc w:val="center"/>
              <w:rPr>
                <w:lang w:val="en-GB"/>
              </w:rPr>
            </w:pPr>
            <w:r w:rsidRPr="00C715CC">
              <w:rPr>
                <w:lang w:val="en-GB"/>
              </w:rPr>
              <w:t>0.394</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77777777" w:rsidR="00087EAF" w:rsidRPr="00C715CC" w:rsidRDefault="00087EAF" w:rsidP="00564D8C">
            <w:pPr>
              <w:jc w:val="right"/>
              <w:rPr>
                <w:lang w:val="en-GB"/>
              </w:rPr>
            </w:pPr>
            <w:r w:rsidRPr="00C715CC">
              <w:rPr>
                <w:lang w:val="en-GB"/>
              </w:rPr>
              <w:t>–0.553</w:t>
            </w:r>
          </w:p>
        </w:tc>
        <w:tc>
          <w:tcPr>
            <w:tcW w:w="1753" w:type="dxa"/>
            <w:tcMar>
              <w:top w:w="100" w:type="dxa"/>
              <w:left w:w="100" w:type="dxa"/>
              <w:bottom w:w="100" w:type="dxa"/>
              <w:right w:w="100" w:type="dxa"/>
            </w:tcMar>
          </w:tcPr>
          <w:p w14:paraId="393DABA2" w14:textId="77777777" w:rsidR="00087EAF" w:rsidRPr="00C715CC" w:rsidRDefault="00087EAF" w:rsidP="00564D8C">
            <w:pPr>
              <w:jc w:val="center"/>
              <w:rPr>
                <w:lang w:val="en-GB"/>
              </w:rPr>
            </w:pPr>
            <w:r w:rsidRPr="00C715CC">
              <w:rPr>
                <w:lang w:val="en-GB"/>
              </w:rPr>
              <w:t>[–1.290, 0.190]</w:t>
            </w:r>
          </w:p>
        </w:tc>
        <w:tc>
          <w:tcPr>
            <w:tcW w:w="925" w:type="dxa"/>
            <w:tcMar>
              <w:top w:w="100" w:type="dxa"/>
              <w:left w:w="100" w:type="dxa"/>
              <w:bottom w:w="100" w:type="dxa"/>
              <w:right w:w="100" w:type="dxa"/>
            </w:tcMar>
          </w:tcPr>
          <w:p w14:paraId="0DEE2FCF" w14:textId="77777777" w:rsidR="00087EAF" w:rsidRPr="00C715CC" w:rsidRDefault="00087EAF" w:rsidP="00564D8C">
            <w:pPr>
              <w:jc w:val="center"/>
              <w:rPr>
                <w:lang w:val="en-GB"/>
              </w:rPr>
            </w:pPr>
            <w:r w:rsidRPr="00C715CC">
              <w:rPr>
                <w:lang w:val="en-GB"/>
              </w:rPr>
              <w:t>0.063</w:t>
            </w:r>
          </w:p>
        </w:tc>
        <w:tc>
          <w:tcPr>
            <w:tcW w:w="925" w:type="dxa"/>
            <w:tcMar>
              <w:top w:w="100" w:type="dxa"/>
              <w:left w:w="100" w:type="dxa"/>
              <w:bottom w:w="100" w:type="dxa"/>
              <w:right w:w="100" w:type="dxa"/>
            </w:tcMar>
          </w:tcPr>
          <w:p w14:paraId="05ACD665" w14:textId="77777777" w:rsidR="00087EAF" w:rsidRPr="00C715CC" w:rsidRDefault="00087EAF" w:rsidP="00564D8C">
            <w:pPr>
              <w:jc w:val="center"/>
              <w:rPr>
                <w:lang w:val="en-GB"/>
              </w:rPr>
            </w:pPr>
            <w:r w:rsidRPr="00C715CC">
              <w:rPr>
                <w:lang w:val="en-GB"/>
              </w:rPr>
              <w:t>0.937</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77777777" w:rsidR="00087EAF" w:rsidRPr="00C715CC" w:rsidRDefault="00087EAF" w:rsidP="00564D8C">
            <w:pPr>
              <w:jc w:val="right"/>
              <w:rPr>
                <w:lang w:val="en-GB"/>
              </w:rPr>
            </w:pPr>
            <w:r w:rsidRPr="00C715CC">
              <w:rPr>
                <w:lang w:val="en-GB"/>
              </w:rPr>
              <w:t>0.843</w:t>
            </w:r>
          </w:p>
        </w:tc>
        <w:tc>
          <w:tcPr>
            <w:tcW w:w="1753" w:type="dxa"/>
            <w:tcMar>
              <w:top w:w="100" w:type="dxa"/>
              <w:left w:w="100" w:type="dxa"/>
              <w:bottom w:w="100" w:type="dxa"/>
              <w:right w:w="100" w:type="dxa"/>
            </w:tcMar>
          </w:tcPr>
          <w:p w14:paraId="519CEFC9" w14:textId="77777777" w:rsidR="00087EAF" w:rsidRPr="00C715CC" w:rsidRDefault="00087EAF" w:rsidP="00564D8C">
            <w:pPr>
              <w:jc w:val="center"/>
              <w:rPr>
                <w:lang w:val="en-GB"/>
              </w:rPr>
            </w:pPr>
            <w:r w:rsidRPr="00C715CC">
              <w:rPr>
                <w:lang w:val="en-GB"/>
              </w:rPr>
              <w:t>[–0.679, 2.290]</w:t>
            </w:r>
          </w:p>
        </w:tc>
        <w:tc>
          <w:tcPr>
            <w:tcW w:w="925" w:type="dxa"/>
            <w:tcMar>
              <w:top w:w="100" w:type="dxa"/>
              <w:left w:w="100" w:type="dxa"/>
              <w:bottom w:w="100" w:type="dxa"/>
              <w:right w:w="100" w:type="dxa"/>
            </w:tcMar>
          </w:tcPr>
          <w:p w14:paraId="0CA7D23B" w14:textId="77777777" w:rsidR="00087EAF" w:rsidRPr="00C715CC" w:rsidRDefault="00087EAF" w:rsidP="00564D8C">
            <w:pPr>
              <w:jc w:val="center"/>
              <w:rPr>
                <w:lang w:val="en-GB"/>
              </w:rPr>
            </w:pPr>
            <w:r w:rsidRPr="00C715CC">
              <w:rPr>
                <w:lang w:val="en-GB"/>
              </w:rPr>
              <w:t>0.878</w:t>
            </w:r>
          </w:p>
        </w:tc>
        <w:tc>
          <w:tcPr>
            <w:tcW w:w="925" w:type="dxa"/>
            <w:tcMar>
              <w:top w:w="100" w:type="dxa"/>
              <w:left w:w="100" w:type="dxa"/>
              <w:bottom w:w="100" w:type="dxa"/>
              <w:right w:w="100" w:type="dxa"/>
            </w:tcMar>
          </w:tcPr>
          <w:p w14:paraId="1D38EBFD" w14:textId="77777777" w:rsidR="00087EAF" w:rsidRPr="00C715CC" w:rsidRDefault="00087EAF" w:rsidP="00564D8C">
            <w:pPr>
              <w:jc w:val="center"/>
              <w:rPr>
                <w:lang w:val="en-GB"/>
              </w:rPr>
            </w:pPr>
            <w:r w:rsidRPr="00C715CC">
              <w:rPr>
                <w:lang w:val="en-GB"/>
              </w:rPr>
              <w:t>0.122</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7777777" w:rsidR="00087EAF" w:rsidRPr="00C715CC" w:rsidRDefault="00087EAF" w:rsidP="00564D8C">
            <w:pPr>
              <w:jc w:val="right"/>
              <w:rPr>
                <w:lang w:val="en-GB"/>
              </w:rPr>
            </w:pPr>
            <w:r w:rsidRPr="00C715CC">
              <w:rPr>
                <w:lang w:val="en-GB"/>
              </w:rPr>
              <w:t>0.675</w:t>
            </w:r>
          </w:p>
        </w:tc>
        <w:tc>
          <w:tcPr>
            <w:tcW w:w="1753" w:type="dxa"/>
            <w:tcMar>
              <w:top w:w="100" w:type="dxa"/>
              <w:left w:w="100" w:type="dxa"/>
              <w:bottom w:w="100" w:type="dxa"/>
              <w:right w:w="100" w:type="dxa"/>
            </w:tcMar>
          </w:tcPr>
          <w:p w14:paraId="21BAABE6" w14:textId="77777777" w:rsidR="00087EAF" w:rsidRPr="00C715CC" w:rsidRDefault="00087EAF" w:rsidP="00564D8C">
            <w:pPr>
              <w:jc w:val="center"/>
              <w:rPr>
                <w:lang w:val="en-GB"/>
              </w:rPr>
            </w:pPr>
            <w:r w:rsidRPr="00C715CC">
              <w:rPr>
                <w:lang w:val="en-GB"/>
              </w:rPr>
              <w:t>[–1.170, 2.490]</w:t>
            </w:r>
          </w:p>
        </w:tc>
        <w:tc>
          <w:tcPr>
            <w:tcW w:w="925" w:type="dxa"/>
            <w:tcMar>
              <w:top w:w="100" w:type="dxa"/>
              <w:left w:w="100" w:type="dxa"/>
              <w:bottom w:w="100" w:type="dxa"/>
              <w:right w:w="100" w:type="dxa"/>
            </w:tcMar>
          </w:tcPr>
          <w:p w14:paraId="11615293" w14:textId="77777777" w:rsidR="00087EAF" w:rsidRPr="00C715CC" w:rsidRDefault="00087EAF" w:rsidP="00564D8C">
            <w:pPr>
              <w:jc w:val="center"/>
              <w:rPr>
                <w:lang w:val="en-GB"/>
              </w:rPr>
            </w:pPr>
            <w:r w:rsidRPr="00C715CC">
              <w:rPr>
                <w:lang w:val="en-GB"/>
              </w:rPr>
              <w:t>0.782</w:t>
            </w:r>
          </w:p>
        </w:tc>
        <w:tc>
          <w:tcPr>
            <w:tcW w:w="925" w:type="dxa"/>
            <w:tcMar>
              <w:top w:w="100" w:type="dxa"/>
              <w:left w:w="100" w:type="dxa"/>
              <w:bottom w:w="100" w:type="dxa"/>
              <w:right w:w="100" w:type="dxa"/>
            </w:tcMar>
          </w:tcPr>
          <w:p w14:paraId="5DA997D5" w14:textId="77777777" w:rsidR="00087EAF" w:rsidRPr="00C715CC" w:rsidRDefault="00087EAF" w:rsidP="00564D8C">
            <w:pPr>
              <w:jc w:val="center"/>
              <w:rPr>
                <w:lang w:val="en-GB"/>
              </w:rPr>
            </w:pPr>
            <w:r w:rsidRPr="00C715CC">
              <w:rPr>
                <w:lang w:val="en-GB"/>
              </w:rPr>
              <w:t>0.218</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7777777" w:rsidR="00087EAF" w:rsidRPr="00C715CC" w:rsidRDefault="00087EAF" w:rsidP="00564D8C">
            <w:pPr>
              <w:jc w:val="right"/>
              <w:rPr>
                <w:lang w:val="en-GB"/>
              </w:rPr>
            </w:pPr>
            <w:r w:rsidRPr="00C715CC">
              <w:rPr>
                <w:lang w:val="en-GB"/>
              </w:rPr>
              <w:t>–0.163</w:t>
            </w:r>
          </w:p>
        </w:tc>
        <w:tc>
          <w:tcPr>
            <w:tcW w:w="1753" w:type="dxa"/>
            <w:tcMar>
              <w:top w:w="100" w:type="dxa"/>
              <w:left w:w="100" w:type="dxa"/>
              <w:bottom w:w="100" w:type="dxa"/>
              <w:right w:w="100" w:type="dxa"/>
            </w:tcMar>
          </w:tcPr>
          <w:p w14:paraId="0FDF54A3" w14:textId="77777777" w:rsidR="00087EAF" w:rsidRPr="00C715CC" w:rsidRDefault="00087EAF" w:rsidP="00564D8C">
            <w:pPr>
              <w:jc w:val="center"/>
              <w:rPr>
                <w:lang w:val="en-GB"/>
              </w:rPr>
            </w:pPr>
            <w:r w:rsidRPr="00C715CC">
              <w:rPr>
                <w:lang w:val="en-GB"/>
              </w:rPr>
              <w:t>[–1.650, 1.340]</w:t>
            </w:r>
          </w:p>
        </w:tc>
        <w:tc>
          <w:tcPr>
            <w:tcW w:w="925" w:type="dxa"/>
            <w:tcMar>
              <w:top w:w="100" w:type="dxa"/>
              <w:left w:w="100" w:type="dxa"/>
              <w:bottom w:w="100" w:type="dxa"/>
              <w:right w:w="100" w:type="dxa"/>
            </w:tcMar>
          </w:tcPr>
          <w:p w14:paraId="05BEB960" w14:textId="77777777" w:rsidR="00087EAF" w:rsidRPr="00C715CC" w:rsidRDefault="00087EAF" w:rsidP="00564D8C">
            <w:pPr>
              <w:jc w:val="center"/>
              <w:rPr>
                <w:lang w:val="en-GB"/>
              </w:rPr>
            </w:pPr>
            <w:r w:rsidRPr="00C715CC">
              <w:rPr>
                <w:lang w:val="en-GB"/>
              </w:rPr>
              <w:t>0.408</w:t>
            </w:r>
          </w:p>
        </w:tc>
        <w:tc>
          <w:tcPr>
            <w:tcW w:w="925" w:type="dxa"/>
            <w:tcMar>
              <w:top w:w="100" w:type="dxa"/>
              <w:left w:w="100" w:type="dxa"/>
              <w:bottom w:w="100" w:type="dxa"/>
              <w:right w:w="100" w:type="dxa"/>
            </w:tcMar>
          </w:tcPr>
          <w:p w14:paraId="00DA4848" w14:textId="77777777" w:rsidR="00087EAF" w:rsidRPr="00C715CC" w:rsidRDefault="00087EAF" w:rsidP="00564D8C">
            <w:pPr>
              <w:jc w:val="center"/>
              <w:rPr>
                <w:lang w:val="en-GB"/>
              </w:rPr>
            </w:pPr>
            <w:r w:rsidRPr="00C715CC">
              <w:rPr>
                <w:lang w:val="en-GB"/>
              </w:rPr>
              <w:t>0.592</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77777777" w:rsidR="00087EAF" w:rsidRPr="00C715CC" w:rsidRDefault="00087EAF" w:rsidP="00564D8C">
            <w:pPr>
              <w:jc w:val="right"/>
              <w:rPr>
                <w:lang w:val="en-GB"/>
              </w:rPr>
            </w:pPr>
            <w:r w:rsidRPr="00C715CC">
              <w:rPr>
                <w:lang w:val="en-GB"/>
              </w:rPr>
              <w:t>–0.499</w:t>
            </w:r>
          </w:p>
        </w:tc>
        <w:tc>
          <w:tcPr>
            <w:tcW w:w="1753" w:type="dxa"/>
            <w:tcMar>
              <w:top w:w="100" w:type="dxa"/>
              <w:left w:w="100" w:type="dxa"/>
              <w:bottom w:w="100" w:type="dxa"/>
              <w:right w:w="100" w:type="dxa"/>
            </w:tcMar>
          </w:tcPr>
          <w:p w14:paraId="57AA616E" w14:textId="77777777" w:rsidR="00087EAF" w:rsidRPr="00C715CC" w:rsidRDefault="00087EAF" w:rsidP="00564D8C">
            <w:pPr>
              <w:jc w:val="center"/>
              <w:rPr>
                <w:lang w:val="en-GB"/>
              </w:rPr>
            </w:pPr>
            <w:r w:rsidRPr="00C715CC">
              <w:rPr>
                <w:lang w:val="en-GB"/>
              </w:rPr>
              <w:t>[–1.740, 0.773]</w:t>
            </w:r>
          </w:p>
        </w:tc>
        <w:tc>
          <w:tcPr>
            <w:tcW w:w="925" w:type="dxa"/>
            <w:tcMar>
              <w:top w:w="100" w:type="dxa"/>
              <w:left w:w="100" w:type="dxa"/>
              <w:bottom w:w="100" w:type="dxa"/>
              <w:right w:w="100" w:type="dxa"/>
            </w:tcMar>
          </w:tcPr>
          <w:p w14:paraId="3E68ACBA" w14:textId="77777777" w:rsidR="00087EAF" w:rsidRPr="00C715CC" w:rsidRDefault="00087EAF" w:rsidP="00564D8C">
            <w:pPr>
              <w:jc w:val="center"/>
              <w:rPr>
                <w:lang w:val="en-GB"/>
              </w:rPr>
            </w:pPr>
            <w:r w:rsidRPr="00C715CC">
              <w:rPr>
                <w:lang w:val="en-GB"/>
              </w:rPr>
              <w:t>0.200</w:t>
            </w:r>
          </w:p>
        </w:tc>
        <w:tc>
          <w:tcPr>
            <w:tcW w:w="925" w:type="dxa"/>
            <w:tcMar>
              <w:top w:w="100" w:type="dxa"/>
              <w:left w:w="100" w:type="dxa"/>
              <w:bottom w:w="100" w:type="dxa"/>
              <w:right w:w="100" w:type="dxa"/>
            </w:tcMar>
          </w:tcPr>
          <w:p w14:paraId="50B72766" w14:textId="77777777" w:rsidR="00087EAF" w:rsidRPr="00C715CC" w:rsidRDefault="00087EAF" w:rsidP="00564D8C">
            <w:pPr>
              <w:jc w:val="center"/>
              <w:rPr>
                <w:lang w:val="en-GB"/>
              </w:rPr>
            </w:pPr>
            <w:r w:rsidRPr="00C715CC">
              <w:rPr>
                <w:lang w:val="en-GB"/>
              </w:rPr>
              <w:t>0.800</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77777777" w:rsidR="00087EAF" w:rsidRPr="00C715CC" w:rsidRDefault="00087EAF" w:rsidP="00564D8C">
            <w:pPr>
              <w:jc w:val="right"/>
              <w:rPr>
                <w:lang w:val="en-GB"/>
              </w:rPr>
            </w:pPr>
            <w:r w:rsidRPr="00C715CC">
              <w:rPr>
                <w:lang w:val="en-GB"/>
              </w:rPr>
              <w:t>0.069</w:t>
            </w:r>
          </w:p>
        </w:tc>
        <w:tc>
          <w:tcPr>
            <w:tcW w:w="1753" w:type="dxa"/>
            <w:tcMar>
              <w:top w:w="100" w:type="dxa"/>
              <w:left w:w="100" w:type="dxa"/>
              <w:bottom w:w="100" w:type="dxa"/>
              <w:right w:w="100" w:type="dxa"/>
            </w:tcMar>
          </w:tcPr>
          <w:p w14:paraId="35DCA3B5" w14:textId="77777777" w:rsidR="00087EAF" w:rsidRPr="00C715CC" w:rsidRDefault="00087EAF" w:rsidP="00564D8C">
            <w:pPr>
              <w:jc w:val="center"/>
              <w:rPr>
                <w:lang w:val="en-GB"/>
              </w:rPr>
            </w:pPr>
            <w:r w:rsidRPr="00C715CC">
              <w:rPr>
                <w:lang w:val="en-GB"/>
              </w:rPr>
              <w:t>[–1.450, 1.600]</w:t>
            </w:r>
          </w:p>
        </w:tc>
        <w:tc>
          <w:tcPr>
            <w:tcW w:w="925" w:type="dxa"/>
            <w:tcMar>
              <w:top w:w="100" w:type="dxa"/>
              <w:left w:w="100" w:type="dxa"/>
              <w:bottom w:w="100" w:type="dxa"/>
              <w:right w:w="100" w:type="dxa"/>
            </w:tcMar>
          </w:tcPr>
          <w:p w14:paraId="6C81329D" w14:textId="77777777" w:rsidR="00087EAF" w:rsidRPr="00C715CC" w:rsidRDefault="00087EAF" w:rsidP="00564D8C">
            <w:pPr>
              <w:jc w:val="center"/>
              <w:rPr>
                <w:lang w:val="en-GB"/>
              </w:rPr>
            </w:pPr>
            <w:r w:rsidRPr="00C715CC">
              <w:rPr>
                <w:lang w:val="en-GB"/>
              </w:rPr>
              <w:t>0.539</w:t>
            </w:r>
          </w:p>
        </w:tc>
        <w:tc>
          <w:tcPr>
            <w:tcW w:w="925" w:type="dxa"/>
            <w:tcMar>
              <w:top w:w="100" w:type="dxa"/>
              <w:left w:w="100" w:type="dxa"/>
              <w:bottom w:w="100" w:type="dxa"/>
              <w:right w:w="100" w:type="dxa"/>
            </w:tcMar>
          </w:tcPr>
          <w:p w14:paraId="337FA566" w14:textId="77777777" w:rsidR="00087EAF" w:rsidRPr="00C715CC" w:rsidRDefault="00087EAF" w:rsidP="00564D8C">
            <w:pPr>
              <w:jc w:val="center"/>
              <w:rPr>
                <w:lang w:val="en-GB"/>
              </w:rPr>
            </w:pPr>
            <w:r w:rsidRPr="00C715CC">
              <w:rPr>
                <w:lang w:val="en-GB"/>
              </w:rPr>
              <w:t>0.461</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564D8C">
            <w:pPr>
              <w:jc w:val="right"/>
              <w:rPr>
                <w:lang w:val="en-GB"/>
              </w:rPr>
            </w:pPr>
            <w:r w:rsidRPr="00C715CC">
              <w:rPr>
                <w:lang w:val="en-GB"/>
              </w:rPr>
              <w:t>0.569</w:t>
            </w:r>
          </w:p>
        </w:tc>
        <w:tc>
          <w:tcPr>
            <w:tcW w:w="1753"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564D8C">
            <w:pPr>
              <w:jc w:val="center"/>
              <w:rPr>
                <w:lang w:val="en-GB"/>
              </w:rPr>
            </w:pPr>
            <w:r w:rsidRPr="00C715CC">
              <w:rPr>
                <w:lang w:val="en-GB"/>
              </w:rPr>
              <w:t>[–0.681, 1.840]</w:t>
            </w:r>
          </w:p>
        </w:tc>
        <w:tc>
          <w:tcPr>
            <w:tcW w:w="92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564D8C">
            <w:pPr>
              <w:jc w:val="center"/>
              <w:rPr>
                <w:lang w:val="en-GB"/>
              </w:rPr>
            </w:pPr>
            <w:r w:rsidRPr="00C715CC">
              <w:rPr>
                <w:lang w:val="en-GB"/>
              </w:rPr>
              <w:t>0.819</w:t>
            </w:r>
          </w:p>
        </w:tc>
        <w:tc>
          <w:tcPr>
            <w:tcW w:w="92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564D8C">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161" w:name="_r8za2knmn1z1" w:colFirst="0" w:colLast="0"/>
      <w:bookmarkEnd w:id="161"/>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09D5ABA6">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580236F8"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ins w:id="162" w:author="Scarlett Taylor" w:date="2025-10-09T10:43:00Z" w16du:dateUtc="2025-10-09T03:43:00Z">
        <w:r w:rsidR="007F3ADD">
          <w:rPr>
            <w:lang w:val="en-GB"/>
          </w:rPr>
          <w:t xml:space="preserve"> </w:t>
        </w:r>
      </w:ins>
      <w:r w:rsidRPr="00C715CC">
        <w:rPr>
          <w:lang w:val="en-GB"/>
        </w:rPr>
        <w:t>Densities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lastRenderedPageBreak/>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15D39286"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sidR="00A33D27">
        <w:rPr>
          <w:lang w:val="en-GB"/>
        </w:rPr>
        <w:t xml:space="preserve">(a through r) </w:t>
      </w:r>
      <w:r w:rsidRPr="00C715CC">
        <w:rPr>
          <w:lang w:val="en-GB"/>
        </w:rPr>
        <w:t xml:space="preserve">across three reef classifications: fringing reef, pelagic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163" w:name="_985k75it9yz4" w:colFirst="0" w:colLast="0"/>
      <w:bookmarkEnd w:id="163"/>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164" w:name="_kmw9l3yusmgk" w:colFirst="0" w:colLast="0"/>
      <w:bookmarkEnd w:id="164"/>
      <w:r w:rsidRPr="00C715CC">
        <w:rPr>
          <w:lang w:val="en-GB"/>
        </w:rPr>
        <w:br w:type="page"/>
      </w:r>
    </w:p>
    <w:p w14:paraId="0AE2E46D" w14:textId="77777777" w:rsidR="00C57308" w:rsidRPr="00C715CC" w:rsidRDefault="00000000" w:rsidP="00132A98">
      <w:pPr>
        <w:pStyle w:val="Heading1"/>
      </w:pPr>
      <w:bookmarkStart w:id="165" w:name="_hnnllomz5v09" w:colFirst="0" w:colLast="0"/>
      <w:bookmarkEnd w:id="165"/>
      <w:r w:rsidRPr="00C715CC">
        <w:lastRenderedPageBreak/>
        <w:t xml:space="preserve">8. ACKNOWLEDGEMENTS </w:t>
      </w:r>
    </w:p>
    <w:p w14:paraId="3D61E1DF" w14:textId="547383A1"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ins w:id="166" w:author="Scarlett Taylor" w:date="2025-10-09T10:10:00Z" w16du:dateUtc="2025-10-09T03:10:00Z">
        <w:r w:rsidR="003A3948">
          <w:rPr>
            <w:lang w:val="en-GB"/>
          </w:rPr>
          <w:t xml:space="preserve"> This study </w:t>
        </w:r>
      </w:ins>
      <w:ins w:id="167" w:author="Scarlett Taylor" w:date="2025-10-09T10:11:00Z" w16du:dateUtc="2025-10-09T03:11:00Z">
        <w:r w:rsidR="003A3948">
          <w:rPr>
            <w:lang w:val="en-GB"/>
          </w:rPr>
          <w:t xml:space="preserve">was made available as a pre-print on </w:t>
        </w:r>
        <w:proofErr w:type="spellStart"/>
        <w:r w:rsidR="003A3948">
          <w:rPr>
            <w:lang w:val="en-GB"/>
          </w:rPr>
          <w:t>BioRxiv</w:t>
        </w:r>
        <w:proofErr w:type="spellEnd"/>
        <w:r w:rsidR="003A3948">
          <w:rPr>
            <w:lang w:val="en-GB"/>
          </w:rPr>
          <w:t xml:space="preserve"> at </w:t>
        </w:r>
        <w:r w:rsidR="003A3948" w:rsidRPr="003A3948">
          <w:rPr>
            <w:lang w:val="en-GB"/>
          </w:rPr>
          <w:t>https://doi.org/10.1101/2025.09.10.675479</w:t>
        </w:r>
        <w:r w:rsidR="003A3948">
          <w:rPr>
            <w:lang w:val="en-GB"/>
          </w:rPr>
          <w:t>.</w:t>
        </w:r>
      </w:ins>
    </w:p>
    <w:p w14:paraId="6F22EB4B" w14:textId="77777777" w:rsidR="00C57308" w:rsidRPr="00C715CC" w:rsidRDefault="00000000" w:rsidP="00132A98">
      <w:pPr>
        <w:pStyle w:val="Heading1"/>
      </w:pPr>
      <w:bookmarkStart w:id="168" w:name="_c9ufq256rcpa" w:colFirst="0" w:colLast="0"/>
      <w:bookmarkEnd w:id="168"/>
      <w:r w:rsidRPr="00C715CC">
        <w:t>9. FUNDING</w:t>
      </w:r>
    </w:p>
    <w:p w14:paraId="29A9A0CC" w14:textId="35D84CF5"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Global Reef.</w:t>
      </w:r>
    </w:p>
    <w:p w14:paraId="6B8A7205" w14:textId="77777777" w:rsidR="00C57308" w:rsidRPr="00C715CC" w:rsidRDefault="00000000" w:rsidP="00132A98">
      <w:pPr>
        <w:pStyle w:val="Heading1"/>
      </w:pPr>
      <w:bookmarkStart w:id="169" w:name="_2pxcsaxlieuv" w:colFirst="0" w:colLast="0"/>
      <w:bookmarkEnd w:id="169"/>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170" w:name="_jkyvumhvy7in" w:colFirst="0" w:colLast="0"/>
      <w:bookmarkEnd w:id="170"/>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171" w:name="_ybva4sl89vak" w:colFirst="0" w:colLast="0"/>
      <w:bookmarkEnd w:id="171"/>
      <w:r w:rsidRPr="00C715CC">
        <w:t xml:space="preserve">12. DATA AVAILABILITY </w:t>
      </w:r>
    </w:p>
    <w:p w14:paraId="23598B6B" w14:textId="34B15D1E"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r w:rsidR="00C409F4" w:rsidRPr="00C409F4">
        <w:rPr>
          <w:lang w:val="en-GB"/>
        </w:rPr>
        <w:t>https://doi.org/</w:t>
      </w:r>
      <w:r w:rsidR="00EE0507" w:rsidRPr="00EE0507">
        <w:rPr>
          <w:lang w:val="en-GB"/>
        </w:rPr>
        <w:t>10.5281/zenodo.16784464</w:t>
      </w:r>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172" w:name="_mgdh7rqr3ie9" w:colFirst="0" w:colLast="0"/>
      <w:bookmarkEnd w:id="172"/>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20">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21">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22">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23">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4">
        <w:r w:rsidR="00C57308" w:rsidRPr="00C715CC">
          <w:rPr>
            <w:rFonts w:eastAsia="Arial"/>
            <w:color w:val="1155CC"/>
            <w:sz w:val="22"/>
            <w:szCs w:val="22"/>
            <w:u w:val="single"/>
            <w:lang w:val="en-GB"/>
          </w:rPr>
          <w:t>https://doi.org/10.3354/meps14377</w:t>
        </w:r>
      </w:hyperlink>
    </w:p>
    <w:p w14:paraId="7DCEA76F" w14:textId="473773FF" w:rsidR="00E73D31" w:rsidRDefault="00E73D31" w:rsidP="00213430">
      <w:pPr>
        <w:spacing w:after="200" w:line="276" w:lineRule="auto"/>
        <w:ind w:left="720" w:hanging="720"/>
        <w:rPr>
          <w:ins w:id="173" w:author="Scarlett Taylor" w:date="2025-10-14T10:55:00Z" w16du:dateUtc="2025-10-14T03:55:00Z"/>
          <w:rFonts w:eastAsia="Arial"/>
          <w:sz w:val="22"/>
          <w:szCs w:val="22"/>
          <w:lang w:val="en-GB"/>
        </w:rPr>
      </w:pPr>
      <w:commentRangeStart w:id="174"/>
      <w:ins w:id="175" w:author="Scarlett Taylor" w:date="2025-10-14T10:55:00Z" w16du:dateUtc="2025-10-14T03:55:00Z">
        <w:r w:rsidRPr="00E73D31">
          <w:rPr>
            <w:rFonts w:eastAsia="Arial"/>
            <w:sz w:val="22"/>
            <w:szCs w:val="22"/>
            <w:lang w:val="en-GB"/>
          </w:rPr>
          <w:t xml:space="preserve">Elrick-Barr, C. E., </w:t>
        </w:r>
        <w:proofErr w:type="spellStart"/>
        <w:r w:rsidRPr="00E73D31">
          <w:rPr>
            <w:rFonts w:eastAsia="Arial"/>
            <w:sz w:val="22"/>
            <w:szCs w:val="22"/>
            <w:lang w:val="en-GB"/>
          </w:rPr>
          <w:t>Zimmerhackel</w:t>
        </w:r>
        <w:proofErr w:type="spellEnd"/>
        <w:r w:rsidRPr="00E73D31">
          <w:rPr>
            <w:rFonts w:eastAsia="Arial"/>
            <w:sz w:val="22"/>
            <w:szCs w:val="22"/>
            <w:lang w:val="en-GB"/>
          </w:rPr>
          <w:t xml:space="preserve">, J. S., Hill, G., Clifton, J., Ackermann, F., Burton, M., &amp; Harvey, E. S. (2022). Man-made structures in the marine environment: A review of stakeholders’ social and economic values and perceptions. Environmental Science and Policy, 129, 12–18. </w:t>
        </w:r>
        <w:r>
          <w:rPr>
            <w:rFonts w:eastAsia="Arial"/>
            <w:sz w:val="22"/>
            <w:szCs w:val="22"/>
            <w:lang w:val="en-GB"/>
          </w:rPr>
          <w:fldChar w:fldCharType="begin"/>
        </w:r>
        <w:r>
          <w:rPr>
            <w:rFonts w:eastAsia="Arial"/>
            <w:sz w:val="22"/>
            <w:szCs w:val="22"/>
            <w:lang w:val="en-GB"/>
          </w:rPr>
          <w:instrText>HYPERLINK "</w:instrText>
        </w:r>
        <w:r w:rsidRPr="00E73D31">
          <w:rPr>
            <w:rFonts w:eastAsia="Arial"/>
            <w:sz w:val="22"/>
            <w:szCs w:val="22"/>
            <w:lang w:val="en-GB"/>
          </w:rPr>
          <w:instrText>https://doi.org/10.1016/j.envsci.2021.12.006</w:instrText>
        </w:r>
        <w:r>
          <w:rPr>
            <w:rFonts w:eastAsia="Arial"/>
            <w:sz w:val="22"/>
            <w:szCs w:val="22"/>
            <w:lang w:val="en-GB"/>
          </w:rPr>
          <w:instrText>"</w:instrText>
        </w:r>
        <w:r>
          <w:rPr>
            <w:rFonts w:eastAsia="Arial"/>
            <w:sz w:val="22"/>
            <w:szCs w:val="22"/>
            <w:lang w:val="en-GB"/>
          </w:rPr>
          <w:fldChar w:fldCharType="separate"/>
        </w:r>
        <w:r w:rsidRPr="00B7210F">
          <w:rPr>
            <w:rStyle w:val="Hyperlink"/>
            <w:rFonts w:eastAsia="Arial"/>
            <w:sz w:val="22"/>
            <w:szCs w:val="22"/>
            <w:lang w:val="en-GB"/>
          </w:rPr>
          <w:t>https://doi.org/10.1016/j.envsci.2021.12.006</w:t>
        </w:r>
        <w:r>
          <w:rPr>
            <w:rFonts w:eastAsia="Arial"/>
            <w:sz w:val="22"/>
            <w:szCs w:val="22"/>
            <w:lang w:val="en-GB"/>
          </w:rPr>
          <w:fldChar w:fldCharType="end"/>
        </w:r>
        <w:r>
          <w:rPr>
            <w:rFonts w:eastAsia="Arial"/>
            <w:sz w:val="22"/>
            <w:szCs w:val="22"/>
            <w:lang w:val="en-GB"/>
          </w:rPr>
          <w:t xml:space="preserve"> </w:t>
        </w:r>
        <w:commentRangeEnd w:id="174"/>
        <w:r>
          <w:rPr>
            <w:rStyle w:val="CommentReference"/>
          </w:rPr>
          <w:commentReference w:id="174"/>
        </w:r>
      </w:ins>
    </w:p>
    <w:p w14:paraId="52C1C951" w14:textId="5CD1F5C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5">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6">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7">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643F78D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xml:space="preserve">. </w:t>
      </w:r>
      <w:r w:rsidR="002632BD">
        <w:rPr>
          <w:rFonts w:eastAsia="Arial"/>
          <w:sz w:val="22"/>
          <w:szCs w:val="22"/>
          <w:lang w:val="en-GB"/>
        </w:rPr>
        <w:t xml:space="preserve">Report prepared for Parks Australia. </w:t>
      </w:r>
      <w:hyperlink r:id="rId28" w:history="1">
        <w:r w:rsidR="002632BD" w:rsidRPr="00F3016D">
          <w:rPr>
            <w:rStyle w:val="Hyperlink"/>
            <w:rFonts w:eastAsia="Arial"/>
            <w:sz w:val="22"/>
            <w:szCs w:val="22"/>
            <w:lang w:val="en-GB"/>
          </w:rPr>
          <w:t>https://doi.org/10.13140/RG.2.2.10516.68487/1</w:t>
        </w:r>
      </w:hyperlink>
      <w:r w:rsidR="00D06BB2">
        <w:rPr>
          <w:rFonts w:eastAsia="Arial"/>
          <w:sz w:val="22"/>
          <w:szCs w:val="22"/>
          <w:lang w:val="en-GB"/>
        </w:rPr>
        <w:t xml:space="preserve">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9">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30">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57C7A7B1"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Hickman, J., Richards, J., Rees, A., and Sheehan, E.</w:t>
      </w:r>
      <w:ins w:id="176" w:author="Scarlett Taylor" w:date="2025-10-09T10:31:00Z" w16du:dateUtc="2025-10-09T03:31:00Z">
        <w:r w:rsidR="00C169D7">
          <w:rPr>
            <w:rFonts w:eastAsia="Arial"/>
            <w:sz w:val="22"/>
            <w:szCs w:val="22"/>
            <w:lang w:val="en-GB"/>
          </w:rPr>
          <w:t>V.</w:t>
        </w:r>
      </w:ins>
      <w:r w:rsidRPr="00C715CC">
        <w:rPr>
          <w:rFonts w:eastAsia="Arial"/>
          <w:sz w:val="22"/>
          <w:szCs w:val="22"/>
          <w:lang w:val="en-GB"/>
        </w:rPr>
        <w:t xml:space="preserve"> </w:t>
      </w:r>
      <w:del w:id="177" w:author="Scarlett Taylor" w:date="2025-10-09T10:31:00Z" w16du:dateUtc="2025-10-09T03:31:00Z">
        <w:r w:rsidRPr="00C715CC" w:rsidDel="00C169D7">
          <w:rPr>
            <w:rFonts w:eastAsia="Arial"/>
            <w:sz w:val="22"/>
            <w:szCs w:val="22"/>
            <w:lang w:val="en-GB"/>
          </w:rPr>
          <w:delText xml:space="preserve">v. </w:delText>
        </w:r>
      </w:del>
      <w:r w:rsidRPr="00C715CC">
        <w:rPr>
          <w:rFonts w:eastAsia="Arial"/>
          <w:sz w:val="22"/>
          <w:szCs w:val="22"/>
          <w:lang w:val="en-GB"/>
        </w:rPr>
        <w:t xml:space="preserve">(2024).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31">
        <w:r w:rsidR="00C57308" w:rsidRPr="00C715CC">
          <w:rPr>
            <w:rFonts w:eastAsia="Arial"/>
            <w:color w:val="1155CC"/>
            <w:sz w:val="22"/>
            <w:szCs w:val="22"/>
            <w:u w:val="single"/>
            <w:lang w:val="en-GB"/>
          </w:rPr>
          <w:t>https://doi.org/10.1111/maec.12782</w:t>
        </w:r>
      </w:hyperlink>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32"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33">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4" w:history="1">
        <w:r w:rsidRPr="00F3016D">
          <w:rPr>
            <w:rStyle w:val="Hyperlink"/>
            <w:rFonts w:eastAsia="Arial"/>
            <w:sz w:val="22"/>
            <w:szCs w:val="22"/>
          </w:rPr>
          <w:t>https://doi.org/10.1111/1365-2664.13748</w:t>
        </w:r>
      </w:hyperlink>
      <w:r>
        <w:rPr>
          <w:rFonts w:eastAsia="Arial"/>
          <w:sz w:val="22"/>
          <w:szCs w:val="22"/>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5">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6">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7">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8"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9"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40">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w:t>
      </w:r>
      <w:r w:rsidRPr="00C715CC">
        <w:rPr>
          <w:rFonts w:eastAsia="Arial"/>
          <w:sz w:val="22"/>
          <w:szCs w:val="22"/>
          <w:lang w:val="en-GB"/>
        </w:rPr>
        <w:lastRenderedPageBreak/>
        <w:t xml:space="preserve">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41">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42" w:history="1">
        <w:r w:rsidRPr="00D06BB2">
          <w:rPr>
            <w:rStyle w:val="Hyperlink"/>
            <w:rFonts w:eastAsia="Arial"/>
            <w:sz w:val="22"/>
            <w:szCs w:val="22"/>
          </w:rPr>
          <w:t>https://doi.org/10.1093/BIOSCI/BIAD084</w:t>
        </w:r>
      </w:hyperlink>
      <w:r>
        <w:rPr>
          <w:rFonts w:eastAsia="Arial"/>
          <w:sz w:val="22"/>
          <w:szCs w:val="22"/>
        </w:rPr>
        <w:t xml:space="preserve"> </w:t>
      </w:r>
    </w:p>
    <w:p w14:paraId="55574B7F" w14:textId="77777777" w:rsidR="00C57308" w:rsidRDefault="00000000" w:rsidP="00213430">
      <w:pPr>
        <w:spacing w:after="200" w:line="276" w:lineRule="auto"/>
        <w:ind w:left="720" w:hanging="720"/>
      </w:pPr>
      <w:r w:rsidRPr="00C715CC">
        <w:rPr>
          <w:rFonts w:eastAsia="Arial"/>
          <w:sz w:val="22"/>
          <w:szCs w:val="22"/>
          <w:lang w:val="en-GB"/>
        </w:rPr>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43">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4"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5">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6">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7">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8">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9">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50">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51">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lastRenderedPageBreak/>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52">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53"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4">
        <w:r w:rsidR="00C57308" w:rsidRPr="00C715CC">
          <w:rPr>
            <w:rFonts w:eastAsia="Arial"/>
            <w:color w:val="1155CC"/>
            <w:sz w:val="22"/>
            <w:szCs w:val="22"/>
            <w:u w:val="single"/>
            <w:lang w:val="en-GB"/>
          </w:rPr>
          <w:t>https://doi.org/10.21105/joss.01686</w:t>
        </w:r>
      </w:hyperlink>
    </w:p>
    <w:sectPr w:rsidR="00C57308" w:rsidRPr="00C715CC">
      <w:headerReference w:type="default" r:id="rId55"/>
      <w:footerReference w:type="default" r:id="rId56"/>
      <w:pgSz w:w="12240" w:h="15840"/>
      <w:pgMar w:top="1440" w:right="1440" w:bottom="1440" w:left="1440" w:header="708" w:footer="708" w:gutter="0"/>
      <w:lnNumType w:countBy="1" w:restart="continuous"/>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carlett Taylor" w:date="2025-10-14T09:27:00Z" w:initials="SRT">
    <w:p w14:paraId="157439A9" w14:textId="77777777" w:rsidR="002441CA" w:rsidRDefault="002441CA" w:rsidP="002441CA">
      <w:r>
        <w:rPr>
          <w:rStyle w:val="CommentReference"/>
        </w:rPr>
        <w:annotationRef/>
      </w:r>
      <w:r>
        <w:rPr>
          <w:sz w:val="20"/>
          <w:szCs w:val="20"/>
        </w:rPr>
        <w:t>R3-09: citations- socioeconimics</w:t>
      </w:r>
    </w:p>
  </w:comment>
  <w:comment w:id="12" w:author="Scarlett Taylor" w:date="2025-10-14T09:26:00Z" w:initials="SRT">
    <w:p w14:paraId="168AD323" w14:textId="4EE642E1" w:rsidR="002441CA" w:rsidRDefault="002441CA" w:rsidP="002441CA">
      <w:r>
        <w:rPr>
          <w:rStyle w:val="CommentReference"/>
        </w:rPr>
        <w:annotationRef/>
      </w:r>
      <w:r>
        <w:rPr>
          <w:sz w:val="20"/>
          <w:szCs w:val="20"/>
        </w:rPr>
        <w:t>add elrick-barr et al 2022 to refs</w:t>
      </w:r>
    </w:p>
  </w:comment>
  <w:comment w:id="18" w:author="Scarlett Taylor" w:date="2025-10-14T10:56:00Z" w:initials="SRT">
    <w:p w14:paraId="6F80FD00" w14:textId="77777777" w:rsidR="00E73D31" w:rsidRDefault="00E73D31" w:rsidP="00E73D31">
      <w:r>
        <w:rPr>
          <w:rStyle w:val="CommentReference"/>
        </w:rPr>
        <w:annotationRef/>
      </w:r>
      <w:r>
        <w:rPr>
          <w:sz w:val="20"/>
          <w:szCs w:val="20"/>
        </w:rPr>
        <w:t>TO DO</w:t>
      </w:r>
    </w:p>
  </w:comment>
  <w:comment w:id="20" w:author="Scarlett Taylor" w:date="2025-10-14T15:34:00Z" w:initials="SRT">
    <w:p w14:paraId="074BCE08" w14:textId="77777777" w:rsidR="00F70553" w:rsidRDefault="00F70553" w:rsidP="00F70553">
      <w:r>
        <w:rPr>
          <w:rStyle w:val="CommentReference"/>
        </w:rPr>
        <w:annotationRef/>
      </w:r>
      <w:r>
        <w:rPr>
          <w:i/>
          <w:iCs/>
          <w:sz w:val="20"/>
          <w:szCs w:val="20"/>
        </w:rPr>
        <w:t xml:space="preserve">R2-06: </w:t>
      </w:r>
    </w:p>
    <w:p w14:paraId="022BC275" w14:textId="77777777" w:rsidR="00F70553" w:rsidRDefault="00F70553" w:rsidP="00F70553">
      <w:r>
        <w:rPr>
          <w:i/>
          <w:iCs/>
          <w:sz w:val="20"/>
          <w:szCs w:val="20"/>
        </w:rPr>
        <w:t>[Framing] Line 60: “balanced trophic assemblages” implies that natural reefs (even degraded reefs) always have balanced trophic assemblages; consider clarifying</w:t>
      </w:r>
    </w:p>
    <w:p w14:paraId="4863EC53" w14:textId="77777777" w:rsidR="00F70553" w:rsidRDefault="00F70553" w:rsidP="00F70553"/>
  </w:comment>
  <w:comment w:id="21" w:author="Scarlett Taylor" w:date="2025-10-14T10:57:00Z" w:initials="SRT">
    <w:p w14:paraId="2C11F6B9" w14:textId="2FA550F7" w:rsidR="00A936E8" w:rsidRDefault="00A936E8" w:rsidP="00A936E8">
      <w:r>
        <w:rPr>
          <w:rStyle w:val="CommentReference"/>
        </w:rPr>
        <w:annotationRef/>
      </w:r>
      <w:r>
        <w:rPr>
          <w:sz w:val="20"/>
          <w:szCs w:val="20"/>
        </w:rPr>
        <w:t xml:space="preserve">CLARIFY # TO DO </w:t>
      </w:r>
    </w:p>
  </w:comment>
  <w:comment w:id="24" w:author="Scarlett Taylor" w:date="2025-10-13T10:54:00Z" w:initials="SRT">
    <w:p w14:paraId="2C3CD626" w14:textId="17A2F5BB" w:rsidR="005E6D95" w:rsidRDefault="005E6D95" w:rsidP="005E6D95">
      <w:r>
        <w:rPr>
          <w:rStyle w:val="CommentReference"/>
        </w:rPr>
        <w:annotationRef/>
      </w:r>
      <w:r>
        <w:rPr>
          <w:sz w:val="20"/>
          <w:szCs w:val="20"/>
        </w:rPr>
        <w:t>finish \\  R3-09 Elrick-Barr et al 2022</w:t>
      </w:r>
    </w:p>
  </w:comment>
  <w:comment w:id="30" w:author="Scarlett Taylor" w:date="2025-10-09T12:16:00Z" w:initials="SRT">
    <w:p w14:paraId="74749531" w14:textId="3543B346" w:rsidR="0081685F" w:rsidRDefault="0081685F" w:rsidP="0081685F">
      <w:r>
        <w:rPr>
          <w:rStyle w:val="CommentReference"/>
        </w:rPr>
        <w:annotationRef/>
      </w:r>
      <w:r>
        <w:rPr>
          <w:sz w:val="20"/>
          <w:szCs w:val="20"/>
        </w:rPr>
        <w:t xml:space="preserve">R3-01. </w:t>
      </w:r>
      <w:r>
        <w:rPr>
          <w:i/>
          <w:iCs/>
          <w:sz w:val="20"/>
          <w:szCs w:val="20"/>
        </w:rPr>
        <w:t> In the section on study sites, I would recommend that you provide some information on the size and structural complexity of the shipwrecks.</w:t>
      </w:r>
      <w:r>
        <w:rPr>
          <w:sz w:val="20"/>
          <w:szCs w:val="20"/>
        </w:rPr>
        <w:t xml:space="preserve"> </w:t>
      </w:r>
    </w:p>
  </w:comment>
  <w:comment w:id="41" w:author="Scarlett Taylor" w:date="2025-10-09T12:48:00Z" w:initials="SRT">
    <w:p w14:paraId="053166C0" w14:textId="77777777" w:rsidR="00BE1DB0" w:rsidRDefault="00BE1DB0" w:rsidP="00BE1DB0">
      <w:r>
        <w:rPr>
          <w:rStyle w:val="CommentReference"/>
        </w:rPr>
        <w:annotationRef/>
      </w:r>
      <w:r>
        <w:rPr>
          <w:sz w:val="20"/>
          <w:szCs w:val="20"/>
        </w:rPr>
        <w:t>R1-08 and R3-02: Adding time frame for surveys,  freq. of surveys, and adding reference to site characteristics table (T1, new)</w:t>
      </w:r>
    </w:p>
  </w:comment>
  <w:comment w:id="48" w:author="Scarlett Taylor" w:date="2025-10-09T11:51:00Z" w:initials="SRT">
    <w:p w14:paraId="242845DA" w14:textId="6D02C7F6" w:rsidR="0042250B" w:rsidRDefault="0042250B" w:rsidP="0042250B">
      <w:r>
        <w:rPr>
          <w:rStyle w:val="CommentReference"/>
        </w:rPr>
        <w:annotationRef/>
      </w:r>
      <w:r>
        <w:rPr>
          <w:sz w:val="20"/>
          <w:szCs w:val="20"/>
        </w:rPr>
        <w:t>R1-09</w:t>
      </w:r>
    </w:p>
  </w:comment>
  <w:comment w:id="57" w:author="Scarlett Taylor" w:date="2025-10-13T10:59:00Z" w:initials="SRT">
    <w:p w14:paraId="7E4F18C6" w14:textId="77777777" w:rsidR="005E6D95" w:rsidRDefault="005E6D95" w:rsidP="005E6D95">
      <w:r>
        <w:rPr>
          <w:rStyle w:val="CommentReference"/>
        </w:rPr>
        <w:annotationRef/>
      </w:r>
      <w:r>
        <w:rPr>
          <w:sz w:val="20"/>
          <w:szCs w:val="20"/>
        </w:rPr>
        <w:t xml:space="preserve">add citation to refs; R3-04 </w:t>
      </w:r>
    </w:p>
  </w:comment>
  <w:comment w:id="59" w:author="Scarlett Taylor" w:date="2025-10-14T13:35:00Z" w:initials="SRT">
    <w:p w14:paraId="089F445D" w14:textId="77777777" w:rsidR="004B3DEE" w:rsidRDefault="004B3DEE" w:rsidP="004B3DEE">
      <w:r>
        <w:rPr>
          <w:rStyle w:val="CommentReference"/>
        </w:rPr>
        <w:annotationRef/>
      </w:r>
      <w:r>
        <w:rPr>
          <w:sz w:val="20"/>
          <w:szCs w:val="20"/>
        </w:rPr>
        <w:t>R2-01</w:t>
      </w:r>
    </w:p>
    <w:p w14:paraId="578EE284" w14:textId="77777777" w:rsidR="004B3DEE" w:rsidRDefault="004B3DEE" w:rsidP="004B3DEE"/>
  </w:comment>
  <w:comment w:id="64" w:author="Scarlett Taylor" w:date="2025-10-14T13:35:00Z" w:initials="SRT">
    <w:p w14:paraId="42A98ADA" w14:textId="77777777" w:rsidR="004B3DEE" w:rsidRDefault="004B3DEE" w:rsidP="004B3DEE">
      <w:r>
        <w:rPr>
          <w:rStyle w:val="CommentReference"/>
        </w:rPr>
        <w:annotationRef/>
      </w:r>
      <w:r>
        <w:rPr>
          <w:sz w:val="20"/>
          <w:szCs w:val="20"/>
        </w:rPr>
        <w:t>R2-02</w:t>
      </w:r>
    </w:p>
  </w:comment>
  <w:comment w:id="72" w:author="Scarlett Taylor" w:date="2025-10-14T10:25:00Z" w:initials="SRT">
    <w:p w14:paraId="1A65AC15" w14:textId="0B85FF0D" w:rsidR="00BF54C3" w:rsidRDefault="00BF54C3" w:rsidP="00BF54C3">
      <w:r>
        <w:rPr>
          <w:rStyle w:val="CommentReference"/>
        </w:rPr>
        <w:annotationRef/>
      </w:r>
      <w:r>
        <w:rPr>
          <w:sz w:val="20"/>
          <w:szCs w:val="20"/>
        </w:rPr>
        <w:t>R3-05- detectability and inclusion and radius</w:t>
      </w:r>
    </w:p>
  </w:comment>
  <w:comment w:id="83" w:author="Scarlett Taylor" w:date="2025-10-09T11:47:00Z" w:initials="SRT">
    <w:p w14:paraId="74D56EE4" w14:textId="6DCFEBA8" w:rsidR="0042250B" w:rsidRDefault="0042250B" w:rsidP="0042250B">
      <w:r>
        <w:rPr>
          <w:rStyle w:val="CommentReference"/>
        </w:rPr>
        <w:annotationRef/>
      </w:r>
      <w:r>
        <w:rPr>
          <w:sz w:val="20"/>
          <w:szCs w:val="20"/>
        </w:rPr>
        <w:t>R1-12</w:t>
      </w:r>
    </w:p>
  </w:comment>
  <w:comment w:id="87" w:author="Scarlett Taylor" w:date="2025-10-14T09:42:00Z" w:initials="SRT">
    <w:p w14:paraId="427B8A4E" w14:textId="77777777" w:rsidR="00B11143" w:rsidRDefault="00B11143" w:rsidP="00B11143">
      <w:r>
        <w:rPr>
          <w:rStyle w:val="CommentReference"/>
        </w:rPr>
        <w:annotationRef/>
      </w:r>
      <w:r>
        <w:rPr>
          <w:sz w:val="20"/>
          <w:szCs w:val="20"/>
        </w:rPr>
        <w:t xml:space="preserve">R3-06 </w:t>
      </w:r>
    </w:p>
    <w:p w14:paraId="41BEBC26" w14:textId="77777777" w:rsidR="00B11143" w:rsidRDefault="00B11143" w:rsidP="00B11143"/>
  </w:comment>
  <w:comment w:id="91" w:author="Scarlett Taylor" w:date="2025-10-09T11:47:00Z" w:initials="SRT">
    <w:p w14:paraId="2A7E75CF" w14:textId="7355A34C" w:rsidR="0042250B" w:rsidRDefault="0042250B" w:rsidP="0042250B">
      <w:r>
        <w:rPr>
          <w:rStyle w:val="CommentReference"/>
        </w:rPr>
        <w:annotationRef/>
      </w:r>
      <w:r>
        <w:rPr>
          <w:sz w:val="20"/>
          <w:szCs w:val="20"/>
        </w:rPr>
        <w:t xml:space="preserve">R1-13. </w:t>
      </w:r>
    </w:p>
  </w:comment>
  <w:comment w:id="94" w:author="Scarlett Taylor" w:date="2025-10-09T11:46:00Z" w:initials="SRT">
    <w:p w14:paraId="5C22CBE8" w14:textId="64100854" w:rsidR="0042250B" w:rsidRDefault="0042250B" w:rsidP="0042250B">
      <w:r>
        <w:rPr>
          <w:rStyle w:val="CommentReference"/>
        </w:rPr>
        <w:annotationRef/>
      </w:r>
      <w:r>
        <w:rPr>
          <w:sz w:val="20"/>
          <w:szCs w:val="20"/>
        </w:rPr>
        <w:t>replying to R1-14.</w:t>
      </w:r>
    </w:p>
  </w:comment>
  <w:comment w:id="104" w:author="Scarlett Taylor" w:date="2025-10-14T10:54:00Z" w:initials="SRT">
    <w:p w14:paraId="062AD739" w14:textId="77777777" w:rsidR="00E73D31" w:rsidRDefault="00E73D31" w:rsidP="00E73D31">
      <w:r>
        <w:rPr>
          <w:rStyle w:val="CommentReference"/>
        </w:rPr>
        <w:annotationRef/>
      </w:r>
      <w:r>
        <w:rPr>
          <w:sz w:val="20"/>
          <w:szCs w:val="20"/>
        </w:rPr>
        <w:t>R3-07</w:t>
      </w:r>
    </w:p>
  </w:comment>
  <w:comment w:id="116" w:author="Scarlett Taylor" w:date="2025-10-09T12:46:00Z" w:initials="SRT">
    <w:p w14:paraId="787F0C21" w14:textId="4E5E9E26" w:rsidR="00BE1DB0" w:rsidRDefault="00BE1DB0" w:rsidP="00BE1DB0">
      <w:r>
        <w:rPr>
          <w:rStyle w:val="CommentReference"/>
        </w:rPr>
        <w:annotationRef/>
      </w:r>
      <w:r>
        <w:rPr>
          <w:sz w:val="20"/>
          <w:szCs w:val="20"/>
        </w:rPr>
        <w:t xml:space="preserve">R1-08 and R3-02 Adding time frame for surveys and freq. of surveys </w:t>
      </w:r>
    </w:p>
  </w:comment>
  <w:comment w:id="125" w:author="Scarlett Taylor" w:date="2025-10-14T14:41:00Z" w:initials="SRT">
    <w:p w14:paraId="2EDBEEDC" w14:textId="77777777" w:rsidR="005E3639" w:rsidRDefault="005E3639" w:rsidP="005E3639">
      <w:r>
        <w:rPr>
          <w:rStyle w:val="CommentReference"/>
        </w:rPr>
        <w:annotationRef/>
      </w:r>
      <w:r>
        <w:rPr>
          <w:sz w:val="20"/>
          <w:szCs w:val="20"/>
        </w:rPr>
        <w:t>Was listed as 1,200 m in Baillie et al (2024),that we followed methodological precedent with, but when we checked the math: 12 m/m speed * 8 minutes *10 m inclusion radius = 1920 m^2 coverage per survey</w:t>
      </w:r>
    </w:p>
  </w:comment>
  <w:comment w:id="134" w:author="Scarlett Taylor" w:date="2025-10-13T22:00:00Z" w:initials="SRT">
    <w:p w14:paraId="7ACE974C" w14:textId="7535092A" w:rsidR="00992DDB" w:rsidRDefault="00992DDB" w:rsidP="00992DDB">
      <w:r>
        <w:rPr>
          <w:rStyle w:val="CommentReference"/>
        </w:rPr>
        <w:annotationRef/>
      </w:r>
      <w:r>
        <w:rPr>
          <w:sz w:val="20"/>
          <w:szCs w:val="20"/>
        </w:rPr>
        <w:t xml:space="preserve">R1:21 - add Gress et al. 2025 and edit lightly to include discussion on trophic levels </w:t>
      </w:r>
    </w:p>
  </w:comment>
  <w:comment w:id="155" w:author="Scarlett Taylor" w:date="2025-10-13T22:12:00Z" w:initials="SRT">
    <w:p w14:paraId="5C54D06A" w14:textId="77777777" w:rsidR="00386A6B" w:rsidRDefault="00386A6B" w:rsidP="00386A6B">
      <w:r>
        <w:rPr>
          <w:rStyle w:val="CommentReference"/>
        </w:rPr>
        <w:annotationRef/>
      </w:r>
      <w:r>
        <w:rPr>
          <w:sz w:val="20"/>
          <w:szCs w:val="20"/>
        </w:rPr>
        <w:t xml:space="preserve">add here extesion to include damselfish (pomacentridae) </w:t>
      </w:r>
    </w:p>
  </w:comment>
  <w:comment w:id="174" w:author="Scarlett Taylor" w:date="2025-10-14T10:55:00Z" w:initials="SRT">
    <w:p w14:paraId="260DAF7B" w14:textId="77777777" w:rsidR="00E73D31" w:rsidRDefault="00E73D31" w:rsidP="00E73D31">
      <w:r>
        <w:rPr>
          <w:rStyle w:val="CommentReference"/>
        </w:rPr>
        <w:annotationRef/>
      </w:r>
      <w:r>
        <w:rPr>
          <w:sz w:val="20"/>
          <w:szCs w:val="20"/>
        </w:rPr>
        <w:t>added at suggestion of R3-09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439A9" w15:done="0"/>
  <w15:commentEx w15:paraId="168AD323" w15:done="1"/>
  <w15:commentEx w15:paraId="6F80FD00" w15:done="0"/>
  <w15:commentEx w15:paraId="4863EC53" w15:done="0"/>
  <w15:commentEx w15:paraId="2C11F6B9" w15:done="0"/>
  <w15:commentEx w15:paraId="2C3CD626" w15:done="1"/>
  <w15:commentEx w15:paraId="74749531" w15:done="0"/>
  <w15:commentEx w15:paraId="053166C0" w15:done="0"/>
  <w15:commentEx w15:paraId="242845DA" w15:done="0"/>
  <w15:commentEx w15:paraId="7E4F18C6" w15:done="0"/>
  <w15:commentEx w15:paraId="578EE284" w15:done="0"/>
  <w15:commentEx w15:paraId="42A98ADA" w15:done="0"/>
  <w15:commentEx w15:paraId="1A65AC15" w15:done="0"/>
  <w15:commentEx w15:paraId="74D56EE4" w15:done="0"/>
  <w15:commentEx w15:paraId="41BEBC26" w15:done="0"/>
  <w15:commentEx w15:paraId="2A7E75CF" w15:done="0"/>
  <w15:commentEx w15:paraId="5C22CBE8" w15:done="0"/>
  <w15:commentEx w15:paraId="062AD739" w15:done="0"/>
  <w15:commentEx w15:paraId="787F0C21" w15:done="0"/>
  <w15:commentEx w15:paraId="2EDBEEDC" w15:done="0"/>
  <w15:commentEx w15:paraId="7ACE974C" w15:done="0"/>
  <w15:commentEx w15:paraId="5C54D06A" w15:done="0"/>
  <w15:commentEx w15:paraId="260DAF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23449B" w16cex:dateUtc="2025-10-14T02:27:00Z"/>
  <w16cex:commentExtensible w16cex:durableId="7DFA91BB" w16cex:dateUtc="2025-10-14T02:26:00Z"/>
  <w16cex:commentExtensible w16cex:durableId="74A1AA9A" w16cex:dateUtc="2025-10-14T03:56:00Z"/>
  <w16cex:commentExtensible w16cex:durableId="0C4DE39B" w16cex:dateUtc="2025-10-14T08:34:00Z"/>
  <w16cex:commentExtensible w16cex:durableId="58940F14" w16cex:dateUtc="2025-10-14T03:57:00Z"/>
  <w16cex:commentExtensible w16cex:durableId="03C2D9DE" w16cex:dateUtc="2025-10-13T03:54:00Z"/>
  <w16cex:commentExtensible w16cex:durableId="42C1B163" w16cex:dateUtc="2025-10-09T05:16:00Z"/>
  <w16cex:commentExtensible w16cex:durableId="4EDC67EF" w16cex:dateUtc="2025-10-09T05:48:00Z"/>
  <w16cex:commentExtensible w16cex:durableId="0DAA5274" w16cex:dateUtc="2025-10-09T04:51:00Z"/>
  <w16cex:commentExtensible w16cex:durableId="00E6E8E3" w16cex:dateUtc="2025-10-13T03:59:00Z"/>
  <w16cex:commentExtensible w16cex:durableId="497E7CC7" w16cex:dateUtc="2025-10-14T06:35:00Z"/>
  <w16cex:commentExtensible w16cex:durableId="148AF1A0" w16cex:dateUtc="2025-10-14T06:35:00Z"/>
  <w16cex:commentExtensible w16cex:durableId="41BA5441" w16cex:dateUtc="2025-10-14T03:25:00Z"/>
  <w16cex:commentExtensible w16cex:durableId="2FD55F30" w16cex:dateUtc="2025-10-09T04:47:00Z"/>
  <w16cex:commentExtensible w16cex:durableId="5E5A3D16" w16cex:dateUtc="2025-10-14T02:42:00Z"/>
  <w16cex:commentExtensible w16cex:durableId="37E36B52" w16cex:dateUtc="2025-10-09T04:47:00Z"/>
  <w16cex:commentExtensible w16cex:durableId="2BBE08AC" w16cex:dateUtc="2025-10-09T04:46:00Z"/>
  <w16cex:commentExtensible w16cex:durableId="4894CDC7" w16cex:dateUtc="2025-10-14T03:54:00Z"/>
  <w16cex:commentExtensible w16cex:durableId="2658DA7A" w16cex:dateUtc="2025-10-09T05:46:00Z"/>
  <w16cex:commentExtensible w16cex:durableId="4330FBF8" w16cex:dateUtc="2025-10-14T07:41:00Z"/>
  <w16cex:commentExtensible w16cex:durableId="60286147" w16cex:dateUtc="2025-10-13T15:00:00Z"/>
  <w16cex:commentExtensible w16cex:durableId="537AB9A4" w16cex:dateUtc="2025-10-13T15:12:00Z"/>
  <w16cex:commentExtensible w16cex:durableId="072C2193" w16cex:dateUtc="2025-10-14T0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439A9" w16cid:durableId="6A23449B"/>
  <w16cid:commentId w16cid:paraId="168AD323" w16cid:durableId="7DFA91BB"/>
  <w16cid:commentId w16cid:paraId="6F80FD00" w16cid:durableId="74A1AA9A"/>
  <w16cid:commentId w16cid:paraId="4863EC53" w16cid:durableId="0C4DE39B"/>
  <w16cid:commentId w16cid:paraId="2C11F6B9" w16cid:durableId="58940F14"/>
  <w16cid:commentId w16cid:paraId="2C3CD626" w16cid:durableId="03C2D9DE"/>
  <w16cid:commentId w16cid:paraId="74749531" w16cid:durableId="42C1B163"/>
  <w16cid:commentId w16cid:paraId="053166C0" w16cid:durableId="4EDC67EF"/>
  <w16cid:commentId w16cid:paraId="242845DA" w16cid:durableId="0DAA5274"/>
  <w16cid:commentId w16cid:paraId="7E4F18C6" w16cid:durableId="00E6E8E3"/>
  <w16cid:commentId w16cid:paraId="578EE284" w16cid:durableId="497E7CC7"/>
  <w16cid:commentId w16cid:paraId="42A98ADA" w16cid:durableId="148AF1A0"/>
  <w16cid:commentId w16cid:paraId="1A65AC15" w16cid:durableId="41BA5441"/>
  <w16cid:commentId w16cid:paraId="74D56EE4" w16cid:durableId="2FD55F30"/>
  <w16cid:commentId w16cid:paraId="41BEBC26" w16cid:durableId="5E5A3D16"/>
  <w16cid:commentId w16cid:paraId="2A7E75CF" w16cid:durableId="37E36B52"/>
  <w16cid:commentId w16cid:paraId="5C22CBE8" w16cid:durableId="2BBE08AC"/>
  <w16cid:commentId w16cid:paraId="062AD739" w16cid:durableId="4894CDC7"/>
  <w16cid:commentId w16cid:paraId="787F0C21" w16cid:durableId="2658DA7A"/>
  <w16cid:commentId w16cid:paraId="2EDBEEDC" w16cid:durableId="4330FBF8"/>
  <w16cid:commentId w16cid:paraId="7ACE974C" w16cid:durableId="60286147"/>
  <w16cid:commentId w16cid:paraId="5C54D06A" w16cid:durableId="537AB9A4"/>
  <w16cid:commentId w16cid:paraId="260DAF7B" w16cid:durableId="072C21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470C3" w14:textId="77777777" w:rsidR="006D391E" w:rsidRDefault="006D391E">
      <w:r>
        <w:separator/>
      </w:r>
    </w:p>
    <w:p w14:paraId="65F6E272" w14:textId="77777777" w:rsidR="006D391E" w:rsidRDefault="006D391E"/>
  </w:endnote>
  <w:endnote w:type="continuationSeparator" w:id="0">
    <w:p w14:paraId="5CC21F00" w14:textId="77777777" w:rsidR="006D391E" w:rsidRDefault="006D391E">
      <w:r>
        <w:continuationSeparator/>
      </w:r>
    </w:p>
    <w:p w14:paraId="1E2C38DD" w14:textId="77777777" w:rsidR="006D391E" w:rsidRDefault="006D39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8FDDC" w14:textId="77777777" w:rsidR="006D391E" w:rsidRDefault="006D391E">
      <w:r>
        <w:separator/>
      </w:r>
    </w:p>
    <w:p w14:paraId="2DFF8F87" w14:textId="77777777" w:rsidR="006D391E" w:rsidRDefault="006D391E"/>
  </w:footnote>
  <w:footnote w:type="continuationSeparator" w:id="0">
    <w:p w14:paraId="5A489312" w14:textId="77777777" w:rsidR="006D391E" w:rsidRDefault="006D391E">
      <w:r>
        <w:continuationSeparator/>
      </w:r>
    </w:p>
    <w:p w14:paraId="2D3EECB6" w14:textId="77777777" w:rsidR="006D391E" w:rsidRDefault="006D39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7333" w14:textId="31415091" w:rsidR="00386A6B" w:rsidRDefault="00386A6B" w:rsidP="00386A6B">
    <w:pPr>
      <w:pStyle w:val="Header"/>
      <w:jc w:val="center"/>
      <w:rPr>
        <w:ins w:id="178" w:author="Scarlett Taylor" w:date="2025-10-13T22:17:00Z" w16du:dateUtc="2025-10-13T15:17:00Z"/>
      </w:rPr>
    </w:pPr>
    <w:ins w:id="179" w:author="Scarlett Taylor" w:date="2025-10-13T22:17:00Z" w16du:dateUtc="2025-10-13T15:17:00Z">
      <w:r>
        <w:t>Fish on Shipwrecks vs. Pinnacles</w:t>
      </w:r>
    </w:ins>
  </w:p>
  <w:p w14:paraId="3EE5748C" w14:textId="77777777" w:rsidR="00386A6B" w:rsidRDefault="00386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C1A73"/>
    <w:rsid w:val="000D57B8"/>
    <w:rsid w:val="000F71C5"/>
    <w:rsid w:val="00124DF7"/>
    <w:rsid w:val="00127BB9"/>
    <w:rsid w:val="00130E1D"/>
    <w:rsid w:val="00132A98"/>
    <w:rsid w:val="00136BF1"/>
    <w:rsid w:val="001437F9"/>
    <w:rsid w:val="00160DDC"/>
    <w:rsid w:val="001C6241"/>
    <w:rsid w:val="001D6095"/>
    <w:rsid w:val="001D73B8"/>
    <w:rsid w:val="001E279D"/>
    <w:rsid w:val="00213430"/>
    <w:rsid w:val="002441CA"/>
    <w:rsid w:val="002632BD"/>
    <w:rsid w:val="0027036F"/>
    <w:rsid w:val="002A3C4D"/>
    <w:rsid w:val="002E13D8"/>
    <w:rsid w:val="002F6C25"/>
    <w:rsid w:val="00332E1B"/>
    <w:rsid w:val="0034189D"/>
    <w:rsid w:val="00341E02"/>
    <w:rsid w:val="0037358C"/>
    <w:rsid w:val="00384D96"/>
    <w:rsid w:val="00386A6B"/>
    <w:rsid w:val="003A3948"/>
    <w:rsid w:val="003C2044"/>
    <w:rsid w:val="003C73AD"/>
    <w:rsid w:val="003E1C2C"/>
    <w:rsid w:val="0041702C"/>
    <w:rsid w:val="0042250B"/>
    <w:rsid w:val="00433206"/>
    <w:rsid w:val="00491E9D"/>
    <w:rsid w:val="004A7752"/>
    <w:rsid w:val="004B3DEE"/>
    <w:rsid w:val="004C68AF"/>
    <w:rsid w:val="004C7C96"/>
    <w:rsid w:val="004E31B1"/>
    <w:rsid w:val="004E4E3B"/>
    <w:rsid w:val="00523557"/>
    <w:rsid w:val="005253F1"/>
    <w:rsid w:val="00564D8C"/>
    <w:rsid w:val="005A4E44"/>
    <w:rsid w:val="005A599C"/>
    <w:rsid w:val="005D088F"/>
    <w:rsid w:val="005D112F"/>
    <w:rsid w:val="005D2EE7"/>
    <w:rsid w:val="005D7E19"/>
    <w:rsid w:val="005E3639"/>
    <w:rsid w:val="005E6D95"/>
    <w:rsid w:val="00651C7D"/>
    <w:rsid w:val="006D391E"/>
    <w:rsid w:val="006E6083"/>
    <w:rsid w:val="007D77B3"/>
    <w:rsid w:val="007F3ADD"/>
    <w:rsid w:val="00815B6D"/>
    <w:rsid w:val="0081685F"/>
    <w:rsid w:val="00835B01"/>
    <w:rsid w:val="008607CE"/>
    <w:rsid w:val="00880089"/>
    <w:rsid w:val="008A2525"/>
    <w:rsid w:val="008C0B51"/>
    <w:rsid w:val="008F2696"/>
    <w:rsid w:val="00920CC8"/>
    <w:rsid w:val="00992DDB"/>
    <w:rsid w:val="009D4853"/>
    <w:rsid w:val="00A33D27"/>
    <w:rsid w:val="00A56535"/>
    <w:rsid w:val="00A772F9"/>
    <w:rsid w:val="00A84F9F"/>
    <w:rsid w:val="00A936E8"/>
    <w:rsid w:val="00A940A4"/>
    <w:rsid w:val="00AA37D0"/>
    <w:rsid w:val="00AA4F25"/>
    <w:rsid w:val="00AB0E8F"/>
    <w:rsid w:val="00AC53CB"/>
    <w:rsid w:val="00AE7146"/>
    <w:rsid w:val="00B10A4B"/>
    <w:rsid w:val="00B11143"/>
    <w:rsid w:val="00B265D6"/>
    <w:rsid w:val="00B31269"/>
    <w:rsid w:val="00B55FDC"/>
    <w:rsid w:val="00B90758"/>
    <w:rsid w:val="00BE1DB0"/>
    <w:rsid w:val="00BF54C3"/>
    <w:rsid w:val="00C169D7"/>
    <w:rsid w:val="00C239D3"/>
    <w:rsid w:val="00C264A2"/>
    <w:rsid w:val="00C34A57"/>
    <w:rsid w:val="00C409F4"/>
    <w:rsid w:val="00C57308"/>
    <w:rsid w:val="00C715CC"/>
    <w:rsid w:val="00C85762"/>
    <w:rsid w:val="00CE0C97"/>
    <w:rsid w:val="00CE7F2C"/>
    <w:rsid w:val="00D06BB2"/>
    <w:rsid w:val="00D42433"/>
    <w:rsid w:val="00D66FE9"/>
    <w:rsid w:val="00D84338"/>
    <w:rsid w:val="00DB509B"/>
    <w:rsid w:val="00DB7D38"/>
    <w:rsid w:val="00DC77A8"/>
    <w:rsid w:val="00DD7EBB"/>
    <w:rsid w:val="00E13A21"/>
    <w:rsid w:val="00E23613"/>
    <w:rsid w:val="00E61AFC"/>
    <w:rsid w:val="00E73D31"/>
    <w:rsid w:val="00E8283E"/>
    <w:rsid w:val="00E85ACD"/>
    <w:rsid w:val="00EB6109"/>
    <w:rsid w:val="00EE0507"/>
    <w:rsid w:val="00EE4FC8"/>
    <w:rsid w:val="00F0552B"/>
    <w:rsid w:val="00F63F11"/>
    <w:rsid w:val="00F70553"/>
    <w:rsid w:val="00F96C08"/>
    <w:rsid w:val="00FE300B"/>
    <w:rsid w:val="00FE42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hyperlink" Target="https://doi.org/10.1007/s00227-012-2039-x" TargetMode="External"/><Relationship Id="rId39" Type="http://schemas.openxmlformats.org/officeDocument/2006/relationships/hyperlink" Target="https://doi.org/10.1016/j.marenvres.2021.105505" TargetMode="External"/><Relationship Id="rId21" Type="http://schemas.openxmlformats.org/officeDocument/2006/relationships/hyperlink" Target="https://www.int-res.com/articles/meps/15/m015p265.pdf" TargetMode="External"/><Relationship Id="rId34" Type="http://schemas.openxmlformats.org/officeDocument/2006/relationships/hyperlink" Target="https://doi.org/10.1111/1365-2664.13748" TargetMode="External"/><Relationship Id="rId42" Type="http://schemas.openxmlformats.org/officeDocument/2006/relationships/hyperlink" Target="https://doi.org/10.1093/BIOSCI/BIAD084" TargetMode="External"/><Relationship Id="rId47" Type="http://schemas.openxmlformats.org/officeDocument/2006/relationships/hyperlink" Target="https://doi.org/10.1017/S0025315422001011" TargetMode="External"/><Relationship Id="rId50" Type="http://schemas.openxmlformats.org/officeDocument/2006/relationships/hyperlink" Target="https://doi.org/10.1080/19425120.2017.1282897"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1002/lno.12431" TargetMode="External"/><Relationship Id="rId11" Type="http://schemas.microsoft.com/office/2016/09/relationships/commentsIds" Target="commentsIds.xml"/><Relationship Id="rId24" Type="http://schemas.openxmlformats.org/officeDocument/2006/relationships/hyperlink" Target="https://doi.org/10.3354/meps14377" TargetMode="External"/><Relationship Id="rId32" Type="http://schemas.openxmlformats.org/officeDocument/2006/relationships/hyperlink" Target="https://sedarweb.org/documents/sedar-74-rd09-a-comparison-of-fish-assemblages-according-to-artificial-reef-attributes-and-seasons-in-the-northern-gulf-of-mexico/" TargetMode="External"/><Relationship Id="rId37" Type="http://schemas.openxmlformats.org/officeDocument/2006/relationships/hyperlink" Target="https://doi.org/10.1111/1365-2664.14053" TargetMode="External"/><Relationship Id="rId40" Type="http://schemas.openxmlformats.org/officeDocument/2006/relationships/hyperlink" Target="https://doi.org/10.3389/fmars.2020.00282" TargetMode="External"/><Relationship Id="rId45" Type="http://schemas.openxmlformats.org/officeDocument/2006/relationships/hyperlink" Target="https://doi.org/10.1093/icesjms/fsae075" TargetMode="External"/><Relationship Id="rId53" Type="http://schemas.openxmlformats.org/officeDocument/2006/relationships/hyperlink" Target="https://doi.org/10.1016/J.OCECOAMAN.2006.06.002" TargetMode="Externa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doi.org/10.1890/ES14-00292.1" TargetMode="External"/><Relationship Id="rId27" Type="http://schemas.openxmlformats.org/officeDocument/2006/relationships/hyperlink" Target="https://doi.org/10.25903/7ek9%2D5m80" TargetMode="External"/><Relationship Id="rId30" Type="http://schemas.openxmlformats.org/officeDocument/2006/relationships/hyperlink" Target="https://doi.org/10.3389/FMARS.2021.664014/BIBTEX" TargetMode="External"/><Relationship Id="rId35" Type="http://schemas.openxmlformats.org/officeDocument/2006/relationships/hyperlink" Target="https://doi.org/10.1371/JOURNAL.PBIO.3000366" TargetMode="External"/><Relationship Id="rId43" Type="http://schemas.openxmlformats.org/officeDocument/2006/relationships/hyperlink" Target="https://doi.org/10.1007/S002279900250" TargetMode="External"/><Relationship Id="rId48" Type="http://schemas.openxmlformats.org/officeDocument/2006/relationships/hyperlink" Target="https://doi.org/10.1016/j.ecss.2023.108552" TargetMode="External"/><Relationship Id="rId56" Type="http://schemas.openxmlformats.org/officeDocument/2006/relationships/footer" Target="footer1.xml"/><Relationship Id="rId8" Type="http://schemas.openxmlformats.org/officeDocument/2006/relationships/hyperlink" Target="mailto:scarlett@global-reef.com" TargetMode="External"/><Relationship Id="rId51" Type="http://schemas.openxmlformats.org/officeDocument/2006/relationships/hyperlink" Target="https://doi.org/10.1007/S00338-015-1322-Y/METRICS"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doi.org/10.1371/journal.pone.0063505" TargetMode="External"/><Relationship Id="rId33" Type="http://schemas.openxmlformats.org/officeDocument/2006/relationships/hyperlink" Target="https://doi.org/10.3354/ab00561" TargetMode="External"/><Relationship Id="rId38" Type="http://schemas.openxmlformats.org/officeDocument/2006/relationships/hyperlink" Target="https://doi.org/10.1007/s10452-025-10182-1" TargetMode="External"/><Relationship Id="rId46" Type="http://schemas.openxmlformats.org/officeDocument/2006/relationships/hyperlink" Target="https://doi.org/10.3389/fmars.2020.00447" TargetMode="External"/><Relationship Id="rId59" Type="http://schemas.openxmlformats.org/officeDocument/2006/relationships/theme" Target="theme/theme1.xml"/><Relationship Id="rId20" Type="http://schemas.openxmlformats.org/officeDocument/2006/relationships/hyperlink" Target="https://doi.org/10.14456/pmbcrb.2024.4" TargetMode="External"/><Relationship Id="rId41" Type="http://schemas.openxmlformats.org/officeDocument/2006/relationships/hyperlink" Target="https://doi.org/10.1371/journal.pone.0237374" TargetMode="External"/><Relationship Id="rId54" Type="http://schemas.openxmlformats.org/officeDocument/2006/relationships/hyperlink" Target="https://doi.org/10.21105/joss.0168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8637/jss.v080.i01" TargetMode="External"/><Relationship Id="rId28" Type="http://schemas.openxmlformats.org/officeDocument/2006/relationships/hyperlink" Target="https://doi.org/10.13140/RG.2.2.10516.68487/1" TargetMode="External"/><Relationship Id="rId36" Type="http://schemas.openxmlformats.org/officeDocument/2006/relationships/hyperlink" Target="https://ph02.tci-thaijo.org/index.php/RIST/article/view/193777" TargetMode="External"/><Relationship Id="rId49" Type="http://schemas.openxmlformats.org/officeDocument/2006/relationships/hyperlink" Target="https://doi.org/10.1016/j.marenvres.2013.05.012" TargetMode="External"/><Relationship Id="rId57" Type="http://schemas.openxmlformats.org/officeDocument/2006/relationships/fontTable" Target="fontTable.xml"/><Relationship Id="rId10" Type="http://schemas.microsoft.com/office/2011/relationships/commentsExtended" Target="commentsExtended.xml"/><Relationship Id="rId31" Type="http://schemas.openxmlformats.org/officeDocument/2006/relationships/hyperlink" Target="https://doi.org/10.1111/maec.12782" TargetMode="External"/><Relationship Id="rId44" Type="http://schemas.openxmlformats.org/officeDocument/2006/relationships/hyperlink" Target="https://doi.org/10.7755/FB.114.1.4" TargetMode="External"/><Relationship Id="rId52" Type="http://schemas.openxmlformats.org/officeDocument/2006/relationships/hyperlink" Target="https://doi.org/10.1007/s11222-016-96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44667-A4AB-CD40-898A-559FB6ED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42</Pages>
  <Words>10827</Words>
  <Characters>61716</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9</cp:revision>
  <cp:lastPrinted>2025-08-14T09:20:00Z</cp:lastPrinted>
  <dcterms:created xsi:type="dcterms:W3CDTF">2025-10-13T03:50:00Z</dcterms:created>
  <dcterms:modified xsi:type="dcterms:W3CDTF">2025-10-14T09:56:00Z</dcterms:modified>
</cp:coreProperties>
</file>