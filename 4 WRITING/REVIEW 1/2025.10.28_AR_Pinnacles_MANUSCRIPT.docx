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8">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3C052D82" w:rsidR="00C57308" w:rsidRPr="00C715CC" w:rsidRDefault="00000000" w:rsidP="00132A98">
      <w:pPr>
        <w:pStyle w:val="Heading1"/>
        <w:spacing w:line="240" w:lineRule="auto"/>
      </w:pPr>
      <w:bookmarkStart w:id="2" w:name="_5fl97vwjlziu" w:colFirst="0" w:colLast="0"/>
      <w:bookmarkEnd w:id="2"/>
      <w:del w:id="3" w:author="Scarlett Taylor" w:date="2025-10-27T16:40:00Z" w16du:dateUtc="2025-10-27T09:40:00Z">
        <w:r w:rsidRPr="00C715CC" w:rsidDel="00900BDB">
          <w:delText xml:space="preserve">CRediT </w:delText>
        </w:r>
      </w:del>
      <w:r w:rsidRPr="00C715CC">
        <w:t xml:space="preserve">Author Contributions </w:t>
      </w:r>
    </w:p>
    <w:p w14:paraId="50A0A3E4" w14:textId="31ACC3A5" w:rsidR="00AE7146" w:rsidRPr="00AE7146" w:rsidRDefault="00000000" w:rsidP="00AE7146">
      <w:pPr>
        <w:spacing w:after="240"/>
        <w:rPr>
          <w:lang w:val="en-GB"/>
        </w:rPr>
      </w:pPr>
      <w:del w:id="4" w:author="Scarlett Taylor" w:date="2025-10-27T16:41:00Z" w16du:dateUtc="2025-10-27T09:41:00Z">
        <w:r w:rsidRPr="00C715CC" w:rsidDel="00900BDB">
          <w:rPr>
            <w:b/>
            <w:lang w:val="en-GB"/>
          </w:rPr>
          <w:delText xml:space="preserve">Scarlett </w:delText>
        </w:r>
        <w:r w:rsidR="004E4E3B" w:rsidDel="00900BDB">
          <w:rPr>
            <w:b/>
            <w:lang w:val="en-GB"/>
          </w:rPr>
          <w:delText xml:space="preserve">R. </w:delText>
        </w:r>
        <w:r w:rsidRPr="00C715CC" w:rsidDel="00900BDB">
          <w:rPr>
            <w:b/>
            <w:lang w:val="en-GB"/>
          </w:rPr>
          <w:delText>Taylor</w:delText>
        </w:r>
      </w:del>
      <w:ins w:id="5" w:author="Scarlett Taylor" w:date="2025-10-27T16:41:00Z" w16du:dateUtc="2025-10-27T09:41:00Z">
        <w:r w:rsidR="00900BDB">
          <w:rPr>
            <w:b/>
            <w:lang w:val="en-GB"/>
          </w:rPr>
          <w:t>S.R.T</w:t>
        </w:r>
      </w:ins>
      <w:r w:rsidRPr="00C715CC">
        <w:rPr>
          <w:b/>
          <w:lang w:val="en-GB"/>
        </w:rPr>
        <w:t>:</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del w:id="6" w:author="Scarlett Taylor" w:date="2025-10-27T16:41:00Z" w16du:dateUtc="2025-10-27T09:41:00Z">
        <w:r w:rsidRPr="00C715CC" w:rsidDel="00900BDB">
          <w:rPr>
            <w:b/>
            <w:lang w:val="en-GB"/>
          </w:rPr>
          <w:delText>Gavin Miller</w:delText>
        </w:r>
      </w:del>
      <w:ins w:id="7" w:author="Scarlett Taylor" w:date="2025-10-27T16:41:00Z" w16du:dateUtc="2025-10-27T09:41:00Z">
        <w:r w:rsidR="00900BDB">
          <w:rPr>
            <w:b/>
            <w:lang w:val="en-GB"/>
          </w:rPr>
          <w:t>G.M</w:t>
        </w:r>
      </w:ins>
      <w:r w:rsidRPr="00C715CC">
        <w:rPr>
          <w:b/>
          <w:lang w:val="en-GB"/>
        </w:rPr>
        <w:t>:</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del w:id="8" w:author="Scarlett Taylor" w:date="2025-10-27T16:41:00Z" w16du:dateUtc="2025-10-27T09:41:00Z">
        <w:r w:rsidRPr="00C715CC" w:rsidDel="00900BDB">
          <w:rPr>
            <w:b/>
            <w:lang w:val="en-GB"/>
          </w:rPr>
          <w:delText>Piers Baillie</w:delText>
        </w:r>
      </w:del>
      <w:ins w:id="9" w:author="Scarlett Taylor" w:date="2025-10-27T16:41:00Z" w16du:dateUtc="2025-10-27T09:41:00Z">
        <w:r w:rsidR="00900BDB">
          <w:rPr>
            <w:b/>
            <w:lang w:val="en-GB"/>
          </w:rPr>
          <w:t>P.B.</w:t>
        </w:r>
      </w:ins>
      <w:r w:rsidRPr="00C715CC">
        <w:rPr>
          <w:b/>
          <w:lang w:val="en-GB"/>
        </w:rPr>
        <w:t xml:space="preserv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10" w:name="_gshxoay6o58x" w:colFirst="0" w:colLast="0"/>
      <w:bookmarkEnd w:id="10"/>
      <w:r w:rsidR="00AE7146">
        <w:br w:type="page"/>
      </w:r>
    </w:p>
    <w:p w14:paraId="59E2207F" w14:textId="3B8B7549" w:rsidR="00C57308" w:rsidRPr="00C715CC" w:rsidRDefault="00000000" w:rsidP="00132A98">
      <w:pPr>
        <w:pStyle w:val="Heading1"/>
      </w:pPr>
      <w:r w:rsidRPr="00C715CC">
        <w:lastRenderedPageBreak/>
        <w:t>ABSTRACT</w:t>
      </w:r>
    </w:p>
    <w:p w14:paraId="3B8D8813" w14:textId="42F08D68" w:rsidR="00EE0507" w:rsidRDefault="00B24DAD" w:rsidP="00EE0507">
      <w:pPr>
        <w:spacing w:after="240" w:line="480" w:lineRule="auto"/>
        <w:rPr>
          <w:lang w:val="en-GB"/>
        </w:rPr>
      </w:pPr>
      <w:ins w:id="11" w:author="Scarlett Taylor" w:date="2025-10-28T12:22:00Z" w16du:dateUtc="2025-10-28T05:22:00Z">
        <w:r w:rsidRPr="00B24DAD">
          <w:rPr>
            <w:lang w:val="en-GB"/>
          </w:rPr>
          <w:t xml:space="preserve">Artificial reefs are widely deployed to enhance fish populations, yet their ecological equivalence to natural reefs remains uncertain, partly because comparisons are typically limited to fringing </w:t>
        </w:r>
      </w:ins>
      <w:ins w:id="12" w:author="Scarlett Taylor" w:date="2025-10-28T12:26:00Z" w16du:dateUtc="2025-10-28T05:26:00Z">
        <w:r w:rsidR="007B4692">
          <w:rPr>
            <w:lang w:val="en-GB"/>
          </w:rPr>
          <w:t xml:space="preserve">coral </w:t>
        </w:r>
      </w:ins>
      <w:ins w:id="13" w:author="Scarlett Taylor" w:date="2025-10-28T12:22:00Z" w16du:dateUtc="2025-10-28T05:22:00Z">
        <w:r w:rsidRPr="00B24DAD">
          <w:rPr>
            <w:lang w:val="en-GB"/>
          </w:rPr>
          <w:t>reefs.</w:t>
        </w:r>
        <w:r>
          <w:rPr>
            <w:lang w:val="en-GB"/>
          </w:rPr>
          <w:t xml:space="preserve"> </w:t>
        </w:r>
      </w:ins>
      <w:del w:id="14" w:author="Scarlett Taylor" w:date="2025-10-28T12:22:00Z" w16du:dateUtc="2025-10-28T05:22:00Z">
        <w:r w:rsidR="00EE0507" w:rsidRPr="00EE0507" w:rsidDel="00B24DAD">
          <w:rPr>
            <w:lang w:val="en-GB"/>
          </w:rPr>
          <w:delText>Artificial reefs are widely deployed to enhance fish populations, yet their capacity to replicate the ecological roles of natural reef systems remains uncertain</w:delText>
        </w:r>
        <w:r w:rsidR="00EE0507" w:rsidDel="00B24DAD">
          <w:rPr>
            <w:lang w:val="en-GB"/>
          </w:rPr>
          <w:delText>, and</w:delText>
        </w:r>
        <w:r w:rsidR="00EE0507" w:rsidRPr="00EE0507" w:rsidDel="00B24DAD">
          <w:rPr>
            <w:lang w:val="en-GB"/>
          </w:rPr>
          <w:delText xml:space="preserve"> comparisons are often limited to nearby fringing reefs</w:delText>
        </w:r>
        <w:r w:rsidR="00EE0507" w:rsidDel="00B24DAD">
          <w:rPr>
            <w:lang w:val="en-GB"/>
          </w:rPr>
          <w:delText xml:space="preserve">. </w:delText>
        </w:r>
      </w:del>
      <w:r w:rsidR="00EE0507" w:rsidRPr="00EE0507">
        <w:rPr>
          <w:lang w:val="en-GB"/>
        </w:rPr>
        <w:t xml:space="preserve">Such assessments may overlook how structural features </w:t>
      </w:r>
      <w:ins w:id="15" w:author="Scarlett Taylor" w:date="2025-10-28T12:25:00Z" w16du:dateUtc="2025-10-28T05:25:00Z">
        <w:r w:rsidR="007B4692">
          <w:rPr>
            <w:lang w:val="en-GB"/>
          </w:rPr>
          <w:t>and varying reef morpholo</w:t>
        </w:r>
      </w:ins>
      <w:ins w:id="16" w:author="Scarlett Taylor" w:date="2025-10-28T12:26:00Z" w16du:dateUtc="2025-10-28T05:26:00Z">
        <w:r w:rsidR="007B4692">
          <w:rPr>
            <w:lang w:val="en-GB"/>
          </w:rPr>
          <w:t xml:space="preserve">gies </w:t>
        </w:r>
      </w:ins>
      <w:r w:rsidR="00EE0507" w:rsidRPr="00EE0507">
        <w:rPr>
          <w:lang w:val="en-GB"/>
        </w:rPr>
        <w:t xml:space="preserve">influence ecological outcomes. </w:t>
      </w:r>
      <w:ins w:id="17" w:author="Scarlett Taylor" w:date="2025-10-28T12:23:00Z" w16du:dateUtc="2025-10-28T05:23:00Z">
        <w:r w:rsidR="007B4692" w:rsidRPr="007B4692">
          <w:rPr>
            <w:lang w:val="en-GB"/>
          </w:rPr>
          <w:t xml:space="preserve">Fish assemblages were compared across shipwrecks, pelagic pinnacles, and fringing reefs </w:t>
        </w:r>
      </w:ins>
      <w:ins w:id="18" w:author="Scarlett Taylor" w:date="2025-10-28T14:39:00Z" w16du:dateUtc="2025-10-28T07:39:00Z">
        <w:r w:rsidR="006217D1">
          <w:rPr>
            <w:lang w:val="en-GB"/>
          </w:rPr>
          <w:t xml:space="preserve">around an island in the Gulf of Thailand </w:t>
        </w:r>
      </w:ins>
      <w:ins w:id="19" w:author="Scarlett Taylor" w:date="2025-10-28T12:23:00Z" w16du:dateUtc="2025-10-28T05:23:00Z">
        <w:r w:rsidR="007B4692" w:rsidRPr="007B4692">
          <w:rPr>
            <w:lang w:val="en-GB"/>
          </w:rPr>
          <w:t>to evaluate how artificial structures of differing relief align with natural community and trophic patterns.</w:t>
        </w:r>
        <w:r w:rsidR="007B4692">
          <w:rPr>
            <w:lang w:val="en-GB"/>
          </w:rPr>
          <w:t xml:space="preserve"> </w:t>
        </w:r>
      </w:ins>
      <w:del w:id="20" w:author="Scarlett Taylor" w:date="2025-10-28T12:23:00Z" w16du:dateUtc="2025-10-28T05:23:00Z">
        <w:r w:rsidR="00EE0507" w:rsidRPr="00EE0507" w:rsidDel="007B4692">
          <w:rPr>
            <w:lang w:val="en-GB"/>
          </w:rPr>
          <w:delText xml:space="preserve">This study compared fish assemblages across shipwrecks, pelagic pinnacles, and fringing reefs in the Gulf of Thailand to </w:delText>
        </w:r>
      </w:del>
      <w:del w:id="21" w:author="Scarlett Taylor" w:date="2025-10-28T12:21:00Z" w16du:dateUtc="2025-10-28T05:21:00Z">
        <w:r w:rsidR="00EE0507" w:rsidRPr="00EE0507" w:rsidDel="00B24DAD">
          <w:rPr>
            <w:lang w:val="en-GB"/>
          </w:rPr>
          <w:delText>evaluate how artificial structures align with natural patterns of community structure and trophic composition</w:delText>
        </w:r>
      </w:del>
      <w:del w:id="22" w:author="Scarlett Taylor" w:date="2025-10-28T12:23:00Z" w16du:dateUtc="2025-10-28T05:23:00Z">
        <w:r w:rsidR="00EE0507" w:rsidRPr="00EE0507" w:rsidDel="007B4692">
          <w:rPr>
            <w:lang w:val="en-GB"/>
          </w:rPr>
          <w:delText xml:space="preserve">. </w:delText>
        </w:r>
      </w:del>
      <w:del w:id="23" w:author="Scarlett Taylor" w:date="2025-10-28T12:24:00Z" w16du:dateUtc="2025-10-28T05:24:00Z">
        <w:r w:rsidR="00EE0507" w:rsidRPr="00EE0507" w:rsidDel="007B4692">
          <w:rPr>
            <w:lang w:val="en-GB"/>
          </w:rPr>
          <w:delText xml:space="preserve">Natural reef sites were selected to represent contrasting structural profiles, with pinnacles characterized by high vertical relief and fringing reefs by lower-relief slopes. </w:delText>
        </w:r>
      </w:del>
      <w:del w:id="24" w:author="Scarlett Taylor" w:date="2025-10-28T12:23:00Z" w16du:dateUtc="2025-10-28T05:23:00Z">
        <w:r w:rsidR="00EE0507" w:rsidRPr="00EE0507" w:rsidDel="007B4692">
          <w:rPr>
            <w:lang w:val="en-GB"/>
          </w:rPr>
          <w:delText xml:space="preserve">This design enabled assessment of whether high-relief artificial structures, such as shipwrecks, more closely reflect fish communities found on similarly structured natural reefs. </w:delText>
        </w:r>
      </w:del>
      <w:r w:rsidR="00EE0507" w:rsidRPr="00EE0507">
        <w:rPr>
          <w:lang w:val="en-GB"/>
        </w:rPr>
        <w:t xml:space="preserve">Bayesian multivariate models applied to 350 </w:t>
      </w:r>
      <w:del w:id="25" w:author="Scarlett Taylor" w:date="2025-10-28T12:24:00Z" w16du:dateUtc="2025-10-28T05:24:00Z">
        <w:r w:rsidR="00EE0507" w:rsidRPr="00EE0507" w:rsidDel="007B4692">
          <w:rPr>
            <w:lang w:val="en-GB"/>
          </w:rPr>
          <w:delText xml:space="preserve">underwater </w:delText>
        </w:r>
      </w:del>
      <w:r w:rsidR="00EE0507" w:rsidRPr="00EE0507">
        <w:rPr>
          <w:lang w:val="en-GB"/>
        </w:rPr>
        <w:t xml:space="preserve">surveys from 14 sites showed that shipwrecks resembled pelagic pinnacles in </w:t>
      </w:r>
      <w:del w:id="26" w:author="Scarlett Taylor" w:date="2025-10-28T12:24:00Z" w16du:dateUtc="2025-10-28T05:24:00Z">
        <w:r w:rsidR="00EE0507" w:rsidRPr="00EE0507" w:rsidDel="007B4692">
          <w:rPr>
            <w:lang w:val="en-GB"/>
          </w:rPr>
          <w:delText xml:space="preserve">supporting </w:delText>
        </w:r>
      </w:del>
      <w:r w:rsidR="00EE0507" w:rsidRPr="00EE0507">
        <w:rPr>
          <w:lang w:val="en-GB"/>
        </w:rPr>
        <w:t xml:space="preserve">mesopredators and higher trophic level </w:t>
      </w:r>
      <w:proofErr w:type="gramStart"/>
      <w:r w:rsidR="00EE0507" w:rsidRPr="00EE0507">
        <w:rPr>
          <w:lang w:val="en-GB"/>
        </w:rPr>
        <w:t>predators, but</w:t>
      </w:r>
      <w:proofErr w:type="gramEnd"/>
      <w:r w:rsidR="00EE0507" w:rsidRPr="00EE0507">
        <w:rPr>
          <w:lang w:val="en-GB"/>
        </w:rPr>
        <w:t xml:space="preserve"> had consistently lower representation of grazers and invertivores relative to both natural reef types. </w:t>
      </w:r>
      <w:ins w:id="27" w:author="Scarlett Taylor" w:date="2025-10-28T12:25:00Z" w16du:dateUtc="2025-10-28T05:25:00Z">
        <w:r w:rsidR="007B4692" w:rsidRPr="007B4692">
          <w:rPr>
            <w:lang w:val="en-GB"/>
          </w:rPr>
          <w:t>This functional divergence likely reflects reduced benthic complexity and forage availability; shipwrecks may support predator biomass but not fully function as ecological analogues of natural reefs.</w:t>
        </w:r>
        <w:r w:rsidR="007B4692">
          <w:rPr>
            <w:lang w:val="en-GB"/>
          </w:rPr>
          <w:t xml:space="preserve"> </w:t>
        </w:r>
      </w:ins>
      <w:del w:id="28" w:author="Scarlett Taylor" w:date="2025-10-28T12:25:00Z" w16du:dateUtc="2025-10-28T05:25:00Z">
        <w:r w:rsidR="00EE0507" w:rsidRPr="00EE0507" w:rsidDel="007B4692">
          <w:rPr>
            <w:lang w:val="en-GB"/>
          </w:rPr>
          <w:delText xml:space="preserve">These results indicate functional divergence likely driven by reduced benthic complexity and limited forage availability. While shipwrecks may support fisheries species and predator biomass, they do not fully function as </w:delText>
        </w:r>
        <w:r w:rsidR="00EE0507" w:rsidRPr="00EE0507" w:rsidDel="007B4692">
          <w:rPr>
            <w:lang w:val="en-GB"/>
          </w:rPr>
          <w:lastRenderedPageBreak/>
          <w:delText xml:space="preserve">ecological analogues of natural reefs. </w:delText>
        </w:r>
      </w:del>
      <w:r w:rsidR="00EE0507" w:rsidRPr="00EE0507">
        <w:rPr>
          <w:lang w:val="en-GB"/>
        </w:rPr>
        <w:t xml:space="preserve">Findings highlight the importance of aligning artificial reef design with </w:t>
      </w:r>
      <w:del w:id="29" w:author="Scarlett Taylor" w:date="2025-10-28T12:25:00Z" w16du:dateUtc="2025-10-28T05:25:00Z">
        <w:r w:rsidR="00EE0507" w:rsidRPr="00EE0507" w:rsidDel="007B4692">
          <w:rPr>
            <w:lang w:val="en-GB"/>
          </w:rPr>
          <w:delText xml:space="preserve">defined </w:delText>
        </w:r>
      </w:del>
      <w:r w:rsidR="00EE0507" w:rsidRPr="00EE0507">
        <w:rPr>
          <w:lang w:val="en-GB"/>
        </w:rPr>
        <w:t>ecological objectives and considering structural context in management strategies across tropical reef systems worldwide.</w:t>
      </w:r>
    </w:p>
    <w:p w14:paraId="21A8AA02" w14:textId="4AFC2B7A"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del w:id="30" w:author="Scarlett Taylor" w:date="2025-10-18T16:45:00Z" w16du:dateUtc="2025-10-18T09:45:00Z">
        <w:r w:rsidRPr="00C715CC" w:rsidDel="003D6418">
          <w:rPr>
            <w:lang w:val="en-GB"/>
          </w:rPr>
          <w:delText xml:space="preserve"> inference, marine conservation.</w:delText>
        </w:r>
      </w:del>
      <w:ins w:id="31" w:author="Scarlett Taylor" w:date="2025-10-18T16:45:00Z" w16du:dateUtc="2025-10-18T09:45:00Z">
        <w:r w:rsidR="003D6418">
          <w:rPr>
            <w:lang w:val="en-GB"/>
          </w:rPr>
          <w:t>, coral reefs</w:t>
        </w:r>
      </w:ins>
      <w:r w:rsidRPr="00C715CC">
        <w:rPr>
          <w:lang w:val="en-GB"/>
        </w:rPr>
        <w:t xml:space="preserve"> </w:t>
      </w:r>
      <w:bookmarkStart w:id="32" w:name="_tc0du5trno0" w:colFirst="0" w:colLast="0"/>
      <w:bookmarkStart w:id="33" w:name="_d4d6ntvps1wk" w:colFirst="0" w:colLast="0"/>
      <w:bookmarkEnd w:id="32"/>
      <w:bookmarkEnd w:id="33"/>
      <w:r w:rsidR="00AE7146">
        <w:br w:type="page"/>
      </w:r>
    </w:p>
    <w:p w14:paraId="3EE917E6" w14:textId="3054009F" w:rsidR="00C57308" w:rsidRPr="00C715CC" w:rsidRDefault="00000000" w:rsidP="00132A98">
      <w:pPr>
        <w:pStyle w:val="Heading1"/>
      </w:pPr>
      <w:r w:rsidRPr="00C715CC">
        <w:lastRenderedPageBreak/>
        <w:t>1. INTRODUCTION</w:t>
      </w:r>
    </w:p>
    <w:p w14:paraId="5D09C0A6" w14:textId="40452DB0" w:rsidR="00F63F11" w:rsidRDefault="007B4692" w:rsidP="00C715CC">
      <w:pPr>
        <w:spacing w:before="240" w:after="240" w:line="480" w:lineRule="auto"/>
        <w:rPr>
          <w:lang w:val="en-GB"/>
        </w:rPr>
      </w:pPr>
      <w:bookmarkStart w:id="34" w:name="_5g48a2m0kxmd" w:colFirst="0" w:colLast="0"/>
      <w:bookmarkEnd w:id="34"/>
      <w:ins w:id="35" w:author="Scarlett Taylor" w:date="2025-10-28T12:29:00Z" w16du:dateUtc="2025-10-28T05:29:00Z">
        <w:r w:rsidRPr="007B4692">
          <w:rPr>
            <w:lang w:val="en-GB"/>
          </w:rPr>
          <w:t>Artificial reef performance is typically evaluated by comparison with nearby fringing coral reef systems, although such comparisons may overlook structural influences on ecological outcomes.</w:t>
        </w:r>
        <w:r>
          <w:rPr>
            <w:lang w:val="en-GB"/>
          </w:rPr>
          <w:t xml:space="preserve"> </w:t>
        </w:r>
      </w:ins>
      <w:del w:id="36" w:author="Scarlett Taylor" w:date="2025-10-28T12:29:00Z" w16du:dateUtc="2025-10-28T05:29:00Z">
        <w:r w:rsidR="00B10A4B" w:rsidRPr="00B10A4B" w:rsidDel="007B4692">
          <w:rPr>
            <w:lang w:val="en-GB"/>
          </w:rPr>
          <w:delText xml:space="preserve">Artificial reef performance is </w:delText>
        </w:r>
        <w:r w:rsidR="00B10A4B" w:rsidDel="007B4692">
          <w:rPr>
            <w:lang w:val="en-GB"/>
          </w:rPr>
          <w:delText>typically</w:delText>
        </w:r>
        <w:r w:rsidR="00B10A4B" w:rsidRPr="00B10A4B" w:rsidDel="007B4692">
          <w:rPr>
            <w:lang w:val="en-GB"/>
          </w:rPr>
          <w:delText xml:space="preserve"> evaluated by comparison with nearby fringing reef systems, yet these assessments may overlook how structural features influence ecological outcomes. </w:delText>
        </w:r>
      </w:del>
      <w:r w:rsidR="00B10A4B" w:rsidRPr="00B10A4B">
        <w:rPr>
          <w:lang w:val="en-GB"/>
        </w:rPr>
        <w:t xml:space="preserve">Fringing </w:t>
      </w:r>
      <w:ins w:id="37" w:author="Scarlett Taylor" w:date="2025-10-28T12:30:00Z" w16du:dateUtc="2025-10-28T05:30:00Z">
        <w:r>
          <w:rPr>
            <w:lang w:val="en-GB"/>
          </w:rPr>
          <w:t xml:space="preserve">coral </w:t>
        </w:r>
      </w:ins>
      <w:r w:rsidR="00B10A4B" w:rsidRPr="00B10A4B">
        <w:rPr>
          <w:lang w:val="en-GB"/>
        </w:rPr>
        <w:t xml:space="preserve">reefs, which dominate nearshore tropical coastlines, are generally low in vertical relief and </w:t>
      </w:r>
      <w:r w:rsidR="00B10A4B">
        <w:rPr>
          <w:lang w:val="en-GB"/>
        </w:rPr>
        <w:t xml:space="preserve">often </w:t>
      </w:r>
      <w:r w:rsidR="00B10A4B" w:rsidRPr="00B10A4B">
        <w:rPr>
          <w:lang w:val="en-GB"/>
        </w:rPr>
        <w:t xml:space="preserve">embedded in sediment-rich, human-impacted environments (Bell &amp; </w:t>
      </w:r>
      <w:proofErr w:type="spellStart"/>
      <w:r w:rsidR="00B10A4B" w:rsidRPr="00B10A4B">
        <w:rPr>
          <w:lang w:val="en-GB"/>
        </w:rPr>
        <w:t>Galzin</w:t>
      </w:r>
      <w:proofErr w:type="spellEnd"/>
      <w:r w:rsidR="00B10A4B" w:rsidRPr="00B10A4B">
        <w:rPr>
          <w:lang w:val="en-GB"/>
        </w:rPr>
        <w:t xml:space="preserve"> 1984, </w:t>
      </w:r>
      <w:proofErr w:type="spellStart"/>
      <w:r w:rsidR="00B10A4B" w:rsidRPr="00B10A4B">
        <w:rPr>
          <w:lang w:val="en-GB"/>
        </w:rPr>
        <w:t>Letessier</w:t>
      </w:r>
      <w:proofErr w:type="spellEnd"/>
      <w:r w:rsidR="00B10A4B" w:rsidRPr="00B10A4B">
        <w:rPr>
          <w:lang w:val="en-GB"/>
        </w:rPr>
        <w:t xml:space="preserve"> et al. 2019). In contrast, many artificial reefs</w:t>
      </w:r>
      <w:r w:rsidR="00B10A4B">
        <w:rPr>
          <w:lang w:val="en-GB"/>
        </w:rPr>
        <w:t xml:space="preserve">, </w:t>
      </w:r>
      <w:r w:rsidR="00B10A4B" w:rsidRPr="00B10A4B">
        <w:rPr>
          <w:lang w:val="en-GB"/>
        </w:rPr>
        <w:t>particularly shipwrecks</w:t>
      </w:r>
      <w:r w:rsidR="00B10A4B">
        <w:rPr>
          <w:lang w:val="en-GB"/>
        </w:rPr>
        <w:t xml:space="preserve">, </w:t>
      </w:r>
      <w:r w:rsidR="00B10A4B" w:rsidRPr="00B10A4B">
        <w:rPr>
          <w:lang w:val="en-GB"/>
        </w:rPr>
        <w:t xml:space="preserve">share greater physical similarity with </w:t>
      </w:r>
      <w:del w:id="38" w:author="Scarlett Taylor" w:date="2025-10-28T12:30:00Z" w16du:dateUtc="2025-10-28T05:30:00Z">
        <w:r w:rsidR="00B10A4B" w:rsidRPr="00B10A4B" w:rsidDel="007B4692">
          <w:rPr>
            <w:lang w:val="en-GB"/>
          </w:rPr>
          <w:delText xml:space="preserve">offshore pelagic </w:delText>
        </w:r>
      </w:del>
      <w:r w:rsidR="00B10A4B" w:rsidRPr="00B10A4B">
        <w:rPr>
          <w:lang w:val="en-GB"/>
        </w:rPr>
        <w:t>pinnacles</w:t>
      </w:r>
      <w:ins w:id="39" w:author="Scarlett Taylor" w:date="2025-10-28T12:30:00Z" w16du:dateUtc="2025-10-28T05:30:00Z">
        <w:r>
          <w:rPr>
            <w:lang w:val="en-GB"/>
          </w:rPr>
          <w:t xml:space="preserve"> </w:t>
        </w:r>
      </w:ins>
      <w:ins w:id="40" w:author="Scarlett Taylor" w:date="2025-10-28T12:31:00Z" w16du:dateUtc="2025-10-28T05:31:00Z">
        <w:r>
          <w:rPr>
            <w:lang w:val="en-GB"/>
          </w:rPr>
          <w:t>(steep</w:t>
        </w:r>
      </w:ins>
      <w:ins w:id="41" w:author="Scarlett Taylor" w:date="2025-10-28T12:47:00Z" w16du:dateUtc="2025-10-28T05:47:00Z">
        <w:r w:rsidR="00A47632">
          <w:rPr>
            <w:lang w:val="en-GB"/>
          </w:rPr>
          <w:t>-</w:t>
        </w:r>
      </w:ins>
      <w:ins w:id="42" w:author="Scarlett Taylor" w:date="2025-10-28T12:31:00Z" w16du:dateUtc="2025-10-28T05:31:00Z">
        <w:r>
          <w:rPr>
            <w:lang w:val="en-GB"/>
          </w:rPr>
          <w:t>sided bathymetric features similar to seamounts)</w:t>
        </w:r>
      </w:ins>
      <w:r w:rsidR="00B10A4B" w:rsidRPr="00B10A4B">
        <w:rPr>
          <w:lang w:val="en-GB"/>
        </w:rPr>
        <w:t xml:space="preserve">, including </w:t>
      </w:r>
      <w:del w:id="43" w:author="Scarlett Taylor" w:date="2025-10-28T12:32:00Z" w16du:dateUtc="2025-10-28T05:32:00Z">
        <w:r w:rsidR="00B10A4B" w:rsidRPr="006217D1" w:rsidDel="007B4692">
          <w:rPr>
            <w:lang w:val="en-GB"/>
          </w:rPr>
          <w:delText xml:space="preserve">steep </w:delText>
        </w:r>
      </w:del>
      <w:ins w:id="44" w:author="Scarlett Taylor" w:date="2025-10-28T12:46:00Z" w16du:dateUtc="2025-10-28T05:46:00Z">
        <w:r w:rsidR="00A47632">
          <w:rPr>
            <w:lang w:val="en-GB"/>
          </w:rPr>
          <w:t>high vertical relief</w:t>
        </w:r>
      </w:ins>
      <w:del w:id="45" w:author="Scarlett Taylor" w:date="2025-10-28T12:46:00Z" w16du:dateUtc="2025-10-28T05:46:00Z">
        <w:r w:rsidR="00B10A4B" w:rsidRPr="00B10A4B" w:rsidDel="00A47632">
          <w:rPr>
            <w:lang w:val="en-GB"/>
          </w:rPr>
          <w:delText>vertical profiles</w:delText>
        </w:r>
      </w:del>
      <w:r w:rsidR="00B10A4B" w:rsidRPr="00B10A4B">
        <w:rPr>
          <w:lang w:val="en-GB"/>
        </w:rPr>
        <w:t>, current exposure, and spatial isolation (Letessier et al. 2019, Paxton et al. 202</w:t>
      </w:r>
      <w:ins w:id="46" w:author="Scarlett Taylor" w:date="2025-10-27T16:53:00Z" w16du:dateUtc="2025-10-27T09:53:00Z">
        <w:r w:rsidR="00C3203D">
          <w:rPr>
            <w:lang w:val="en-GB"/>
          </w:rPr>
          <w:t>3</w:t>
        </w:r>
      </w:ins>
      <w:del w:id="47" w:author="Scarlett Taylor" w:date="2025-10-27T16:53:00Z" w16du:dateUtc="2025-10-27T09:53:00Z">
        <w:r w:rsidR="00B10A4B" w:rsidRPr="00B10A4B" w:rsidDel="00C3203D">
          <w:rPr>
            <w:lang w:val="en-GB"/>
          </w:rPr>
          <w:delText>0b</w:delText>
        </w:r>
      </w:del>
      <w:r w:rsidR="00B10A4B" w:rsidRPr="00B10A4B">
        <w:rPr>
          <w:lang w:val="en-GB"/>
        </w:rPr>
        <w:t>, Galbraith et al. 2022). These</w:t>
      </w:r>
      <w:del w:id="48" w:author="Scarlett Taylor" w:date="2025-10-28T12:33:00Z" w16du:dateUtc="2025-10-28T05:33:00Z">
        <w:r w:rsidR="00B10A4B" w:rsidRPr="00B10A4B" w:rsidDel="007B4692">
          <w:rPr>
            <w:lang w:val="en-GB"/>
          </w:rPr>
          <w:delText xml:space="preserve"> </w:delText>
        </w:r>
        <w:r w:rsidR="00B10A4B" w:rsidDel="007B4692">
          <w:rPr>
            <w:lang w:val="en-GB"/>
          </w:rPr>
          <w:delText>structural</w:delText>
        </w:r>
      </w:del>
      <w:r w:rsidR="00B10A4B">
        <w:rPr>
          <w:lang w:val="en-GB"/>
        </w:rPr>
        <w:t xml:space="preserve"> </w:t>
      </w:r>
      <w:r w:rsidR="00B10A4B" w:rsidRPr="00B10A4B">
        <w:rPr>
          <w:lang w:val="en-GB"/>
        </w:rPr>
        <w:t xml:space="preserve">features influence foraging opportunities, predator access, and planktonic input, </w:t>
      </w:r>
      <w:del w:id="49" w:author="Scarlett Taylor" w:date="2025-10-28T12:33:00Z" w16du:dateUtc="2025-10-28T05:33:00Z">
        <w:r w:rsidR="00B10A4B" w:rsidRPr="00B10A4B" w:rsidDel="007B4692">
          <w:rPr>
            <w:lang w:val="en-GB"/>
          </w:rPr>
          <w:delText xml:space="preserve">potentially </w:delText>
        </w:r>
      </w:del>
      <w:r w:rsidR="00B10A4B" w:rsidRPr="00B10A4B">
        <w:rPr>
          <w:lang w:val="en-GB"/>
        </w:rPr>
        <w:t>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3BB0B24F" w14:textId="150B9962" w:rsidR="006217D1" w:rsidRDefault="001C6241" w:rsidP="00B31269">
      <w:pPr>
        <w:spacing w:after="240" w:line="480" w:lineRule="auto"/>
        <w:rPr>
          <w:ins w:id="50" w:author="Scarlett Taylor" w:date="2025-10-28T14:40:00Z" w16du:dateUtc="2025-10-28T07:40:00Z"/>
        </w:rPr>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w:t>
      </w:r>
      <w:proofErr w:type="spellStart"/>
      <w:ins w:id="51" w:author="Scarlett Taylor" w:date="2025-10-29T19:10:00Z" w16du:dateUtc="2025-10-29T12:10:00Z">
        <w:r w:rsidR="00315EBA">
          <w:t>Pondella</w:t>
        </w:r>
        <w:proofErr w:type="spellEnd"/>
        <w:r w:rsidR="00315EBA">
          <w:t xml:space="preserve"> et al. 2022, </w:t>
        </w:r>
      </w:ins>
      <w:ins w:id="52" w:author="Scarlett Taylor" w:date="2025-10-28T11:56:00Z" w16du:dateUtc="2025-10-28T04:56:00Z">
        <w:r w:rsidR="00B62B9B">
          <w:t xml:space="preserve">Elrick-Barr et al. 2022, </w:t>
        </w:r>
      </w:ins>
      <w:r w:rsidRPr="001C6241">
        <w:t xml:space="preserve">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w:t>
      </w:r>
      <w:ins w:id="53" w:author="Scarlett Taylor" w:date="2025-10-28T12:35:00Z" w16du:dateUtc="2025-10-28T05:35:00Z">
        <w:r w:rsidR="00FA7DCB" w:rsidRPr="00FA7DCB">
          <w:t xml:space="preserve">Intentional shipwreck deployment in Thailand is managed under the national Artificial Reef Program </w:t>
        </w:r>
        <w:r w:rsidR="002B0EB4">
          <w:t xml:space="preserve">(since 1978) </w:t>
        </w:r>
      </w:ins>
      <w:ins w:id="54" w:author="Scarlett Taylor" w:date="2025-10-28T12:36:00Z" w16du:dateUtc="2025-10-28T05:36:00Z">
        <w:r w:rsidR="002B0EB4">
          <w:t xml:space="preserve">by the Thai </w:t>
        </w:r>
        <w:r w:rsidR="002B0EB4" w:rsidRPr="00FA7DCB">
          <w:t xml:space="preserve">Department of Marine and Coastal Resources </w:t>
        </w:r>
        <w:r w:rsidR="002B0EB4">
          <w:t xml:space="preserve">(DMCR) </w:t>
        </w:r>
      </w:ins>
      <w:ins w:id="55" w:author="Scarlett Taylor" w:date="2025-10-28T12:35:00Z" w16du:dateUtc="2025-10-28T05:35:00Z">
        <w:r w:rsidR="00FA7DCB" w:rsidRPr="00FA7DCB">
          <w:t xml:space="preserve">to </w:t>
        </w:r>
        <w:r w:rsidR="00FA7DCB" w:rsidRPr="00FA7DCB">
          <w:lastRenderedPageBreak/>
          <w:t>reduce diver pressure on natural reefs and enhance fisheries</w:t>
        </w:r>
      </w:ins>
      <w:ins w:id="56" w:author="Scarlett Taylor" w:date="2025-10-28T12:36:00Z" w16du:dateUtc="2025-10-28T05:36:00Z">
        <w:r w:rsidR="002B0EB4">
          <w:t xml:space="preserve">, reflecting the high social and economic value placed on artificial reefs by </w:t>
        </w:r>
        <w:proofErr w:type="spellStart"/>
        <w:r w:rsidR="002B0EB4">
          <w:t>recereational</w:t>
        </w:r>
        <w:proofErr w:type="spellEnd"/>
        <w:r w:rsidR="002B0EB4">
          <w:t xml:space="preserve"> </w:t>
        </w:r>
      </w:ins>
      <w:ins w:id="57" w:author="Scarlett Taylor" w:date="2025-10-28T12:37:00Z" w16du:dateUtc="2025-10-28T05:37:00Z">
        <w:r w:rsidR="002B0EB4">
          <w:t>users and fishers</w:t>
        </w:r>
      </w:ins>
      <w:ins w:id="58" w:author="Scarlett Taylor" w:date="2025-10-28T12:36:00Z" w16du:dateUtc="2025-10-28T05:36:00Z">
        <w:r w:rsidR="002B0EB4">
          <w:t xml:space="preserve"> </w:t>
        </w:r>
      </w:ins>
      <w:ins w:id="59" w:author="Scarlett Taylor" w:date="2025-10-28T12:35:00Z" w16du:dateUtc="2025-10-28T05:35:00Z">
        <w:r w:rsidR="00FA7DCB" w:rsidRPr="00FA7DCB">
          <w:t xml:space="preserve"> (</w:t>
        </w:r>
        <w:proofErr w:type="spellStart"/>
        <w:r w:rsidR="00FA7DCB" w:rsidRPr="00FA7DCB">
          <w:t>Yeemin</w:t>
        </w:r>
        <w:proofErr w:type="spellEnd"/>
        <w:r w:rsidR="00FA7DCB" w:rsidRPr="00FA7DCB">
          <w:t xml:space="preserve"> et al. 2006, Mattos &amp; </w:t>
        </w:r>
        <w:proofErr w:type="spellStart"/>
        <w:r w:rsidR="00FA7DCB" w:rsidRPr="00FA7DCB">
          <w:t>Yeemin</w:t>
        </w:r>
        <w:proofErr w:type="spellEnd"/>
        <w:r w:rsidR="00FA7DCB" w:rsidRPr="00FA7DCB">
          <w:t xml:space="preserve"> 2020, Harvey et al. 2021, </w:t>
        </w:r>
      </w:ins>
      <w:ins w:id="60" w:author="Scarlett Taylor" w:date="2025-10-28T12:37:00Z" w16du:dateUtc="2025-10-28T05:37:00Z">
        <w:r w:rsidR="002B0EB4" w:rsidRPr="00FA7DCB">
          <w:t>Elrick-Barr et al. 2022</w:t>
        </w:r>
        <w:r w:rsidR="002B0EB4">
          <w:t xml:space="preserve">, </w:t>
        </w:r>
      </w:ins>
      <w:ins w:id="61" w:author="Scarlett Taylor" w:date="2025-10-28T12:35:00Z" w16du:dateUtc="2025-10-28T05:35:00Z">
        <w:r w:rsidR="00FA7DCB" w:rsidRPr="00FA7DCB">
          <w:t xml:space="preserve">Baillie et al. 2024). </w:t>
        </w:r>
      </w:ins>
      <w:del w:id="62" w:author="Scarlett Taylor" w:date="2025-10-28T12:35:00Z" w16du:dateUtc="2025-10-28T05:35:00Z">
        <w:r w:rsidRPr="001C6241" w:rsidDel="00FA7DCB">
          <w:delText xml:space="preserve">In Thailand, shipwreck deployment has been widespread since the launch of the national Artificial Reef Program in 1978, aimed at reducing diver pressure on natural reefs and supporting fisheries enhancement (Yeemin et al. 2006, Mattos &amp; Yeemin 2020, Harvey et al. 2021, Baillie et al. 2024). </w:delText>
        </w:r>
      </w:del>
    </w:p>
    <w:p w14:paraId="29A5305C" w14:textId="027D67A2" w:rsidR="001C6241" w:rsidRPr="00AB0E46" w:rsidRDefault="001C6241" w:rsidP="00B31269">
      <w:pPr>
        <w:spacing w:after="240" w:line="480" w:lineRule="auto"/>
      </w:pPr>
      <w:r w:rsidRPr="001C6241">
        <w:t>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vertical relief, and a growing number of </w:t>
      </w:r>
      <w:ins w:id="63" w:author="Scarlett Taylor" w:date="2025-10-27T16:30:00Z" w16du:dateUtc="2025-10-27T09:30:00Z">
        <w:r w:rsidR="00B52402">
          <w:t xml:space="preserve">intentionally deployed </w:t>
        </w:r>
      </w:ins>
      <w:r w:rsidRPr="001C6241">
        <w:t xml:space="preserve">artificial structures such as shipwrecks (Mattos et al. 2023). Despite the prevalence of these artificial reefs, </w:t>
      </w:r>
      <w:del w:id="64" w:author="Scarlett Taylor" w:date="2025-10-28T12:39:00Z" w16du:dateUtc="2025-10-28T05:39:00Z">
        <w:r w:rsidRPr="001C6241" w:rsidDel="002B0EB4">
          <w:delText xml:space="preserve">relatively </w:delText>
        </w:r>
      </w:del>
      <w:r w:rsidRPr="001C6241">
        <w:t xml:space="preserve">few studies have assessed their ecological functioning, particularly their capacity to support </w:t>
      </w:r>
      <w:del w:id="65" w:author="Scarlett Taylor" w:date="2025-10-27T16:24:00Z" w16du:dateUtc="2025-10-27T09:24:00Z">
        <w:r w:rsidRPr="001C6241" w:rsidDel="00AB71D3">
          <w:delText xml:space="preserve">balanced trophic assemblages </w:delText>
        </w:r>
      </w:del>
      <w:ins w:id="66" w:author="Scarlett Taylor" w:date="2025-10-27T16:24:00Z" w16du:dateUtc="2025-10-27T09:24:00Z">
        <w:r w:rsidR="00AB71D3">
          <w:t>trophic structures comparable to those of natural reefs</w:t>
        </w:r>
      </w:ins>
      <w:ins w:id="67" w:author="Scarlett Taylor" w:date="2025-10-27T16:25:00Z" w16du:dateUtc="2025-10-27T09:25:00Z">
        <w:r w:rsidR="00AB71D3">
          <w:t xml:space="preserve"> </w:t>
        </w:r>
      </w:ins>
      <w:r w:rsidRPr="001C6241">
        <w:t>and replicate the ecological roles of natural reef systems (Fowler &amp; Booth 2012, Simon et al. 2013, Streich et al. 2017, Medeiros et al. 2022, Paxton et al. 2023, Schram et al. 2024).</w:t>
      </w:r>
    </w:p>
    <w:p w14:paraId="565831CA" w14:textId="0F378D81" w:rsidR="00C715CC" w:rsidRPr="00D06BB2" w:rsidRDefault="002B0EB4" w:rsidP="00D06BB2">
      <w:pPr>
        <w:spacing w:line="480" w:lineRule="auto"/>
      </w:pPr>
      <w:ins w:id="68" w:author="Scarlett Taylor" w:date="2025-10-28T12:41:00Z" w16du:dateUtc="2025-10-28T05:41:00Z">
        <w:r w:rsidRPr="002B0EB4">
          <w:rPr>
            <w:lang w:val="en-GB"/>
          </w:rPr>
          <w:t xml:space="preserve">Where evaluations exist, artificial reefs often support higher fish abundance and species richness than nearby natural reefs (Fowler &amp; Booth 2012, </w:t>
        </w:r>
        <w:proofErr w:type="spellStart"/>
        <w:r w:rsidRPr="002B0EB4">
          <w:rPr>
            <w:lang w:val="en-GB"/>
          </w:rPr>
          <w:t>Folpp</w:t>
        </w:r>
        <w:proofErr w:type="spellEnd"/>
        <w:r w:rsidRPr="002B0EB4">
          <w:rPr>
            <w:lang w:val="en-GB"/>
          </w:rPr>
          <w:t xml:space="preserve"> et al. 2013, Schulze et al. 2020); however, these metrics </w:t>
        </w:r>
        <w:r>
          <w:rPr>
            <w:lang w:val="en-GB"/>
          </w:rPr>
          <w:t xml:space="preserve">(total abundance, richness) </w:t>
        </w:r>
        <w:r w:rsidRPr="002B0EB4">
          <w:rPr>
            <w:lang w:val="en-GB"/>
          </w:rPr>
          <w:t>can obscure differences in community and trophic structure (Ross et al. 2016, Paxton et al. 2020a, Paxton et al. 2020b, Paxton et al. 2023).</w:t>
        </w:r>
        <w:r>
          <w:rPr>
            <w:lang w:val="en-GB"/>
          </w:rPr>
          <w:t xml:space="preserve"> </w:t>
        </w:r>
      </w:ins>
      <w:del w:id="69" w:author="Scarlett Taylor" w:date="2025-10-28T12:41:00Z" w16du:dateUtc="2025-10-28T05:41:00Z">
        <w:r w:rsidR="00C715CC" w:rsidRPr="00C715CC" w:rsidDel="002B0EB4">
          <w:rPr>
            <w:lang w:val="en-GB"/>
          </w:rPr>
          <w:delText xml:space="preserve">Where evaluations do exist, artificial reefs, particularly shipwrecks, often support high total fish abundance and species richness compared to nearby natural reefs (Fowler </w:delText>
        </w:r>
        <w:r w:rsidR="003C2044" w:rsidDel="002B0EB4">
          <w:rPr>
            <w:lang w:val="en-GB"/>
          </w:rPr>
          <w:delText>&amp;</w:delText>
        </w:r>
        <w:r w:rsidR="00C715CC" w:rsidRPr="00C715CC" w:rsidDel="002B0EB4">
          <w:rPr>
            <w:lang w:val="en-GB"/>
          </w:rPr>
          <w:delText xml:space="preserve"> Booth 2012</w:delText>
        </w:r>
        <w:r w:rsidR="003C2044" w:rsidDel="002B0EB4">
          <w:rPr>
            <w:lang w:val="en-GB"/>
          </w:rPr>
          <w:delText>,</w:delText>
        </w:r>
        <w:r w:rsidR="00C715CC" w:rsidRPr="00C715CC" w:rsidDel="002B0EB4">
          <w:rPr>
            <w:lang w:val="en-GB"/>
          </w:rPr>
          <w:delText xml:space="preserve"> Folpp </w:delText>
        </w:r>
        <w:r w:rsidR="003C2044" w:rsidDel="002B0EB4">
          <w:rPr>
            <w:lang w:val="en-GB"/>
          </w:rPr>
          <w:delText>et al.</w:delText>
        </w:r>
        <w:r w:rsidR="00C715CC" w:rsidRPr="00C715CC" w:rsidDel="002B0EB4">
          <w:rPr>
            <w:lang w:val="en-GB"/>
          </w:rPr>
          <w:delText xml:space="preserve"> 2013</w:delText>
        </w:r>
        <w:r w:rsidR="003C2044" w:rsidDel="002B0EB4">
          <w:rPr>
            <w:lang w:val="en-GB"/>
          </w:rPr>
          <w:delText>,</w:delText>
        </w:r>
        <w:r w:rsidR="00C715CC" w:rsidRPr="00C715CC" w:rsidDel="002B0EB4">
          <w:rPr>
            <w:lang w:val="en-GB"/>
          </w:rPr>
          <w:delText xml:space="preserve"> Schulze </w:delText>
        </w:r>
        <w:r w:rsidR="003C2044" w:rsidDel="002B0EB4">
          <w:rPr>
            <w:lang w:val="en-GB"/>
          </w:rPr>
          <w:delText>et al.</w:delText>
        </w:r>
        <w:r w:rsidR="00C715CC" w:rsidRPr="00C715CC" w:rsidDel="002B0EB4">
          <w:rPr>
            <w:lang w:val="en-GB"/>
          </w:rPr>
          <w:delText xml:space="preserve"> 2020). However, these metrics can obscure differences in community </w:delText>
        </w:r>
        <w:r w:rsidR="00C715CC" w:rsidRPr="00C715CC" w:rsidDel="002B0EB4">
          <w:rPr>
            <w:lang w:val="en-GB"/>
          </w:rPr>
          <w:lastRenderedPageBreak/>
          <w:delText>composition and ecological function (</w:delText>
        </w:r>
        <w:r w:rsidR="003C2044" w:rsidDel="002B0EB4">
          <w:rPr>
            <w:lang w:val="en-GB"/>
          </w:rPr>
          <w:delText>Ross et al. 20</w:delText>
        </w:r>
        <w:r w:rsidR="0003772F" w:rsidDel="002B0EB4">
          <w:rPr>
            <w:lang w:val="en-GB"/>
          </w:rPr>
          <w:delText>1</w:delText>
        </w:r>
        <w:r w:rsidR="003C2044" w:rsidDel="002B0EB4">
          <w:rPr>
            <w:lang w:val="en-GB"/>
          </w:rPr>
          <w:delText>6,</w:delText>
        </w:r>
        <w:r w:rsidR="003C2044" w:rsidRPr="00D06BB2" w:rsidDel="002B0EB4">
          <w:delText xml:space="preserve"> </w:delText>
        </w:r>
        <w:r w:rsidR="00C715CC" w:rsidRPr="00C715CC" w:rsidDel="002B0EB4">
          <w:rPr>
            <w:lang w:val="en-GB"/>
          </w:rPr>
          <w:delText xml:space="preserve">Paxton </w:delText>
        </w:r>
        <w:r w:rsidR="003C2044" w:rsidDel="002B0EB4">
          <w:rPr>
            <w:lang w:val="en-GB"/>
          </w:rPr>
          <w:delText>et al.</w:delText>
        </w:r>
        <w:r w:rsidR="00C715CC" w:rsidRPr="00C715CC" w:rsidDel="002B0EB4">
          <w:rPr>
            <w:lang w:val="en-GB"/>
          </w:rPr>
          <w:delText xml:space="preserve"> 2020a,</w:delText>
        </w:r>
        <w:r w:rsidR="00F63F11" w:rsidRPr="00F63F11" w:rsidDel="002B0EB4">
          <w:rPr>
            <w:lang w:val="en-GB"/>
          </w:rPr>
          <w:delText xml:space="preserve"> </w:delText>
        </w:r>
        <w:r w:rsidR="00F63F11" w:rsidRPr="00C715CC" w:rsidDel="002B0EB4">
          <w:rPr>
            <w:lang w:val="en-GB"/>
          </w:rPr>
          <w:delText xml:space="preserve">Paxton </w:delText>
        </w:r>
        <w:r w:rsidR="00F63F11" w:rsidDel="002B0EB4">
          <w:rPr>
            <w:lang w:val="en-GB"/>
          </w:rPr>
          <w:delText>et al.</w:delText>
        </w:r>
        <w:r w:rsidR="00F63F11" w:rsidRPr="00C715CC" w:rsidDel="002B0EB4">
          <w:rPr>
            <w:lang w:val="en-GB"/>
          </w:rPr>
          <w:delText xml:space="preserve"> 2020</w:delText>
        </w:r>
        <w:r w:rsidR="00C715CC" w:rsidRPr="00C715CC" w:rsidDel="002B0EB4">
          <w:rPr>
            <w:lang w:val="en-GB"/>
          </w:rPr>
          <w:delText>b</w:delText>
        </w:r>
        <w:r w:rsidR="00D06BB2" w:rsidDel="002B0EB4">
          <w:rPr>
            <w:lang w:val="en-GB"/>
          </w:rPr>
          <w:delText xml:space="preserve">, </w:delText>
        </w:r>
        <w:r w:rsidR="00D84338" w:rsidRPr="00C715CC" w:rsidDel="002B0EB4">
          <w:rPr>
            <w:lang w:val="en-GB"/>
          </w:rPr>
          <w:delText xml:space="preserve">Paxton </w:delText>
        </w:r>
        <w:r w:rsidR="00D84338" w:rsidDel="002B0EB4">
          <w:rPr>
            <w:lang w:val="en-GB"/>
          </w:rPr>
          <w:delText>et al.</w:delText>
        </w:r>
        <w:r w:rsidR="00D84338" w:rsidRPr="00C715CC" w:rsidDel="002B0EB4">
          <w:rPr>
            <w:lang w:val="en-GB"/>
          </w:rPr>
          <w:delText xml:space="preserve"> </w:delText>
        </w:r>
        <w:r w:rsidR="00D06BB2" w:rsidDel="002B0EB4">
          <w:rPr>
            <w:lang w:val="en-GB"/>
          </w:rPr>
          <w:delText>2023</w:delText>
        </w:r>
        <w:r w:rsidR="00C715CC" w:rsidRPr="00C715CC" w:rsidDel="002B0EB4">
          <w:rPr>
            <w:lang w:val="en-GB"/>
          </w:rPr>
          <w:delText xml:space="preserve">). </w:delText>
        </w:r>
      </w:del>
      <w:r w:rsidR="00F63F11" w:rsidRPr="00C715CC">
        <w:rPr>
          <w:lang w:val="en-GB"/>
        </w:rPr>
        <w:t>Predator</w:t>
      </w:r>
      <w:r w:rsidR="00C715CC" w:rsidRPr="00C715CC">
        <w:rPr>
          <w:lang w:val="en-GB"/>
        </w:rPr>
        <w:t xml:space="preserve"> biomass is frequently elevated, while lower trophic guilds </w:t>
      </w:r>
      <w:del w:id="70" w:author="Scarlett Taylor" w:date="2025-10-28T12:42:00Z" w16du:dateUtc="2025-10-28T05:42:00Z">
        <w:r w:rsidR="00C715CC" w:rsidRPr="00C715CC" w:rsidDel="002B0EB4">
          <w:rPr>
            <w:lang w:val="en-GB"/>
          </w:rPr>
          <w:delText>such as</w:delText>
        </w:r>
      </w:del>
      <w:ins w:id="71" w:author="Scarlett Taylor" w:date="2025-10-28T12:42:00Z" w16du:dateUtc="2025-10-28T05:42:00Z">
        <w:r>
          <w:rPr>
            <w:lang w:val="en-GB"/>
          </w:rPr>
          <w:t>(</w:t>
        </w:r>
      </w:ins>
      <w:del w:id="72" w:author="Scarlett Taylor" w:date="2025-10-28T12:42:00Z" w16du:dateUtc="2025-10-28T05:42:00Z">
        <w:r w:rsidR="00C715CC" w:rsidRPr="00C715CC" w:rsidDel="002B0EB4">
          <w:rPr>
            <w:lang w:val="en-GB"/>
          </w:rPr>
          <w:delText xml:space="preserve"> </w:delText>
        </w:r>
      </w:del>
      <w:r w:rsidR="00C715CC" w:rsidRPr="00C715CC">
        <w:rPr>
          <w:lang w:val="en-GB"/>
        </w:rPr>
        <w:t>grazer</w:t>
      </w:r>
      <w:ins w:id="73" w:author="Scarlett Taylor" w:date="2025-10-29T17:00:00Z" w16du:dateUtc="2025-10-29T10:00:00Z">
        <w:r w:rsidR="00F1060D">
          <w:rPr>
            <w:lang w:val="en-GB"/>
          </w:rPr>
          <w:t>s,</w:t>
        </w:r>
      </w:ins>
      <w:del w:id="74" w:author="Scarlett Taylor" w:date="2025-10-29T17:00:00Z" w16du:dateUtc="2025-10-29T10:00:00Z">
        <w:r w:rsidR="00C715CC" w:rsidRPr="00C715CC" w:rsidDel="00F1060D">
          <w:rPr>
            <w:lang w:val="en-GB"/>
          </w:rPr>
          <w:delText>s and</w:delText>
        </w:r>
      </w:del>
      <w:r w:rsidR="00C715CC" w:rsidRPr="00C715CC">
        <w:rPr>
          <w:lang w:val="en-GB"/>
        </w:rPr>
        <w:t xml:space="preserve"> invertivores</w:t>
      </w:r>
      <w:ins w:id="75" w:author="Scarlett Taylor" w:date="2025-10-28T12:42:00Z" w16du:dateUtc="2025-10-28T05:42:00Z">
        <w:r>
          <w:rPr>
            <w:lang w:val="en-GB"/>
          </w:rPr>
          <w:t>)</w:t>
        </w:r>
      </w:ins>
      <w:r w:rsidR="00C715CC" w:rsidRPr="00C715CC">
        <w:rPr>
          <w:lang w:val="en-GB"/>
        </w:rPr>
        <w:t xml:space="preserve"> tend to be underrepresented on artificial reefs (Fowler </w:t>
      </w:r>
      <w:r w:rsidR="003C2044">
        <w:rPr>
          <w:lang w:val="en-GB"/>
        </w:rPr>
        <w:t xml:space="preserve">&amp; </w:t>
      </w:r>
      <w:r w:rsidR="00C715CC" w:rsidRPr="00C715CC">
        <w:rPr>
          <w:lang w:val="en-GB"/>
        </w:rPr>
        <w:t>Booth 2012</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 </w:t>
      </w:r>
      <w:r w:rsidR="00F63F11" w:rsidRPr="00F63F11">
        <w:rPr>
          <w:lang w:val="en-GB"/>
        </w:rPr>
        <w:t xml:space="preserve">This imbalance may limit processes such as algal control, nutrient cycling, and trophic transfer, </w:t>
      </w:r>
      <w:del w:id="76" w:author="Scarlett Taylor" w:date="2025-10-28T12:42:00Z" w16du:dateUtc="2025-10-28T05:42:00Z">
        <w:r w:rsidR="00F63F11" w:rsidRPr="00F63F11" w:rsidDel="002B0EB4">
          <w:rPr>
            <w:lang w:val="en-GB"/>
          </w:rPr>
          <w:delText>indicating that high fish abundance alone does not equate to ecological equivalence with natural reefs.</w:delText>
        </w:r>
      </w:del>
      <w:ins w:id="77" w:author="Scarlett Taylor" w:date="2025-10-28T12:42:00Z" w16du:dateUtc="2025-10-28T05:42:00Z">
        <w:r>
          <w:rPr>
            <w:lang w:val="en-GB"/>
          </w:rPr>
          <w:t xml:space="preserve">showing that high abundance alone does not imply ecological equivalence. </w:t>
        </w:r>
      </w:ins>
      <w:r w:rsidR="00F63F11" w:rsidRPr="00F63F11" w:rsidDel="00F63F11">
        <w:rPr>
          <w:lang w:val="en-GB"/>
        </w:rPr>
        <w:t xml:space="preserve"> </w:t>
      </w:r>
    </w:p>
    <w:p w14:paraId="5AE0FDBC" w14:textId="074C35E5" w:rsidR="007D0CB1" w:rsidRDefault="000049FD" w:rsidP="00C715CC">
      <w:pPr>
        <w:spacing w:before="240" w:after="240" w:line="480" w:lineRule="auto"/>
        <w:rPr>
          <w:ins w:id="78" w:author="Scarlett Taylor" w:date="2025-10-27T16:50:00Z" w16du:dateUtc="2025-10-27T09:50:00Z"/>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w:t>
      </w:r>
      <w:del w:id="79" w:author="Scarlett Taylor" w:date="2025-10-28T12:44:00Z" w16du:dateUtc="2025-10-28T05:44:00Z">
        <w:r w:rsidRPr="000049FD" w:rsidDel="00A47632">
          <w:rPr>
            <w:lang w:val="en-GB"/>
          </w:rPr>
          <w:delText>Shipwrecks tend to be high-relief and spatially isolated,</w:delText>
        </w:r>
      </w:del>
      <w:ins w:id="80" w:author="Scarlett Taylor" w:date="2025-10-28T12:44:00Z" w16du:dateUtc="2025-10-28T05:44:00Z">
        <w:r w:rsidR="00A47632">
          <w:rPr>
            <w:lang w:val="en-GB"/>
          </w:rPr>
          <w:t>High relief, isolated shipwrecks</w:t>
        </w:r>
      </w:ins>
      <w:r w:rsidRPr="000049FD">
        <w:rPr>
          <w:lang w:val="en-GB"/>
        </w:rPr>
        <w:t xml:space="preserve"> favour</w:t>
      </w:r>
      <w:del w:id="81" w:author="Scarlett Taylor" w:date="2025-10-28T12:44:00Z" w16du:dateUtc="2025-10-28T05:44:00Z">
        <w:r w:rsidRPr="000049FD" w:rsidDel="00A47632">
          <w:rPr>
            <w:lang w:val="en-GB"/>
          </w:rPr>
          <w:delText>ing</w:delText>
        </w:r>
      </w:del>
      <w:r w:rsidRPr="000049FD">
        <w:rPr>
          <w:lang w:val="en-GB"/>
        </w:rPr>
        <w:t xml:space="preserve">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w:t>
      </w:r>
      <w:del w:id="82" w:author="Scarlett Taylor" w:date="2025-10-28T12:45:00Z" w16du:dateUtc="2025-10-28T05:45:00Z">
        <w:r w:rsidRPr="000049FD" w:rsidDel="00A47632">
          <w:rPr>
            <w:lang w:val="en-GB"/>
          </w:rPr>
          <w:delText xml:space="preserve">Paxton et al. 2023, </w:delText>
        </w:r>
      </w:del>
      <w:r w:rsidRPr="000049FD">
        <w:rPr>
          <w:lang w:val="en-GB"/>
        </w:rPr>
        <w:t xml:space="preserve">Sibley et al. 2023). Distinguishing </w:t>
      </w:r>
      <w:del w:id="83" w:author="Scarlett Taylor" w:date="2025-10-28T12:44:00Z" w16du:dateUtc="2025-10-28T05:44:00Z">
        <w:r w:rsidRPr="000049FD" w:rsidDel="00A47632">
          <w:rPr>
            <w:lang w:val="en-GB"/>
          </w:rPr>
          <w:delText xml:space="preserve">superficial </w:delText>
        </w:r>
      </w:del>
      <w:r w:rsidRPr="000049FD">
        <w:rPr>
          <w:lang w:val="en-GB"/>
        </w:rPr>
        <w:t xml:space="preserve">species-level similarity from broader ecological performance is </w:t>
      </w:r>
      <w:del w:id="84" w:author="Scarlett Taylor" w:date="2025-10-28T12:44:00Z" w16du:dateUtc="2025-10-28T05:44:00Z">
        <w:r w:rsidRPr="000049FD" w:rsidDel="00A47632">
          <w:rPr>
            <w:lang w:val="en-GB"/>
          </w:rPr>
          <w:delText xml:space="preserve">therefore </w:delText>
        </w:r>
      </w:del>
      <w:r w:rsidRPr="000049FD">
        <w:rPr>
          <w:lang w:val="en-GB"/>
        </w:rPr>
        <w:t>essential when evaluating artificial reef outcomes (Simon et al. 2013, Medeiros et al. 2022, Schram et al. 2024).</w:t>
      </w:r>
      <w:r w:rsidRPr="000049FD" w:rsidDel="000049FD">
        <w:rPr>
          <w:lang w:val="en-GB"/>
        </w:rPr>
        <w:t xml:space="preserve"> </w:t>
      </w:r>
    </w:p>
    <w:p w14:paraId="59B356A0" w14:textId="28D60A9D" w:rsidR="00C715CC" w:rsidRPr="00C715CC" w:rsidRDefault="000049FD" w:rsidP="00C715CC">
      <w:pPr>
        <w:spacing w:before="240" w:after="240" w:line="480" w:lineRule="auto"/>
        <w:rPr>
          <w:lang w:val="en-GB"/>
        </w:rPr>
      </w:pP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Isolated pelagic pinnacles</w:t>
      </w:r>
      <w:ins w:id="85" w:author="Scarlett Taylor" w:date="2025-10-28T12:31:00Z" w16du:dateUtc="2025-10-28T05:31:00Z">
        <w:r w:rsidR="007B4692">
          <w:rPr>
            <w:lang w:val="en-GB"/>
          </w:rPr>
          <w:t xml:space="preserve">, </w:t>
        </w:r>
      </w:ins>
      <w:del w:id="86" w:author="Scarlett Taylor" w:date="2025-10-28T12:31:00Z" w16du:dateUtc="2025-10-28T05:31:00Z">
        <w:r w:rsidR="00C715CC" w:rsidRPr="00C715CC" w:rsidDel="007B4692">
          <w:rPr>
            <w:lang w:val="en-GB"/>
          </w:rPr>
          <w:delText xml:space="preserve">, </w:delText>
        </w:r>
      </w:del>
      <w:r w:rsidR="00C715CC" w:rsidRPr="00C715CC">
        <w:rPr>
          <w:lang w:val="en-GB"/>
        </w:rPr>
        <w:t>often exposed to strong hydrodynamic flow</w:t>
      </w:r>
      <w:ins w:id="87" w:author="Scarlett Taylor" w:date="2025-10-27T17:17:00Z" w16du:dateUtc="2025-10-27T10:17:00Z">
        <w:r w:rsidR="006D0BA9">
          <w:rPr>
            <w:lang w:val="en-GB"/>
          </w:rPr>
          <w:t xml:space="preserve"> (Leitner et al. </w:t>
        </w:r>
      </w:ins>
      <w:ins w:id="88" w:author="Scarlett Taylor" w:date="2025-10-27T17:18:00Z" w16du:dateUtc="2025-10-27T10:18:00Z">
        <w:r w:rsidR="006D0BA9">
          <w:rPr>
            <w:lang w:val="en-GB"/>
          </w:rPr>
          <w:t>2021)</w:t>
        </w:r>
      </w:ins>
      <w:r w:rsidR="00C715CC" w:rsidRPr="00C715CC">
        <w:rPr>
          <w:lang w:val="en-GB"/>
        </w:rPr>
        <w:t xml:space="preserve">,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w:t>
      </w:r>
      <w:del w:id="89" w:author="Scarlett Taylor" w:date="2025-10-27T16:49:00Z" w16du:dateUtc="2025-10-27T09:49:00Z">
        <w:r w:rsidR="00D84338" w:rsidRPr="00D84338" w:rsidDel="007D0CB1">
          <w:rPr>
            <w:lang w:val="en-GB"/>
          </w:rPr>
          <w:delText>a</w:delText>
        </w:r>
      </w:del>
      <w:del w:id="90" w:author="Scarlett Taylor" w:date="2025-10-27T16:48:00Z" w16du:dateUtc="2025-10-27T09:48:00Z">
        <w:r w:rsidR="00D84338" w:rsidRPr="00D84338" w:rsidDel="007D0CB1">
          <w:rPr>
            <w:lang w:val="en-GB"/>
          </w:rPr>
          <w:delText>,</w:delText>
        </w:r>
        <w:r w:rsidR="00F63F11" w:rsidRPr="00F63F11" w:rsidDel="007D0CB1">
          <w:rPr>
            <w:lang w:val="en-GB"/>
          </w:rPr>
          <w:delText xml:space="preserve"> </w:delText>
        </w:r>
        <w:r w:rsidR="00F63F11" w:rsidRPr="00D84338" w:rsidDel="007D0CB1">
          <w:rPr>
            <w:lang w:val="en-GB"/>
          </w:rPr>
          <w:delText>Galbraith et al. 2023</w:delText>
        </w:r>
      </w:del>
      <w:ins w:id="91" w:author="Scarlett Taylor" w:date="2025-10-27T16:48:00Z" w16du:dateUtc="2025-10-27T09:48:00Z">
        <w:r w:rsidR="007D0CB1">
          <w:rPr>
            <w:lang w:val="en-GB"/>
          </w:rPr>
          <w:t>,</w:t>
        </w:r>
      </w:ins>
      <w:del w:id="92" w:author="Scarlett Taylor" w:date="2025-10-27T16:48:00Z" w16du:dateUtc="2025-10-27T09:48:00Z">
        <w:r w:rsidR="00D84338" w:rsidRPr="00D84338" w:rsidDel="007D0CB1">
          <w:rPr>
            <w:lang w:val="en-GB"/>
          </w:rPr>
          <w:delText>b</w:delText>
        </w:r>
      </w:del>
      <w:del w:id="93" w:author="Scarlett Taylor" w:date="2025-10-28T12:48:00Z" w16du:dateUtc="2025-10-28T05:48:00Z">
        <w:r w:rsidR="00D84338" w:rsidRPr="00D84338" w:rsidDel="00A47632">
          <w:rPr>
            <w:lang w:val="en-GB"/>
          </w:rPr>
          <w:delText>,</w:delText>
        </w:r>
      </w:del>
      <w:r w:rsidR="00D84338" w:rsidRPr="00D84338">
        <w:rPr>
          <w:lang w:val="en-GB"/>
        </w:rPr>
        <w:t xml:space="preserve"> Mattos et al. 2023)</w:t>
      </w:r>
      <w:r w:rsidR="00C715CC" w:rsidRPr="00C715CC">
        <w:rPr>
          <w:lang w:val="en-GB"/>
        </w:rPr>
        <w:t xml:space="preserve">. These physical features enhance planktonic input and nutrient delivery, increasing productivity at lower trophic </w:t>
      </w:r>
      <w:r w:rsidR="00C715CC" w:rsidRPr="00C715CC">
        <w:rPr>
          <w:lang w:val="en-GB"/>
        </w:rPr>
        <w:lastRenderedPageBreak/>
        <w:t>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ins w:id="94" w:author="Scarlett Taylor" w:date="2025-10-27T17:18:00Z" w16du:dateUtc="2025-10-27T10:18:00Z">
        <w:r w:rsidR="006D0BA9">
          <w:rPr>
            <w:lang w:val="en-GB"/>
          </w:rPr>
          <w:t xml:space="preserve">Leitner et al. 2021, </w:t>
        </w:r>
      </w:ins>
      <w:r w:rsidR="00C715CC" w:rsidRPr="00C715CC">
        <w:rPr>
          <w:lang w:val="en-GB"/>
        </w:rPr>
        <w:t xml:space="preserve">Galbraith </w:t>
      </w:r>
      <w:r w:rsidR="003C2044">
        <w:rPr>
          <w:lang w:val="en-GB"/>
        </w:rPr>
        <w:t>et al.</w:t>
      </w:r>
      <w:r w:rsidR="00C715CC" w:rsidRPr="00C715CC">
        <w:rPr>
          <w:lang w:val="en-GB"/>
        </w:rPr>
        <w:t xml:space="preserve"> 202</w:t>
      </w:r>
      <w:ins w:id="95" w:author="Scarlett Taylor" w:date="2025-10-27T16:49:00Z" w16du:dateUtc="2025-10-27T09:49:00Z">
        <w:r w:rsidR="007D0CB1">
          <w:rPr>
            <w:lang w:val="en-GB"/>
          </w:rPr>
          <w:t>2, 2023</w:t>
        </w:r>
      </w:ins>
      <w:del w:id="96" w:author="Scarlett Taylor" w:date="2025-10-27T16:49:00Z" w16du:dateUtc="2025-10-27T09:49:00Z">
        <w:r w:rsidR="00C715CC" w:rsidRPr="00C715CC" w:rsidDel="007D0CB1">
          <w:rPr>
            <w:lang w:val="en-GB"/>
          </w:rPr>
          <w:delText>3</w:delText>
        </w:r>
      </w:del>
      <w:r w:rsidR="00C715CC" w:rsidRPr="00C715CC">
        <w:rPr>
          <w:lang w:val="en-GB"/>
        </w:rPr>
        <w:t>).</w:t>
      </w:r>
      <w:ins w:id="97" w:author="Scarlett Taylor" w:date="2025-10-28T12:48:00Z" w16du:dateUtc="2025-10-28T05:48:00Z">
        <w:r w:rsidR="00A47632" w:rsidRPr="00A47632">
          <w:t xml:space="preserve"> </w:t>
        </w:r>
        <w:r w:rsidR="00A47632" w:rsidRPr="00A47632">
          <w:rPr>
            <w:lang w:val="en-GB"/>
          </w:rPr>
          <w:t xml:space="preserve">High relief and structural complexity also provide refuge and foraging habitat </w:t>
        </w:r>
      </w:ins>
      <w:ins w:id="98" w:author="Scarlett Taylor" w:date="2025-10-28T12:49:00Z" w16du:dateUtc="2025-10-28T05:49:00Z">
        <w:r w:rsidR="00A47632">
          <w:rPr>
            <w:lang w:val="en-GB"/>
          </w:rPr>
          <w:t>across</w:t>
        </w:r>
      </w:ins>
      <w:ins w:id="99" w:author="Scarlett Taylor" w:date="2025-10-28T12:48:00Z" w16du:dateUtc="2025-10-28T05:48:00Z">
        <w:r w:rsidR="00A47632" w:rsidRPr="00A47632">
          <w:rPr>
            <w:lang w:val="en-GB"/>
          </w:rPr>
          <w:t xml:space="preserve"> trophic groups (</w:t>
        </w:r>
        <w:proofErr w:type="spellStart"/>
        <w:r w:rsidR="00A47632" w:rsidRPr="00A47632">
          <w:rPr>
            <w:lang w:val="en-GB"/>
          </w:rPr>
          <w:t>Letessier</w:t>
        </w:r>
        <w:proofErr w:type="spellEnd"/>
        <w:r w:rsidR="00A47632" w:rsidRPr="00A47632">
          <w:rPr>
            <w:lang w:val="en-GB"/>
          </w:rPr>
          <w:t xml:space="preserve"> et al. 2019, Galbraith et al. 2021, 2022, 2023</w:t>
        </w:r>
      </w:ins>
      <w:ins w:id="100" w:author="Scarlett Taylor" w:date="2025-10-29T17:00:00Z" w16du:dateUtc="2025-10-29T10:00:00Z">
        <w:r w:rsidR="00F0108B">
          <w:rPr>
            <w:lang w:val="en-GB"/>
          </w:rPr>
          <w:t xml:space="preserve">, </w:t>
        </w:r>
        <w:proofErr w:type="spellStart"/>
        <w:r w:rsidR="00F0108B">
          <w:rPr>
            <w:lang w:val="en-GB"/>
          </w:rPr>
          <w:t>Pondella</w:t>
        </w:r>
        <w:proofErr w:type="spellEnd"/>
        <w:r w:rsidR="00F0108B">
          <w:rPr>
            <w:lang w:val="en-GB"/>
          </w:rPr>
          <w:t xml:space="preserve"> et al. 2022</w:t>
        </w:r>
      </w:ins>
      <w:ins w:id="101" w:author="Scarlett Taylor" w:date="2025-10-28T12:48:00Z" w16du:dateUtc="2025-10-28T05:48:00Z">
        <w:r w:rsidR="00A47632" w:rsidRPr="00A47632">
          <w:rPr>
            <w:lang w:val="en-GB"/>
          </w:rPr>
          <w:t>).</w:t>
        </w:r>
      </w:ins>
      <w:del w:id="102" w:author="Scarlett Taylor" w:date="2025-10-28T12:48:00Z" w16du:dateUtc="2025-10-28T05:48:00Z">
        <w:r w:rsidR="00C715CC" w:rsidRPr="00C715CC" w:rsidDel="00A47632">
          <w:rPr>
            <w:lang w:val="en-GB"/>
          </w:rPr>
          <w:delText xml:space="preserve"> Pinnacles also exhibit substantial vertical relief and structural complexity, which provide refuge and foraging opportunities across multiple trophic guilds (Galbraith </w:delText>
        </w:r>
        <w:r w:rsidR="003C2044" w:rsidDel="00A47632">
          <w:rPr>
            <w:lang w:val="en-GB"/>
          </w:rPr>
          <w:delText>et al.</w:delText>
        </w:r>
        <w:r w:rsidR="00C715CC" w:rsidRPr="00C715CC" w:rsidDel="00A47632">
          <w:rPr>
            <w:lang w:val="en-GB"/>
          </w:rPr>
          <w:delText xml:space="preserve"> 2023</w:delText>
        </w:r>
      </w:del>
      <w:del w:id="103" w:author="Scarlett Taylor" w:date="2025-10-27T16:51:00Z" w16du:dateUtc="2025-10-27T09:51:00Z">
        <w:r w:rsidDel="007D0CB1">
          <w:rPr>
            <w:lang w:val="en-GB"/>
          </w:rPr>
          <w:delText>,</w:delText>
        </w:r>
        <w:r w:rsidR="00C715CC" w:rsidRPr="00C715CC" w:rsidDel="007D0CB1">
          <w:rPr>
            <w:lang w:val="en-GB"/>
          </w:rPr>
          <w:delText xml:space="preserve"> Letessier </w:delText>
        </w:r>
        <w:r w:rsidR="003C2044" w:rsidDel="007D0CB1">
          <w:rPr>
            <w:lang w:val="en-GB"/>
          </w:rPr>
          <w:delText>et al.</w:delText>
        </w:r>
        <w:r w:rsidR="00C715CC" w:rsidRPr="00C715CC" w:rsidDel="007D0CB1">
          <w:rPr>
            <w:lang w:val="en-GB"/>
          </w:rPr>
          <w:delText xml:space="preserve"> 2019</w:delText>
        </w:r>
      </w:del>
      <w:del w:id="104" w:author="Scarlett Taylor" w:date="2025-10-28T12:48:00Z" w16du:dateUtc="2025-10-28T05:48:00Z">
        <w:r w:rsidR="00C715CC" w:rsidRPr="00C715CC" w:rsidDel="00A47632">
          <w:rPr>
            <w:lang w:val="en-GB"/>
          </w:rPr>
          <w:delText>).</w:delText>
        </w:r>
      </w:del>
    </w:p>
    <w:p w14:paraId="500F1017" w14:textId="144384CA" w:rsidR="00C715CC" w:rsidRPr="00C715CC" w:rsidRDefault="004D3C4A" w:rsidP="00C715CC">
      <w:pPr>
        <w:spacing w:before="240" w:after="240" w:line="480" w:lineRule="auto"/>
        <w:rPr>
          <w:lang w:val="en-GB"/>
        </w:rPr>
      </w:pPr>
      <w:ins w:id="105" w:author="Scarlett Taylor" w:date="2025-10-28T12:56:00Z" w16du:dateUtc="2025-10-28T05:56:00Z">
        <w:r>
          <w:rPr>
            <w:lang w:val="en-GB"/>
          </w:rPr>
          <w:t xml:space="preserve">In </w:t>
        </w:r>
      </w:ins>
      <w:ins w:id="106" w:author="Scarlett Taylor" w:date="2025-10-28T14:41:00Z" w16du:dateUtc="2025-10-28T07:41:00Z">
        <w:r w:rsidR="006217D1">
          <w:rPr>
            <w:lang w:val="en-GB"/>
          </w:rPr>
          <w:t>c</w:t>
        </w:r>
      </w:ins>
      <w:ins w:id="107" w:author="Scarlett Taylor" w:date="2025-10-28T12:56:00Z" w16du:dateUtc="2025-10-28T05:56:00Z">
        <w:r>
          <w:rPr>
            <w:lang w:val="en-GB"/>
          </w:rPr>
          <w:t>ontrast, f</w:t>
        </w:r>
        <w:r w:rsidRPr="004D3C4A">
          <w:rPr>
            <w:lang w:val="en-GB"/>
          </w:rPr>
          <w:t xml:space="preserve">ringing reefs and other nearshore systems are </w:t>
        </w:r>
        <w:r>
          <w:rPr>
            <w:lang w:val="en-GB"/>
          </w:rPr>
          <w:t xml:space="preserve">more strongly </w:t>
        </w:r>
        <w:r w:rsidRPr="004D3C4A">
          <w:rPr>
            <w:lang w:val="en-GB"/>
          </w:rPr>
          <w:t xml:space="preserve">shaped by local benthic variation, hydrodynamic exposure, and human disturbance (Done 1983, Bell &amp; </w:t>
        </w:r>
        <w:proofErr w:type="spellStart"/>
        <w:r w:rsidRPr="004D3C4A">
          <w:rPr>
            <w:lang w:val="en-GB"/>
          </w:rPr>
          <w:t>Galzin</w:t>
        </w:r>
        <w:proofErr w:type="spellEnd"/>
        <w:r w:rsidRPr="004D3C4A">
          <w:rPr>
            <w:lang w:val="en-GB"/>
          </w:rPr>
          <w:t xml:space="preserve"> 1984).</w:t>
        </w:r>
        <w:r>
          <w:rPr>
            <w:lang w:val="en-GB"/>
          </w:rPr>
          <w:t xml:space="preserve"> </w:t>
        </w:r>
      </w:ins>
      <w:del w:id="108" w:author="Scarlett Taylor" w:date="2025-10-28T12:56:00Z" w16du:dateUtc="2025-10-28T05:56:00Z">
        <w:r w:rsidR="00C715CC" w:rsidRPr="00C715CC" w:rsidDel="004D3C4A">
          <w:rPr>
            <w:lang w:val="en-GB"/>
          </w:rPr>
          <w:delText xml:space="preserve">In contrast, fringing reefs and other emergent coastal systems are shaped more strongly by local variation in benthic composition, hydrodynamic exposure, and human disturbance (Bell </w:delText>
        </w:r>
        <w:r w:rsidR="003C2044" w:rsidDel="004D3C4A">
          <w:rPr>
            <w:lang w:val="en-GB"/>
          </w:rPr>
          <w:delText>&amp;</w:delText>
        </w:r>
        <w:r w:rsidR="00C715CC" w:rsidRPr="00C715CC" w:rsidDel="004D3C4A">
          <w:rPr>
            <w:lang w:val="en-GB"/>
          </w:rPr>
          <w:delText xml:space="preserve"> Galzin, 1984</w:delText>
        </w:r>
        <w:r w:rsidR="003C2044" w:rsidDel="004D3C4A">
          <w:rPr>
            <w:lang w:val="en-GB"/>
          </w:rPr>
          <w:delText>,</w:delText>
        </w:r>
        <w:r w:rsidR="00C715CC" w:rsidRPr="00C715CC" w:rsidDel="004D3C4A">
          <w:rPr>
            <w:lang w:val="en-GB"/>
          </w:rPr>
          <w:delText xml:space="preserve"> </w:delText>
        </w:r>
        <w:r w:rsidR="003C2044" w:rsidRPr="00C715CC" w:rsidDel="004D3C4A">
          <w:rPr>
            <w:lang w:val="en-GB"/>
          </w:rPr>
          <w:delText xml:space="preserve">Letessier </w:delText>
        </w:r>
        <w:r w:rsidR="003C2044" w:rsidDel="004D3C4A">
          <w:rPr>
            <w:lang w:val="en-GB"/>
          </w:rPr>
          <w:delText>et al.</w:delText>
        </w:r>
        <w:r w:rsidR="003C2044" w:rsidRPr="00C715CC" w:rsidDel="004D3C4A">
          <w:rPr>
            <w:lang w:val="en-GB"/>
          </w:rPr>
          <w:delText xml:space="preserve"> 2019</w:delText>
        </w:r>
        <w:r w:rsidR="003C2044" w:rsidDel="004D3C4A">
          <w:rPr>
            <w:lang w:val="en-GB"/>
          </w:rPr>
          <w:delText xml:space="preserve">, </w:delText>
        </w:r>
        <w:r w:rsidR="00C715CC" w:rsidRPr="00C715CC" w:rsidDel="004D3C4A">
          <w:rPr>
            <w:lang w:val="en-GB"/>
          </w:rPr>
          <w:delText xml:space="preserve">Galbraith 2021). </w:delText>
        </w:r>
      </w:del>
      <w:r w:rsidR="00C715CC" w:rsidRPr="00C715CC">
        <w:rPr>
          <w:lang w:val="en-GB"/>
        </w:rPr>
        <w:t xml:space="preserve">These environments </w:t>
      </w:r>
      <w:del w:id="109" w:author="Scarlett Taylor" w:date="2025-10-28T12:50:00Z" w16du:dateUtc="2025-10-28T05:50:00Z">
        <w:r w:rsidR="00C715CC" w:rsidRPr="00C715CC" w:rsidDel="00A47632">
          <w:rPr>
            <w:lang w:val="en-GB"/>
          </w:rPr>
          <w:delText>tend to</w:delText>
        </w:r>
      </w:del>
      <w:ins w:id="110" w:author="Scarlett Taylor" w:date="2025-10-28T12:50:00Z" w16du:dateUtc="2025-10-28T05:50:00Z">
        <w:r w:rsidR="00A47632">
          <w:rPr>
            <w:lang w:val="en-GB"/>
          </w:rPr>
          <w:t>typically</w:t>
        </w:r>
      </w:ins>
      <w:r w:rsidR="00C715CC" w:rsidRPr="00C715CC">
        <w:rPr>
          <w:lang w:val="en-GB"/>
        </w:rPr>
        <w:t xml:space="preserve"> support </w:t>
      </w:r>
      <w:del w:id="111" w:author="Scarlett Taylor" w:date="2025-10-28T12:14:00Z" w16du:dateUtc="2025-10-28T05:14:00Z">
        <w:r w:rsidR="00C715CC" w:rsidRPr="00C715CC" w:rsidDel="00B24DAD">
          <w:rPr>
            <w:lang w:val="en-GB"/>
          </w:rPr>
          <w:delText xml:space="preserve">more trophically balanced assemblages, with </w:delText>
        </w:r>
      </w:del>
      <w:del w:id="112" w:author="Scarlett Taylor" w:date="2025-10-28T12:50:00Z" w16du:dateUtc="2025-10-28T05:50:00Z">
        <w:r w:rsidR="00C715CC" w:rsidRPr="00C715CC" w:rsidDel="00A47632">
          <w:rPr>
            <w:lang w:val="en-GB"/>
          </w:rPr>
          <w:delText>a greater</w:delText>
        </w:r>
      </w:del>
      <w:ins w:id="113" w:author="Scarlett Taylor" w:date="2025-10-28T12:50:00Z" w16du:dateUtc="2025-10-28T05:50:00Z">
        <w:r w:rsidR="00A47632">
          <w:rPr>
            <w:lang w:val="en-GB"/>
          </w:rPr>
          <w:t>higher</w:t>
        </w:r>
      </w:ins>
      <w:r w:rsidR="00C715CC" w:rsidRPr="00C715CC">
        <w:rPr>
          <w:lang w:val="en-GB"/>
        </w:rPr>
        <w:t xml:space="preserve"> relative abundance of grazers and invertivores that </w:t>
      </w:r>
      <w:del w:id="114" w:author="Scarlett Taylor" w:date="2025-10-28T12:50:00Z" w16du:dateUtc="2025-10-28T05:50:00Z">
        <w:r w:rsidR="00C715CC" w:rsidRPr="00C715CC" w:rsidDel="00A47632">
          <w:rPr>
            <w:lang w:val="en-GB"/>
          </w:rPr>
          <w:delText>play key roles in</w:delText>
        </w:r>
      </w:del>
      <w:ins w:id="115" w:author="Scarlett Taylor" w:date="2025-10-28T12:50:00Z" w16du:dateUtc="2025-10-28T05:50:00Z">
        <w:r w:rsidR="00A47632">
          <w:rPr>
            <w:lang w:val="en-GB"/>
          </w:rPr>
          <w:t>maintain</w:t>
        </w:r>
      </w:ins>
      <w:r w:rsidR="00C715CC" w:rsidRPr="00C715CC">
        <w:rPr>
          <w:lang w:val="en-GB"/>
        </w:rPr>
        <w:t xml:space="preserve"> reef resilience and benthic regulation </w:t>
      </w:r>
      <w:r w:rsidR="00D84338" w:rsidRPr="00D84338">
        <w:rPr>
          <w:lang w:val="en-GB"/>
        </w:rPr>
        <w:t>(Koeck et al. 2014, Boaden &amp; Kingsford 2015, Streit et al. 2015, Schram et al. 2024</w:t>
      </w:r>
      <w:r w:rsidR="00C715CC" w:rsidRPr="00C715CC">
        <w:rPr>
          <w:lang w:val="en-GB"/>
        </w:rPr>
        <w:t>). Comparisons between artificial reefs and adjacent natural reefs, including fringing systems, have consistently shown that shipwrecks support higher densities of mid- to higher-trophic fish</w:t>
      </w:r>
      <w:ins w:id="116" w:author="Scarlett Taylor" w:date="2025-10-28T12:51:00Z" w16du:dateUtc="2025-10-28T05:51:00Z">
        <w:r w:rsidR="00A47632">
          <w:rPr>
            <w:lang w:val="en-GB"/>
          </w:rPr>
          <w:t xml:space="preserve">, </w:t>
        </w:r>
      </w:ins>
      <w:del w:id="117" w:author="Scarlett Taylor" w:date="2025-10-28T12:51:00Z" w16du:dateUtc="2025-10-28T05:51:00Z">
        <w:r w:rsidR="00C715CC" w:rsidRPr="00C715CC" w:rsidDel="00A47632">
          <w:rPr>
            <w:lang w:val="en-GB"/>
          </w:rPr>
          <w:delText xml:space="preserve">, such as </w:delText>
        </w:r>
        <w:r w:rsidR="00C715CC" w:rsidRPr="00C715CC" w:rsidDel="00A47632">
          <w:rPr>
            <w:i/>
            <w:lang w:val="en-GB"/>
          </w:rPr>
          <w:delText>Lutjanus</w:delText>
        </w:r>
        <w:r w:rsidR="00C715CC" w:rsidRPr="00C715CC" w:rsidDel="00A47632">
          <w:rPr>
            <w:lang w:val="en-GB"/>
          </w:rPr>
          <w:delText xml:space="preserve">, </w:delText>
        </w:r>
        <w:r w:rsidR="00C715CC" w:rsidRPr="00C715CC" w:rsidDel="00A47632">
          <w:rPr>
            <w:i/>
            <w:lang w:val="en-GB"/>
          </w:rPr>
          <w:delText>Sphyraena</w:delText>
        </w:r>
        <w:r w:rsidR="00C715CC" w:rsidRPr="00C715CC" w:rsidDel="00A47632">
          <w:rPr>
            <w:lang w:val="en-GB"/>
          </w:rPr>
          <w:delText xml:space="preserve">, </w:delText>
        </w:r>
        <w:r w:rsidR="00C715CC" w:rsidRPr="00C715CC" w:rsidDel="00A47632">
          <w:rPr>
            <w:i/>
            <w:lang w:val="en-GB"/>
          </w:rPr>
          <w:delText>Plectorhinchus</w:delText>
        </w:r>
        <w:r w:rsidR="00C715CC" w:rsidRPr="00C715CC" w:rsidDel="00A47632">
          <w:rPr>
            <w:lang w:val="en-GB"/>
          </w:rPr>
          <w:delText xml:space="preserve">, and </w:delText>
        </w:r>
        <w:r w:rsidR="00C715CC" w:rsidRPr="00C715CC" w:rsidDel="00A47632">
          <w:rPr>
            <w:i/>
            <w:lang w:val="en-GB"/>
          </w:rPr>
          <w:delText>Epinephelus</w:delText>
        </w:r>
        <w:r w:rsidR="00C715CC" w:rsidRPr="00C715CC" w:rsidDel="00A47632">
          <w:rPr>
            <w:lang w:val="en-GB"/>
          </w:rPr>
          <w:delText xml:space="preserve"> spp., </w:delText>
        </w:r>
      </w:del>
      <w:r w:rsidR="00C715CC" w:rsidRPr="00C715CC">
        <w:rPr>
          <w:lang w:val="en-GB"/>
        </w:rPr>
        <w:t>but reduced densities of lower trophic guilds (</w:t>
      </w:r>
      <w:r w:rsidR="003C2044">
        <w:rPr>
          <w:lang w:val="en-GB"/>
        </w:rPr>
        <w:t>Fowler &amp; Booth</w:t>
      </w:r>
      <w:r w:rsidR="00C715CC" w:rsidRPr="00C715CC">
        <w:rPr>
          <w:lang w:val="en-GB"/>
        </w:rPr>
        <w:t xml:space="preserve"> 2012</w:t>
      </w:r>
      <w:r w:rsidR="00D84338">
        <w:rPr>
          <w:lang w:val="en-GB"/>
        </w:rPr>
        <w:t>,</w:t>
      </w:r>
      <w:r w:rsidR="00C715CC" w:rsidRPr="00C715CC">
        <w:rPr>
          <w:lang w:val="en-GB"/>
        </w:rPr>
        <w:t xml:space="preserve"> Paxton </w:t>
      </w:r>
      <w:r w:rsidR="003C2044">
        <w:rPr>
          <w:lang w:val="en-GB"/>
        </w:rPr>
        <w:t>et al.</w:t>
      </w:r>
      <w:r w:rsidR="00C715CC" w:rsidRPr="00C715CC">
        <w:rPr>
          <w:lang w:val="en-GB"/>
        </w:rPr>
        <w:t xml:space="preserve"> 2020a</w:t>
      </w:r>
      <w:r w:rsidR="00D84338">
        <w:rPr>
          <w:lang w:val="en-GB"/>
        </w:rPr>
        <w:t>,</w:t>
      </w:r>
      <w:r w:rsidR="00C715CC"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00C715CC" w:rsidRPr="00C715CC">
        <w:rPr>
          <w:lang w:val="en-GB"/>
        </w:rPr>
        <w:t xml:space="preserve">Schram </w:t>
      </w:r>
      <w:r w:rsidR="003C2044">
        <w:rPr>
          <w:lang w:val="en-GB"/>
        </w:rPr>
        <w:t>et al.</w:t>
      </w:r>
      <w:r w:rsidR="00C715CC"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del w:id="118" w:author="Scarlett Taylor" w:date="2025-10-27T16:51:00Z" w16du:dateUtc="2025-10-27T09:51:00Z">
        <w:r w:rsidR="00C715CC" w:rsidRPr="00C715CC" w:rsidDel="007D0CB1">
          <w:rPr>
            <w:lang w:val="en-GB"/>
          </w:rPr>
          <w:delText>,</w:delText>
        </w:r>
      </w:del>
      <w:r w:rsidR="00C715CC" w:rsidRPr="00C715CC">
        <w:rPr>
          <w:lang w:val="en-GB"/>
        </w:rPr>
        <w:t xml:space="preserve"> 2000</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w:t>
      </w:r>
      <w:ins w:id="119" w:author="Scarlett Taylor" w:date="2025-10-28T16:59:00Z" w16du:dateUtc="2025-10-28T09:59:00Z">
        <w:r w:rsidR="00837067">
          <w:rPr>
            <w:lang w:val="en-GB"/>
          </w:rPr>
          <w:t>, Gress et al. 202</w:t>
        </w:r>
      </w:ins>
      <w:ins w:id="120" w:author="Scarlett Taylor" w:date="2025-10-29T19:19:00Z" w16du:dateUtc="2025-10-29T12:19:00Z">
        <w:r w:rsidR="00B54455">
          <w:rPr>
            <w:lang w:val="en-GB"/>
          </w:rPr>
          <w:t>5</w:t>
        </w:r>
      </w:ins>
      <w:r w:rsidR="00C715CC" w:rsidRPr="00C715CC">
        <w:rPr>
          <w:lang w:val="en-GB"/>
        </w:rPr>
        <w:t>).</w:t>
      </w:r>
    </w:p>
    <w:p w14:paraId="4755AB8A" w14:textId="1B90C59F" w:rsidR="00C715CC" w:rsidRPr="00C715CC" w:rsidDel="001C3908" w:rsidRDefault="00C715CC" w:rsidP="00C715CC">
      <w:pPr>
        <w:spacing w:before="240" w:after="240" w:line="480" w:lineRule="auto"/>
        <w:rPr>
          <w:del w:id="121" w:author="Scarlett Taylor" w:date="2025-10-28T13:11:00Z" w16du:dateUtc="2025-10-28T06:11:00Z"/>
          <w:lang w:val="en-GB"/>
        </w:rPr>
      </w:pPr>
      <w:r w:rsidRPr="00C715CC">
        <w:rPr>
          <w:lang w:val="en-GB"/>
        </w:rPr>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t>
      </w:r>
      <w:ins w:id="122" w:author="Scarlett Taylor" w:date="2025-10-28T13:07:00Z" w16du:dateUtc="2025-10-28T06:07:00Z">
        <w:r w:rsidR="001C3908" w:rsidRPr="001C3908">
          <w:rPr>
            <w:lang w:val="en-GB"/>
          </w:rPr>
          <w:t xml:space="preserve">to evaluate whether </w:t>
        </w:r>
        <w:r w:rsidR="001C3908" w:rsidRPr="001C3908">
          <w:rPr>
            <w:lang w:val="en-GB"/>
          </w:rPr>
          <w:lastRenderedPageBreak/>
          <w:t>intentionally deployed shipwrecks replicate the community structure and trophic composition of natural reef analogues or represent a functionally novel assemblage</w:t>
        </w:r>
      </w:ins>
      <w:del w:id="123" w:author="Scarlett Taylor" w:date="2025-10-28T13:07:00Z" w16du:dateUtc="2025-10-28T06:07:00Z">
        <w:r w:rsidRPr="00C715CC" w:rsidDel="001C3908">
          <w:rPr>
            <w:lang w:val="en-GB"/>
          </w:rPr>
          <w:delText>with the aim of evaluating whether shipwrecks replicate the community structure and trophic composition of natural reef analogues or represent a functionally novel assemblage type</w:delText>
        </w:r>
      </w:del>
      <w:r w:rsidRPr="00C715CC">
        <w:rPr>
          <w:lang w:val="en-GB"/>
        </w:rPr>
        <w:t xml:space="preserve">. </w:t>
      </w:r>
      <w:ins w:id="124" w:author="Scarlett Taylor" w:date="2025-10-28T13:13:00Z" w16du:dateUtc="2025-10-28T06:13:00Z">
        <w:r w:rsidR="001C3908" w:rsidRPr="001C3908">
          <w:rPr>
            <w:lang w:val="en-GB"/>
          </w:rPr>
          <w:t xml:space="preserve">Unlike most </w:t>
        </w:r>
        <w:r w:rsidR="001C3908">
          <w:rPr>
            <w:lang w:val="en-GB"/>
          </w:rPr>
          <w:t xml:space="preserve">artificial </w:t>
        </w:r>
        <w:r w:rsidR="001C3908" w:rsidRPr="001C3908">
          <w:rPr>
            <w:lang w:val="en-GB"/>
          </w:rPr>
          <w:t>coral reef studies limited to fringing-reef comparisons, this study tests shipwreck similarity across two contrasting natural reef types: fringing reefs representing shallow coastal systems and pelagic pinnacles representing deep, high-relief offshore reefs, to determine which they more closely resemble.</w:t>
        </w:r>
        <w:r w:rsidR="001C3908">
          <w:rPr>
            <w:lang w:val="en-GB"/>
          </w:rPr>
          <w:t xml:space="preserve"> </w:t>
        </w:r>
      </w:ins>
      <w:del w:id="125" w:author="Scarlett Taylor" w:date="2025-10-28T13:13:00Z" w16du:dateUtc="2025-10-28T06:13:00Z">
        <w:r w:rsidR="000049FD" w:rsidRPr="000049FD" w:rsidDel="001C3908">
          <w:rPr>
            <w:lang w:val="en-GB"/>
          </w:rPr>
          <w:delText>Unlike most</w:delText>
        </w:r>
      </w:del>
      <w:del w:id="126" w:author="Scarlett Taylor" w:date="2025-10-28T13:12:00Z" w16du:dateUtc="2025-10-28T06:12:00Z">
        <w:r w:rsidR="000049FD" w:rsidRPr="000049FD" w:rsidDel="001C3908">
          <w:rPr>
            <w:lang w:val="en-GB"/>
          </w:rPr>
          <w:delText xml:space="preserve"> prior</w:delText>
        </w:r>
      </w:del>
      <w:del w:id="127" w:author="Scarlett Taylor" w:date="2025-10-28T13:13:00Z" w16du:dateUtc="2025-10-28T06:13:00Z">
        <w:r w:rsidR="000049FD" w:rsidRPr="000049FD" w:rsidDel="001C3908">
          <w:rPr>
            <w:lang w:val="en-GB"/>
          </w:rPr>
          <w:delText xml:space="preserve"> studies, which have compared artificial reefs </w:delText>
        </w:r>
      </w:del>
      <w:del w:id="128" w:author="Scarlett Taylor" w:date="2025-10-28T13:12:00Z" w16du:dateUtc="2025-10-28T06:12:00Z">
        <w:r w:rsidR="000049FD" w:rsidRPr="000049FD" w:rsidDel="001C3908">
          <w:rPr>
            <w:lang w:val="en-GB"/>
          </w:rPr>
          <w:delText xml:space="preserve">only </w:delText>
        </w:r>
      </w:del>
      <w:del w:id="129" w:author="Scarlett Taylor" w:date="2025-10-28T13:13:00Z" w16du:dateUtc="2025-10-28T06:13:00Z">
        <w:r w:rsidR="000049FD" w:rsidRPr="000049FD" w:rsidDel="001C3908">
          <w:rPr>
            <w:lang w:val="en-GB"/>
          </w:rPr>
          <w:delText xml:space="preserve">to nearby fringing reefs, </w:delText>
        </w:r>
      </w:del>
      <w:del w:id="130" w:author="Scarlett Taylor" w:date="2025-10-27T16:21:00Z" w16du:dateUtc="2025-10-27T09:21:00Z">
        <w:r w:rsidR="000049FD" w:rsidRPr="000049FD" w:rsidDel="00113E0F">
          <w:rPr>
            <w:lang w:val="en-GB"/>
          </w:rPr>
          <w:delText xml:space="preserve">this work explicitly tests shipwreck similarity against two contrasting natural reef types: fringing reefs and pelagic pinnacles, </w:delText>
        </w:r>
      </w:del>
      <w:del w:id="131" w:author="Scarlett Taylor" w:date="2025-10-28T13:13:00Z" w16du:dateUtc="2025-10-28T06:13:00Z">
        <w:r w:rsidR="000049FD" w:rsidRPr="000049FD" w:rsidDel="001C3908">
          <w:rPr>
            <w:lang w:val="en-GB"/>
          </w:rPr>
          <w:delText>to determine which they more closely resemble.</w:delText>
        </w:r>
        <w:r w:rsidR="003C2044" w:rsidDel="001C3908">
          <w:rPr>
            <w:lang w:val="en-GB"/>
          </w:rPr>
          <w:delText xml:space="preserve"> </w:delText>
        </w:r>
      </w:del>
      <w:ins w:id="132" w:author="Scarlett Taylor" w:date="2025-10-28T13:09:00Z" w16du:dateUtc="2025-10-28T06:09:00Z">
        <w:r w:rsidR="001C3908">
          <w:rPr>
            <w:lang w:val="en-GB"/>
          </w:rPr>
          <w:t>G</w:t>
        </w:r>
        <w:r w:rsidR="001C3908" w:rsidRPr="001C3908">
          <w:rPr>
            <w:lang w:val="en-GB"/>
          </w:rPr>
          <w:t xml:space="preserve">iven their structural similarity to pinnacles, shipwrecks were hypothesised to support predator-dominated assemblages more closely aligned with </w:t>
        </w:r>
        <w:r w:rsidR="001C3908">
          <w:rPr>
            <w:lang w:val="en-GB"/>
          </w:rPr>
          <w:t>pinnacles</w:t>
        </w:r>
        <w:r w:rsidR="001C3908" w:rsidRPr="001C3908">
          <w:rPr>
            <w:lang w:val="en-GB"/>
          </w:rPr>
          <w:t xml:space="preserve"> than with fringing reefs, though limited food availability and reduced benthic complexity may constrain lower trophic guilds such as grazers and invertivores </w:t>
        </w:r>
        <w:r w:rsidR="001C3908">
          <w:rPr>
            <w:lang w:val="en-GB"/>
          </w:rPr>
          <w:t xml:space="preserve">compared to both natural reef types </w:t>
        </w:r>
        <w:r w:rsidR="001C3908" w:rsidRPr="001C3908">
          <w:rPr>
            <w:lang w:val="en-GB"/>
          </w:rPr>
          <w:t>(Fowler &amp; Booth 2012, Simon et al. 2013, Schram et al. 2024).</w:t>
        </w:r>
        <w:r w:rsidR="001C3908">
          <w:rPr>
            <w:lang w:val="en-GB"/>
          </w:rPr>
          <w:t xml:space="preserve"> </w:t>
        </w:r>
      </w:ins>
      <w:del w:id="133" w:author="Scarlett Taylor" w:date="2025-10-28T13:09:00Z" w16du:dateUtc="2025-10-28T06:09:00Z">
        <w:r w:rsidRPr="00C715CC" w:rsidDel="001C3908">
          <w:rPr>
            <w:lang w:val="en-GB"/>
          </w:rPr>
          <w:delTex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delText>
        </w:r>
        <w:r w:rsidR="003C2044" w:rsidDel="001C3908">
          <w:rPr>
            <w:lang w:val="en-GB"/>
          </w:rPr>
          <w:delText>Fowler &amp; Booth</w:delText>
        </w:r>
        <w:r w:rsidRPr="00C715CC" w:rsidDel="001C3908">
          <w:rPr>
            <w:lang w:val="en-GB"/>
          </w:rPr>
          <w:delText xml:space="preserve"> 2012</w:delText>
        </w:r>
        <w:r w:rsidR="00D84338" w:rsidDel="001C3908">
          <w:rPr>
            <w:lang w:val="en-GB"/>
          </w:rPr>
          <w:delText>,</w:delText>
        </w:r>
        <w:r w:rsidRPr="00C715CC" w:rsidDel="001C3908">
          <w:rPr>
            <w:lang w:val="en-GB"/>
          </w:rPr>
          <w:delText xml:space="preserve"> Simon </w:delText>
        </w:r>
        <w:r w:rsidR="003C2044" w:rsidDel="001C3908">
          <w:rPr>
            <w:lang w:val="en-GB"/>
          </w:rPr>
          <w:delText>et al.</w:delText>
        </w:r>
        <w:r w:rsidRPr="00C715CC" w:rsidDel="001C3908">
          <w:rPr>
            <w:lang w:val="en-GB"/>
          </w:rPr>
          <w:delText xml:space="preserve"> 2013</w:delText>
        </w:r>
        <w:r w:rsidR="00D84338" w:rsidDel="001C3908">
          <w:rPr>
            <w:lang w:val="en-GB"/>
          </w:rPr>
          <w:delText>,</w:delText>
        </w:r>
        <w:r w:rsidRPr="00C715CC" w:rsidDel="001C3908">
          <w:rPr>
            <w:lang w:val="en-GB"/>
          </w:rPr>
          <w:delText xml:space="preserve"> Schram </w:delText>
        </w:r>
        <w:r w:rsidR="003C2044" w:rsidDel="001C3908">
          <w:rPr>
            <w:lang w:val="en-GB"/>
          </w:rPr>
          <w:delText>et al.</w:delText>
        </w:r>
        <w:r w:rsidRPr="00C715CC" w:rsidDel="001C3908">
          <w:rPr>
            <w:lang w:val="en-GB"/>
          </w:rPr>
          <w:delText xml:space="preserve"> 2024). These divergences may reflect differences in habitat structure, trophic filtering, or broader ecological constraints. </w:delText>
        </w:r>
      </w:del>
      <w:ins w:id="134" w:author="Scarlett Taylor" w:date="2025-10-28T14:44:00Z" w16du:dateUtc="2025-10-28T07:44:00Z">
        <w:r w:rsidR="006217D1">
          <w:rPr>
            <w:lang w:val="en-GB"/>
          </w:rPr>
          <w:t>C</w:t>
        </w:r>
        <w:r w:rsidR="006217D1" w:rsidRPr="001C3908">
          <w:rPr>
            <w:lang w:val="en-GB"/>
          </w:rPr>
          <w:t>haracterising such patterns is critical to evaluating the ecological role of artificial reefs in tropical marine systems and understanding how reef geomorphology shapes biodiversity, trophic structure, and ecological function.</w:t>
        </w:r>
      </w:ins>
      <w:ins w:id="135" w:author="Scarlett Taylor" w:date="2025-10-29T18:21:00Z" w16du:dateUtc="2025-10-29T11:21:00Z">
        <w:r w:rsidR="00A51A88">
          <w:rPr>
            <w:lang w:val="en-GB"/>
          </w:rPr>
          <w:t xml:space="preserve"> </w:t>
        </w:r>
        <w:r w:rsidR="00A51A88" w:rsidRPr="00A51A88">
          <w:rPr>
            <w:lang w:val="en-GB"/>
          </w:rPr>
          <w:t xml:space="preserve">As shallow and coastal reefs continue to degrade under </w:t>
        </w:r>
        <w:r w:rsidR="00A51A88" w:rsidRPr="00A51A88">
          <w:rPr>
            <w:lang w:val="en-GB"/>
          </w:rPr>
          <w:lastRenderedPageBreak/>
          <w:t>increasing human pressure, isolated offshore features such as pinnacles and shipwrecks may become increasingly important refuges for reef-associated communities and potential sources of ecological resilience</w:t>
        </w:r>
        <w:r w:rsidR="00A51A88">
          <w:rPr>
            <w:lang w:val="en-GB"/>
          </w:rPr>
          <w:t xml:space="preserve">. </w:t>
        </w:r>
      </w:ins>
      <w:ins w:id="136" w:author="Scarlett Taylor" w:date="2025-10-28T14:44:00Z" w16du:dateUtc="2025-10-28T07:44:00Z">
        <w:r w:rsidR="006217D1" w:rsidRPr="001C3908">
          <w:rPr>
            <w:lang w:val="en-GB"/>
          </w:rPr>
          <w:t xml:space="preserve"> </w:t>
        </w:r>
      </w:ins>
      <w:del w:id="137" w:author="Scarlett Taylor" w:date="2025-10-28T13:11:00Z" w16du:dateUtc="2025-10-28T06:11:00Z">
        <w:r w:rsidRPr="00C715CC" w:rsidDel="001C3908">
          <w:rPr>
            <w:lang w:val="en-GB"/>
          </w:rPr>
          <w:delText>Characterising such patterns is critical to evaluating the ecological role of artificial reefs in tropical marine systems</w:delText>
        </w:r>
      </w:del>
      <w:del w:id="138" w:author="Scarlett Taylor" w:date="2025-10-27T16:42:00Z" w16du:dateUtc="2025-10-27T09:42:00Z">
        <w:r w:rsidRPr="00C715CC" w:rsidDel="00900BDB">
          <w:rPr>
            <w:lang w:val="en-GB"/>
          </w:rPr>
          <w:delText>.</w:delText>
        </w:r>
      </w:del>
      <w:ins w:id="139" w:author="Scarlett Taylor" w:date="2025-10-28T14:43:00Z" w16du:dateUtc="2025-10-28T07:43:00Z">
        <w:r w:rsidR="006217D1" w:rsidRPr="006217D1">
          <w:rPr>
            <w:lang w:val="en-GB"/>
          </w:rPr>
          <w:t xml:space="preserve"> </w:t>
        </w:r>
        <w:r w:rsidR="006217D1" w:rsidRPr="001C3908">
          <w:rPr>
            <w:lang w:val="en-GB"/>
          </w:rPr>
          <w:t xml:space="preserve">By comparing functional group and species-level patterns across reef </w:t>
        </w:r>
        <w:proofErr w:type="gramStart"/>
        <w:r w:rsidR="006217D1" w:rsidRPr="001C3908">
          <w:rPr>
            <w:lang w:val="en-GB"/>
          </w:rPr>
          <w:t>types, and</w:t>
        </w:r>
        <w:proofErr w:type="gramEnd"/>
        <w:r w:rsidR="006217D1" w:rsidRPr="001C3908">
          <w:rPr>
            <w:lang w:val="en-GB"/>
          </w:rPr>
          <w:t xml:space="preserve"> relating these to structural features such as vertical relief and complexity, the study aims to clarify the ecological significance of shipwrecks and inform context-specific deployment strategies in Thailand and other tropical regions pursuing artificial reef development (Paxton et al. 2020a, Baillie et al. 2024).</w:t>
        </w:r>
      </w:ins>
    </w:p>
    <w:p w14:paraId="4D5F24A4" w14:textId="235B04A6" w:rsidR="000049FD" w:rsidRPr="001C6241" w:rsidDel="001C3908" w:rsidRDefault="000049FD" w:rsidP="000049FD">
      <w:pPr>
        <w:spacing w:after="240" w:line="480" w:lineRule="auto"/>
        <w:rPr>
          <w:del w:id="140" w:author="Scarlett Taylor" w:date="2025-10-28T13:11:00Z" w16du:dateUtc="2025-10-28T06:11:00Z"/>
          <w:lang w:val="en-GB"/>
        </w:rPr>
      </w:pPr>
      <w:del w:id="141" w:author="Scarlett Taylor" w:date="2025-10-28T13:11:00Z" w16du:dateUtc="2025-10-28T06:11:00Z">
        <w:r w:rsidRPr="000049FD" w:rsidDel="001C3908">
          <w:rPr>
            <w:lang w:val="en-GB"/>
          </w:rPr>
          <w:delTex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(Rilov &amp; Benayahu 2000, Paxton et al. 2020a). These findings contribute to a broader understanding of how artificial reefs function across structurally varied reef contexts and are intended to inform ecologically grounded deployment strategies not only in Thailand, where shipwreck </w:delText>
        </w:r>
      </w:del>
      <w:del w:id="142" w:author="Scarlett Taylor" w:date="2025-10-27T16:33:00Z" w16du:dateUtc="2025-10-27T09:33:00Z">
        <w:r w:rsidRPr="000049FD" w:rsidDel="00B52402">
          <w:rPr>
            <w:lang w:val="en-GB"/>
          </w:rPr>
          <w:delText xml:space="preserve">use </w:delText>
        </w:r>
      </w:del>
      <w:del w:id="143" w:author="Scarlett Taylor" w:date="2025-10-28T13:11:00Z" w16du:dateUtc="2025-10-28T06:11:00Z">
        <w:r w:rsidRPr="000049FD" w:rsidDel="001C3908">
          <w:rPr>
            <w:lang w:val="en-GB"/>
          </w:rPr>
          <w:delText xml:space="preserve">continues to expand, but in other tropical regions pursuing artificial reef development to support reef fisheries and conservation goals (Paxton et al. 2020a, Baillie et al. 2024). </w:delText>
        </w:r>
      </w:del>
    </w:p>
    <w:p w14:paraId="44C7C463" w14:textId="7370E71C" w:rsidR="00C57308" w:rsidRPr="00C715CC" w:rsidRDefault="00000000" w:rsidP="00132A98">
      <w:pPr>
        <w:pStyle w:val="Heading1"/>
      </w:pPr>
      <w:r w:rsidRPr="00C715CC">
        <w:lastRenderedPageBreak/>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144" w:name="_oufnu1adhg4c" w:colFirst="0" w:colLast="0"/>
      <w:bookmarkEnd w:id="144"/>
      <w:r w:rsidRPr="00C715CC">
        <w:t xml:space="preserve">2.1. </w:t>
      </w:r>
      <w:r w:rsidR="001E279D">
        <w:t>Study Sites</w:t>
      </w:r>
    </w:p>
    <w:p w14:paraId="3D73D8FB" w14:textId="2289BB9A" w:rsidR="0042250B" w:rsidRDefault="00A772F9" w:rsidP="001E279D">
      <w:pPr>
        <w:spacing w:after="240" w:line="480"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ins w:id="145" w:author="Scarlett Taylor" w:date="2025-10-28T09:46:00Z" w16du:dateUtc="2025-10-28T02:46:00Z">
        <w:r w:rsidR="004B4A9A">
          <w:rPr>
            <w:lang w:val="en-GB"/>
          </w:rPr>
          <w:t>, Table S1</w:t>
        </w:r>
      </w:ins>
      <w:r w:rsidR="00B31269">
        <w:rPr>
          <w:lang w:val="en-GB"/>
        </w:rPr>
        <w:t>)</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18916639" w:rsidR="00332E1B" w:rsidRDefault="00A772F9" w:rsidP="0081685F">
      <w:pPr>
        <w:spacing w:after="240" w:line="480" w:lineRule="auto"/>
        <w:rPr>
          <w:ins w:id="146" w:author="Scarlett Taylor" w:date="2025-10-09T12:29:00Z" w16du:dateUtc="2025-10-09T05:29:00Z"/>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ins w:id="147" w:author="Scarlett Taylor" w:date="2025-10-13T10:53:00Z" w16du:dateUtc="2025-10-13T03:53:00Z">
        <w:r w:rsidR="005E6D95">
          <w:rPr>
            <w:lang w:val="en-GB"/>
          </w:rPr>
          <w:t xml:space="preserve">All three were intentionally sunk by the DMCR </w:t>
        </w:r>
      </w:ins>
      <w:ins w:id="148" w:author="Scarlett Taylor" w:date="2025-10-14T12:58:00Z" w16du:dateUtc="2025-10-14T05:58:00Z">
        <w:r w:rsidR="00C34A57">
          <w:rPr>
            <w:lang w:val="en-GB"/>
          </w:rPr>
          <w:t>to enhance social and economic benefits to key stakeholders, in this case divers and recre</w:t>
        </w:r>
      </w:ins>
      <w:ins w:id="149" w:author="Scarlett Taylor" w:date="2025-10-14T12:59:00Z" w16du:dateUtc="2025-10-14T05:59:00Z">
        <w:r w:rsidR="00C34A57">
          <w:rPr>
            <w:lang w:val="en-GB"/>
          </w:rPr>
          <w:t>ation</w:t>
        </w:r>
      </w:ins>
      <w:ins w:id="150" w:author="Scarlett Taylor" w:date="2025-10-28T14:45:00Z" w16du:dateUtc="2025-10-28T07:45:00Z">
        <w:r w:rsidR="002D4378">
          <w:rPr>
            <w:lang w:val="en-GB"/>
          </w:rPr>
          <w:t>al</w:t>
        </w:r>
      </w:ins>
      <w:ins w:id="151" w:author="Scarlett Taylor" w:date="2025-10-14T12:59:00Z" w16du:dateUtc="2025-10-14T05:59:00Z">
        <w:r w:rsidR="00C34A57">
          <w:rPr>
            <w:lang w:val="en-GB"/>
          </w:rPr>
          <w:t xml:space="preserve"> fishers (Elrick-Barr et al. 2022). </w:t>
        </w:r>
      </w:ins>
      <w:ins w:id="152" w:author="Scarlett Taylor" w:date="2025-10-13T10:53:00Z" w16du:dateUtc="2025-10-13T03:53:00Z">
        <w:r w:rsidR="005E6D95">
          <w:rPr>
            <w:lang w:val="en-GB"/>
          </w:rPr>
          <w:t xml:space="preserve"> </w:t>
        </w:r>
      </w:ins>
      <w:ins w:id="153" w:author="Scarlett Taylor" w:date="2025-10-09T12:12:00Z" w16du:dateUtc="2025-10-09T05:12:00Z">
        <w:r w:rsidR="0081685F" w:rsidRPr="0081685F">
          <w:rPr>
            <w:lang w:val="en-GB"/>
          </w:rPr>
          <w:t>At 48m in length and 7m in</w:t>
        </w:r>
        <w:r w:rsidR="0081685F">
          <w:rPr>
            <w:lang w:val="en-GB"/>
          </w:rPr>
          <w:t xml:space="preserve"> </w:t>
        </w:r>
        <w:r w:rsidR="0081685F" w:rsidRPr="0081685F">
          <w:rPr>
            <w:lang w:val="en-GB"/>
          </w:rPr>
          <w:t xml:space="preserve">width, </w:t>
        </w:r>
      </w:ins>
      <w:ins w:id="154" w:author="Scarlett Taylor" w:date="2025-10-09T12:13:00Z" w16du:dateUtc="2025-10-09T05:13:00Z">
        <w:r w:rsidR="0081685F" w:rsidRPr="00C34A57">
          <w:rPr>
            <w:i/>
            <w:iCs/>
            <w:lang w:val="en-GB"/>
          </w:rPr>
          <w:t xml:space="preserve">HTMS </w:t>
        </w:r>
      </w:ins>
      <w:proofErr w:type="spellStart"/>
      <w:ins w:id="155" w:author="Scarlett Taylor" w:date="2025-10-09T12:12:00Z" w16du:dateUtc="2025-10-09T05:12:00Z">
        <w:r w:rsidR="0081685F" w:rsidRPr="00C34A57">
          <w:rPr>
            <w:i/>
            <w:iCs/>
            <w:lang w:val="en-GB"/>
          </w:rPr>
          <w:t>Sattakut</w:t>
        </w:r>
        <w:proofErr w:type="spellEnd"/>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ins>
      <w:ins w:id="156" w:author="Scarlett Taylor" w:date="2025-10-09T12:29:00Z" w16du:dateUtc="2025-10-09T05:29:00Z">
        <w:r w:rsidR="00332E1B">
          <w:rPr>
            <w:lang w:val="en-GB"/>
          </w:rPr>
          <w:t xml:space="preserve"> </w:t>
        </w:r>
        <w:r w:rsidR="00332E1B" w:rsidRPr="00332E1B">
          <w:rPr>
            <w:lang w:val="en-GB"/>
          </w:rPr>
          <w:t>and provides 12m of vertical relief from the base of the hull to the highest point</w:t>
        </w:r>
      </w:ins>
      <w:ins w:id="157" w:author="Scarlett Taylor" w:date="2025-10-09T12:12:00Z" w16du:dateUtc="2025-10-09T05:12:00Z">
        <w:r w:rsidR="0081685F" w:rsidRPr="0081685F">
          <w:rPr>
            <w:lang w:val="en-GB"/>
          </w:rPr>
          <w:t>.</w:t>
        </w:r>
      </w:ins>
      <w:ins w:id="158" w:author="Scarlett Taylor" w:date="2025-10-09T12:13:00Z" w16du:dateUtc="2025-10-09T05:13:00Z">
        <w:r w:rsidR="0081685F" w:rsidRPr="0081685F">
          <w:t xml:space="preserve">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 </w:t>
        </w:r>
        <w:r w:rsidR="0081685F" w:rsidRPr="008A5FD9">
          <w:rPr>
            <w:i/>
            <w:iCs/>
            <w:lang w:val="en-GB"/>
          </w:rPr>
          <w:t xml:space="preserve">HTMS </w:t>
        </w:r>
        <w:proofErr w:type="spellStart"/>
        <w:r w:rsidR="0081685F" w:rsidRPr="00C34A57">
          <w:rPr>
            <w:i/>
            <w:iCs/>
            <w:lang w:val="en-GB"/>
          </w:rPr>
          <w:t>Hanhak-Sattru</w:t>
        </w:r>
        <w:proofErr w:type="spellEnd"/>
        <w:r w:rsidR="0081685F" w:rsidRPr="0081685F">
          <w:rPr>
            <w:lang w:val="en-GB"/>
          </w:rPr>
          <w:t xml:space="preserve"> were deployed </w:t>
        </w:r>
      </w:ins>
      <w:ins w:id="159" w:author="Scarlett Taylor" w:date="2025-10-14T12:59:00Z" w16du:dateUtc="2025-10-14T05:59:00Z">
        <w:r w:rsidR="00C34A57">
          <w:rPr>
            <w:lang w:val="en-GB"/>
          </w:rPr>
          <w:t xml:space="preserve">on sand </w:t>
        </w:r>
      </w:ins>
      <w:ins w:id="160" w:author="Scarlett Taylor" w:date="2025-10-09T12:13:00Z" w16du:dateUtc="2025-10-09T05:13:00Z">
        <w:r w:rsidR="0081685F" w:rsidRPr="0081685F">
          <w:rPr>
            <w:lang w:val="en-GB"/>
          </w:rPr>
          <w:t>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w:t>
        </w:r>
        <w:r w:rsidR="0081685F">
          <w:rPr>
            <w:lang w:val="en-GB"/>
          </w:rPr>
          <w:t xml:space="preserve"> </w:t>
        </w:r>
        <w:r w:rsidR="0081685F" w:rsidRPr="008A5FD9">
          <w:rPr>
            <w:i/>
            <w:iCs/>
            <w:lang w:val="en-GB"/>
          </w:rPr>
          <w:t xml:space="preserve">HTMS </w:t>
        </w:r>
        <w:proofErr w:type="spellStart"/>
        <w:r w:rsidR="0081685F" w:rsidRPr="00C34A57">
          <w:rPr>
            <w:i/>
            <w:iCs/>
            <w:lang w:val="en-GB"/>
          </w:rPr>
          <w:t>Hanhak-Sattru</w:t>
        </w:r>
        <w:proofErr w:type="spellEnd"/>
        <w:r w:rsidR="0081685F" w:rsidRPr="00C34A57">
          <w:rPr>
            <w:i/>
            <w:iCs/>
            <w:lang w:val="en-GB"/>
          </w:rPr>
          <w:t xml:space="preserve"> </w:t>
        </w:r>
        <w:r w:rsidR="0081685F" w:rsidRPr="0081685F">
          <w:rPr>
            <w:lang w:val="en-GB"/>
          </w:rPr>
          <w:t xml:space="preserve">have identical measurements at 45m in length and 7m in </w:t>
        </w:r>
        <w:proofErr w:type="gramStart"/>
        <w:r w:rsidR="0081685F" w:rsidRPr="0081685F">
          <w:rPr>
            <w:lang w:val="en-GB"/>
          </w:rPr>
          <w:t>width</w:t>
        </w:r>
      </w:ins>
      <w:ins w:id="161" w:author="Scarlett Taylor" w:date="2025-10-09T12:24:00Z" w16du:dateUtc="2025-10-09T05:24:00Z">
        <w:r w:rsidR="00332E1B">
          <w:rPr>
            <w:lang w:val="en-GB"/>
          </w:rPr>
          <w:t xml:space="preserve">, </w:t>
        </w:r>
        <w:r w:rsidR="00332E1B" w:rsidRPr="00332E1B">
          <w:rPr>
            <w:lang w:val="en-GB"/>
          </w:rPr>
          <w:t>and</w:t>
        </w:r>
        <w:proofErr w:type="gramEnd"/>
        <w:r w:rsidR="00332E1B" w:rsidRPr="00332E1B">
          <w:rPr>
            <w:lang w:val="en-GB"/>
          </w:rPr>
          <w:t xml:space="preserve"> provide approximately 16 m of vertical relief from the hull base to the highest point</w:t>
        </w:r>
      </w:ins>
      <w:ins w:id="162" w:author="Scarlett Taylor" w:date="2025-10-09T12:15:00Z" w16du:dateUtc="2025-10-09T05:15:00Z">
        <w:r w:rsidR="0081685F">
          <w:rPr>
            <w:lang w:val="en-GB"/>
          </w:rPr>
          <w:t>.</w:t>
        </w:r>
      </w:ins>
      <w:r w:rsidRPr="00C715CC">
        <w:rPr>
          <w:lang w:val="en-GB"/>
        </w:rPr>
        <w:t xml:space="preserve"> </w:t>
      </w:r>
    </w:p>
    <w:p w14:paraId="45F84795" w14:textId="43070752" w:rsidR="00C57308" w:rsidRPr="00C715CC" w:rsidRDefault="00BE1DB0" w:rsidP="0081685F">
      <w:pPr>
        <w:spacing w:after="240" w:line="480" w:lineRule="auto"/>
        <w:rPr>
          <w:lang w:val="en-GB"/>
        </w:rPr>
      </w:pPr>
      <w:ins w:id="163" w:author="Scarlett Taylor" w:date="2025-10-09T12:41:00Z" w16du:dateUtc="2025-10-09T05:41:00Z">
        <w:r w:rsidRPr="00C34A57">
          <w:rPr>
            <w:lang w:val="en-GB"/>
          </w:rPr>
          <w:t xml:space="preserve">Each site was surveyed multiple times from March 2019 to June 2025. Surveys were planned at least monthly outside the November–December monsoon pause, though frequency varied by site </w:t>
        </w:r>
        <w:r w:rsidRPr="00C34A57">
          <w:rPr>
            <w:lang w:val="en-GB"/>
          </w:rPr>
          <w:lastRenderedPageBreak/>
          <w:t xml:space="preserve">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ins>
      <w:ins w:id="164" w:author="Scarlett Taylor" w:date="2025-10-29T17:15:00Z" w16du:dateUtc="2025-10-29T10:15:00Z">
        <w:r w:rsidR="008362EF">
          <w:rPr>
            <w:lang w:val="en-GB"/>
          </w:rPr>
          <w:t>S</w:t>
        </w:r>
      </w:ins>
      <w:ins w:id="165" w:author="Scarlett Taylor" w:date="2025-10-09T12:42:00Z" w16du:dateUtc="2025-10-09T05:42:00Z">
        <w:r>
          <w:rPr>
            <w:lang w:val="en-GB"/>
          </w:rPr>
          <w:t xml:space="preserve">1. </w:t>
        </w:r>
      </w:ins>
      <w:del w:id="166" w:author="Scarlett Taylor" w:date="2025-10-09T12:40:00Z" w16du:dateUtc="2025-10-09T05:40:00Z">
        <w:r w:rsidR="00A772F9" w:rsidRPr="00BE1DB0" w:rsidDel="00341E02">
          <w:rPr>
            <w:rFonts w:ascii="Arial" w:hAnsi="Arial" w:cs="Arial"/>
            <w:sz w:val="22"/>
            <w:szCs w:val="22"/>
            <w:lang w:val="en-GB"/>
          </w:rPr>
          <w:delText>Each</w:delText>
        </w:r>
        <w:r w:rsidR="00A772F9" w:rsidRPr="00A772F9" w:rsidDel="00341E02">
          <w:rPr>
            <w:lang w:val="en-GB"/>
          </w:rPr>
          <w:delText xml:space="preserve"> site was surveyed repeatedly over the study period, yielding a total of 350 fish surveys: 150 on fringing reefs, 130 on pinnacles, and 70 on shipwrecks. </w:delText>
        </w:r>
        <w:r w:rsidR="00A772F9" w:rsidDel="00341E02">
          <w:rPr>
            <w:lang w:val="en-GB"/>
          </w:rPr>
          <w:delText xml:space="preserve"> Repeated s</w:delText>
        </w:r>
        <w:r w:rsidR="00A772F9" w:rsidRPr="00C715CC" w:rsidDel="00341E02">
          <w:rPr>
            <w:lang w:val="en-GB"/>
          </w:rPr>
          <w:delText>urveys were performed at predetermined locations within each reef type to ensure consistency across dives.</w:delText>
        </w:r>
      </w:del>
      <w:r w:rsidR="00A772F9" w:rsidRPr="00C715CC">
        <w:rPr>
          <w:lang w:val="en-GB"/>
        </w:rPr>
        <w:t xml:space="preserve"> </w:t>
      </w:r>
    </w:p>
    <w:p w14:paraId="60DEEABB" w14:textId="1905578A" w:rsidR="00C57308" w:rsidRPr="00C715CC" w:rsidRDefault="00000000" w:rsidP="00C34A57">
      <w:pPr>
        <w:pStyle w:val="Heading2"/>
      </w:pPr>
      <w:bookmarkStart w:id="167" w:name="_wkrrlat1y6lc" w:colFirst="0" w:colLast="0"/>
      <w:bookmarkEnd w:id="167"/>
      <w:r w:rsidRPr="00C715CC">
        <w:t xml:space="preserve">2.2. </w:t>
      </w:r>
      <w:r w:rsidR="001E279D">
        <w:t>Survey Protocol</w:t>
      </w:r>
    </w:p>
    <w:p w14:paraId="62DFEC56" w14:textId="152B43C3" w:rsidR="00C57308" w:rsidRPr="00C715CC" w:rsidRDefault="00000000" w:rsidP="001E279D">
      <w:pPr>
        <w:spacing w:after="240" w:line="480" w:lineRule="auto"/>
        <w:rPr>
          <w:lang w:val="en-GB"/>
        </w:rPr>
      </w:pPr>
      <w:r w:rsidRPr="00C715CC">
        <w:rPr>
          <w:lang w:val="en-GB"/>
        </w:rPr>
        <w:t xml:space="preserve">All surveys followed </w:t>
      </w:r>
      <w:ins w:id="168" w:author="Scarlett Taylor" w:date="2025-10-09T11:51:00Z" w16du:dateUtc="2025-10-09T04:51:00Z">
        <w:r w:rsidR="0042250B">
          <w:rPr>
            <w:lang w:val="en-GB"/>
          </w:rPr>
          <w:t xml:space="preserve">a </w:t>
        </w:r>
      </w:ins>
      <w:r w:rsidRPr="00C715CC">
        <w:rPr>
          <w:lang w:val="en-GB"/>
        </w:rPr>
        <w:t>standardised underwater census (UVC) methodology. Divers conducted eight minute timed</w:t>
      </w:r>
      <w:ins w:id="169" w:author="Scarlett Taylor" w:date="2025-10-13T10:54:00Z" w16du:dateUtc="2025-10-13T03:54:00Z">
        <w:r w:rsidR="005E6D95">
          <w:rPr>
            <w:lang w:val="en-GB"/>
          </w:rPr>
          <w:t>-</w:t>
        </w:r>
      </w:ins>
      <w:del w:id="170" w:author="Scarlett Taylor" w:date="2025-10-13T10:54:00Z" w16du:dateUtc="2025-10-13T03:54:00Z">
        <w:r w:rsidRPr="00C715CC" w:rsidDel="005E6D95">
          <w:rPr>
            <w:lang w:val="en-GB"/>
          </w:rPr>
          <w:delText xml:space="preserve"> </w:delText>
        </w:r>
      </w:del>
      <w:r w:rsidRPr="00C715CC">
        <w:rPr>
          <w:lang w:val="en-GB"/>
        </w:rPr>
        <w:t xml:space="preserve">swim surveys </w:t>
      </w:r>
      <w:bookmarkStart w:id="171" w:name="OLE_LINK1"/>
      <w:ins w:id="172" w:author="Scarlett Taylor" w:date="2025-10-13T10:55:00Z" w16du:dateUtc="2025-10-13T03:55:00Z">
        <w:r w:rsidR="005E6D95">
          <w:rPr>
            <w:lang w:val="en-GB"/>
          </w:rPr>
          <w:t>(</w:t>
        </w:r>
      </w:ins>
      <w:ins w:id="173" w:author="Scarlett Taylor" w:date="2025-10-14T09:43:00Z" w16du:dateUtc="2025-10-14T02:43:00Z">
        <w:r w:rsidR="00B11143">
          <w:rPr>
            <w:lang w:val="en-GB"/>
          </w:rPr>
          <w:t>used in Baillie et al. 2024</w:t>
        </w:r>
      </w:ins>
      <w:ins w:id="174" w:author="Scarlett Taylor" w:date="2025-10-14T10:21:00Z" w16du:dateUtc="2025-10-14T03:21:00Z">
        <w:r w:rsidR="00CE7F2C">
          <w:rPr>
            <w:lang w:val="en-GB"/>
          </w:rPr>
          <w:t>;</w:t>
        </w:r>
      </w:ins>
      <w:ins w:id="175" w:author="Scarlett Taylor" w:date="2025-10-14T09:43:00Z" w16du:dateUtc="2025-10-14T02:43:00Z">
        <w:r w:rsidR="00B11143">
          <w:rPr>
            <w:lang w:val="en-GB"/>
          </w:rPr>
          <w:t xml:space="preserve"> </w:t>
        </w:r>
      </w:ins>
      <w:ins w:id="176" w:author="Scarlett Taylor" w:date="2025-10-13T10:55:00Z" w16du:dateUtc="2025-10-13T03:55:00Z">
        <w:r w:rsidR="005E6D95">
          <w:rPr>
            <w:lang w:val="en-GB"/>
          </w:rPr>
          <w:t>adapted from Hill and Wilkinson 2004</w:t>
        </w:r>
        <w:bookmarkEnd w:id="171"/>
        <w:r w:rsidR="005E6D95">
          <w:rPr>
            <w:lang w:val="en-GB"/>
          </w:rPr>
          <w:t xml:space="preserve">) </w:t>
        </w:r>
      </w:ins>
      <w:r w:rsidRPr="00C715CC">
        <w:rPr>
          <w:lang w:val="en-GB"/>
        </w:rPr>
        <w:t>using a predetermined survey species list (Table S</w:t>
      </w:r>
      <w:ins w:id="177" w:author="Scarlett Taylor" w:date="2025-10-28T09:47:00Z" w16du:dateUtc="2025-10-28T02:47:00Z">
        <w:r w:rsidR="004B4A9A">
          <w:rPr>
            <w:lang w:val="en-GB"/>
          </w:rPr>
          <w:t>2</w:t>
        </w:r>
      </w:ins>
      <w:del w:id="178" w:author="Scarlett Taylor" w:date="2025-10-28T09:47:00Z" w16du:dateUtc="2025-10-28T02:47:00Z">
        <w:r w:rsidRPr="00C715CC" w:rsidDel="004B4A9A">
          <w:rPr>
            <w:lang w:val="en-GB"/>
          </w:rPr>
          <w:delText>1</w:delText>
        </w:r>
      </w:del>
      <w:r w:rsidRPr="00C715CC">
        <w:rPr>
          <w:lang w:val="en-GB"/>
        </w:rPr>
        <w:t xml:space="preserve">), which encompasses multiple functional groups (grazers, invertivores, mesopredators and higher trophic level predators) and ensures consistency in species identification and data collection. </w:t>
      </w:r>
      <w:ins w:id="179" w:author="Scarlett Taylor" w:date="2025-10-14T13:33:00Z" w16du:dateUtc="2025-10-14T06:33:00Z">
        <w:r w:rsidR="004B3DEE" w:rsidRPr="004B3DEE">
          <w:rPr>
            <w:lang w:val="en-GB"/>
          </w:rPr>
          <w:t xml:space="preserve">Survey species were assigned to these four functional groups using </w:t>
        </w:r>
      </w:ins>
      <w:ins w:id="180" w:author="Scarlett Taylor" w:date="2025-10-14T13:35:00Z" w16du:dateUtc="2025-10-14T06:35:00Z">
        <w:r w:rsidR="004B3DEE">
          <w:rPr>
            <w:lang w:val="en-GB"/>
          </w:rPr>
          <w:t>precedent</w:t>
        </w:r>
      </w:ins>
      <w:ins w:id="181" w:author="Scarlett Taylor" w:date="2025-10-14T13:33:00Z" w16du:dateUtc="2025-10-14T06:33:00Z">
        <w:r w:rsidR="004B3DEE" w:rsidRPr="004B3DEE">
          <w:rPr>
            <w:lang w:val="en-GB"/>
          </w:rPr>
          <w:t xml:space="preserve"> consistent with Baillie et al. (2024); the full mapping is provided in Table S</w:t>
        </w:r>
      </w:ins>
      <w:ins w:id="182" w:author="Scarlett Taylor" w:date="2025-10-29T17:16:00Z" w16du:dateUtc="2025-10-29T10:16:00Z">
        <w:r w:rsidR="008362EF">
          <w:rPr>
            <w:lang w:val="en-GB"/>
          </w:rPr>
          <w:t>2</w:t>
        </w:r>
      </w:ins>
      <w:ins w:id="183" w:author="Scarlett Taylor" w:date="2025-10-14T13:33:00Z" w16du:dateUtc="2025-10-14T06:33:00Z">
        <w:r w:rsidR="004B3DEE" w:rsidRPr="004B3DEE">
          <w:rPr>
            <w:lang w:val="en-GB"/>
          </w:rPr>
          <w:t>.</w:t>
        </w:r>
        <w:r w:rsidR="004B3DEE">
          <w:rPr>
            <w:lang w:val="en-GB"/>
          </w:rPr>
          <w:t xml:space="preserve"> </w:t>
        </w:r>
      </w:ins>
      <w:ins w:id="184" w:author="Scarlett Taylor" w:date="2025-10-14T13:24:00Z" w16du:dateUtc="2025-10-14T06:24:00Z">
        <w:r w:rsidR="00C85762" w:rsidRPr="00C85762">
          <w:rPr>
            <w:lang w:val="en-GB"/>
          </w:rPr>
          <w:t>The list was derived from pilot surveys and regional checklists and was held constant across sites and months to standardize counts, reduce identification error, and focus on conspicuous taxa that are reliably detected within a 10 m inclusion radius (Baillie et al. 2024)</w:t>
        </w:r>
      </w:ins>
      <w:ins w:id="185" w:author="Scarlett Taylor" w:date="2025-10-14T13:31:00Z" w16du:dateUtc="2025-10-14T06:31:00Z">
        <w:r w:rsidR="004B3DEE">
          <w:rPr>
            <w:lang w:val="en-GB"/>
          </w:rPr>
          <w:t xml:space="preserve">. </w:t>
        </w:r>
      </w:ins>
      <w:ins w:id="186" w:author="Scarlett Taylor" w:date="2025-10-27T10:31:00Z" w16du:dateUtc="2025-10-27T03:31:00Z">
        <w:r w:rsidR="009C098C" w:rsidRPr="009C098C">
          <w:rPr>
            <w:lang w:val="en-GB"/>
          </w:rPr>
          <w:t>Pomacentrids were excluded as their small size and high abundance make them poorly suited to timed-swim methods; accurate assessment would require stationary point counts, which were beyond the scope of this study.</w:t>
        </w:r>
        <w:r w:rsidR="009C098C">
          <w:rPr>
            <w:lang w:val="en-GB"/>
          </w:rPr>
          <w:t xml:space="preserve"> </w:t>
        </w:r>
      </w:ins>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1744B9E4" w14:textId="10270A89" w:rsidR="002F6C25" w:rsidRDefault="00000000" w:rsidP="004C68AF">
      <w:pPr>
        <w:pStyle w:val="code"/>
        <w:rPr>
          <w:ins w:id="187" w:author="Scarlett Taylor" w:date="2025-10-14T15:11:00Z" w16du:dateUtc="2025-10-14T08:11:00Z"/>
          <w:rFonts w:ascii="Times New Roman" w:hAnsi="Times New Roman" w:cs="Times New Roman"/>
        </w:rPr>
      </w:pPr>
      <w:r w:rsidRPr="00C715CC">
        <w:rPr>
          <w:rFonts w:ascii="Times New Roman" w:hAnsi="Times New Roman" w:cs="Times New Roman"/>
        </w:rPr>
        <w:lastRenderedPageBreak/>
        <w:t xml:space="preserve">Each survey commenced from the same designated starting point on every dive site. The survey team consisted of two divers working in a buddy team on SCUBA. </w:t>
      </w:r>
      <w:ins w:id="188" w:author="Scarlett Taylor" w:date="2025-10-14T14:37:00Z" w16du:dateUtc="2025-10-14T07:37:00Z">
        <w:r w:rsidR="004E31B1" w:rsidRPr="004E31B1">
          <w:rPr>
            <w:rFonts w:ascii="Times New Roman" w:hAnsi="Times New Roman" w:cs="Times New Roman"/>
          </w:rPr>
          <w:t xml:space="preserve">From the fixed start point, the transect path followed the structural contour at the target depth; the end point varied because surveys were </w:t>
        </w:r>
      </w:ins>
      <w:ins w:id="189" w:author="Scarlett Taylor" w:date="2025-10-27T16:54:00Z" w16du:dateUtc="2025-10-27T09:54:00Z">
        <w:r w:rsidR="00C3203D" w:rsidRPr="004E31B1">
          <w:rPr>
            <w:rFonts w:ascii="Times New Roman" w:hAnsi="Times New Roman" w:cs="Times New Roman"/>
          </w:rPr>
          <w:t>time standardi</w:t>
        </w:r>
        <w:r w:rsidR="00C3203D">
          <w:rPr>
            <w:rFonts w:ascii="Times New Roman" w:hAnsi="Times New Roman" w:cs="Times New Roman"/>
          </w:rPr>
          <w:t>s</w:t>
        </w:r>
        <w:r w:rsidR="00C3203D" w:rsidRPr="004E31B1">
          <w:rPr>
            <w:rFonts w:ascii="Times New Roman" w:hAnsi="Times New Roman" w:cs="Times New Roman"/>
          </w:rPr>
          <w:t>ed</w:t>
        </w:r>
      </w:ins>
      <w:ins w:id="190" w:author="Scarlett Taylor" w:date="2025-10-14T14:37:00Z" w16du:dateUtc="2025-10-14T07:37:00Z">
        <w:r w:rsidR="004E31B1" w:rsidRPr="004E31B1">
          <w:rPr>
            <w:rFonts w:ascii="Times New Roman" w:hAnsi="Times New Roman" w:cs="Times New Roman"/>
          </w:rPr>
          <w:t>.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sidR="004E31B1">
          <w:rPr>
            <w:rFonts w:ascii="Times New Roman" w:hAnsi="Times New Roman" w:cs="Times New Roman"/>
          </w:rPr>
          <w:t xml:space="preserve"> </w:t>
        </w:r>
      </w:ins>
    </w:p>
    <w:p w14:paraId="437A885E" w14:textId="67B1A1A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The observation field included all fish present within a 10-metre radius in the 180-degree field of view ahead, covering the left, forward, and right directions, and extending vertically to form a 180-degree three-dimensional arc above and below the divers.</w:t>
      </w:r>
      <w:ins w:id="191" w:author="Scarlett Taylor" w:date="2025-10-14T10:24:00Z" w16du:dateUtc="2025-10-14T03:24:00Z">
        <w:r w:rsidR="00BF54C3">
          <w:rPr>
            <w:rFonts w:ascii="Times New Roman" w:hAnsi="Times New Roman" w:cs="Times New Roman"/>
          </w:rPr>
          <w:t xml:space="preserve"> </w:t>
        </w:r>
        <w:r w:rsidR="00BF54C3" w:rsidRPr="00BF54C3">
          <w:rPr>
            <w:rFonts w:ascii="Times New Roman" w:hAnsi="Times New Roman" w:cs="Times New Roman"/>
          </w:rPr>
          <w:t xml:space="preserve">A 10 m inclusion radius was selected to capture transient, mid-water </w:t>
        </w:r>
      </w:ins>
      <w:ins w:id="192" w:author="Scarlett Taylor" w:date="2025-10-14T10:30:00Z" w16du:dateUtc="2025-10-14T03:30:00Z">
        <w:r w:rsidR="00BF54C3">
          <w:rPr>
            <w:rFonts w:ascii="Times New Roman" w:hAnsi="Times New Roman" w:cs="Times New Roman"/>
          </w:rPr>
          <w:t>higher trophic level predators (hereafter HTLPs)</w:t>
        </w:r>
      </w:ins>
      <w:ins w:id="193" w:author="Scarlett Taylor" w:date="2025-10-14T14:31:00Z" w16du:dateUtc="2025-10-14T07:31:00Z">
        <w:r w:rsidR="004E31B1">
          <w:rPr>
            <w:rFonts w:ascii="Times New Roman" w:hAnsi="Times New Roman" w:cs="Times New Roman"/>
          </w:rPr>
          <w:t xml:space="preserve"> after multiple pilot surveys</w:t>
        </w:r>
      </w:ins>
      <w:ins w:id="194" w:author="Scarlett Taylor" w:date="2025-10-14T10:24:00Z" w16du:dateUtc="2025-10-14T03:24:00Z">
        <w:r w:rsidR="00BF54C3" w:rsidRPr="00BF54C3">
          <w:rPr>
            <w:rFonts w:ascii="Times New Roman" w:hAnsi="Times New Roman" w:cs="Times New Roman"/>
          </w:rPr>
          <w:t xml:space="preserve">. Observer distance estimation was trained prior to fieldwork and reinforced during the </w:t>
        </w:r>
      </w:ins>
      <w:ins w:id="195" w:author="Scarlett Taylor" w:date="2025-10-14T10:27:00Z" w16du:dateUtc="2025-10-14T03:27:00Z">
        <w:r w:rsidR="00BF54C3">
          <w:rPr>
            <w:rFonts w:ascii="Times New Roman" w:hAnsi="Times New Roman" w:cs="Times New Roman"/>
          </w:rPr>
          <w:t>sampling period</w:t>
        </w:r>
      </w:ins>
      <w:ins w:id="196" w:author="Scarlett Taylor" w:date="2025-10-14T10:24:00Z" w16du:dateUtc="2025-10-14T03:24:00Z">
        <w:r w:rsidR="00BF54C3" w:rsidRPr="00BF54C3">
          <w:rPr>
            <w:rFonts w:ascii="Times New Roman" w:hAnsi="Times New Roman" w:cs="Times New Roman"/>
          </w:rPr>
          <w:t xml:space="preserve"> using fixed range cues and team cross-checks.</w:t>
        </w:r>
      </w:ins>
      <w:r w:rsidR="004C68AF" w:rsidRPr="004C68AF">
        <w:rPr>
          <w:rFonts w:ascii="Times New Roman" w:hAnsi="Times New Roman" w:cs="Times New Roman"/>
        </w:rPr>
        <w:t xml:space="preserve"> </w:t>
      </w:r>
      <w:ins w:id="197" w:author="Scarlett Taylor" w:date="2025-10-14T10:28:00Z" w16du:dateUtc="2025-10-14T03:28:00Z">
        <w:r w:rsidR="00BF54C3" w:rsidRPr="00BF54C3">
          <w:rPr>
            <w:rFonts w:ascii="Times New Roman" w:hAnsi="Times New Roman" w:cs="Times New Roman"/>
          </w:rPr>
          <w:t>Surveys proceeded only when horizontal visibility was ≥3 m, and visibility was logged for quality control.</w:t>
        </w:r>
      </w:ins>
      <w:ins w:id="198" w:author="Scarlett Taylor" w:date="2025-10-14T10:32:00Z" w16du:dateUtc="2025-10-14T03:32:00Z">
        <w:r w:rsidR="00BF54C3">
          <w:t xml:space="preserve"> </w:t>
        </w:r>
      </w:ins>
      <w:ins w:id="199" w:author="Scarlett Taylor" w:date="2025-10-14T15:23:00Z" w16du:dateUtc="2025-10-14T08:23:00Z">
        <w:r w:rsidR="00CE0C97" w:rsidRPr="00CE0C97">
          <w:rPr>
            <w:rFonts w:ascii="Times New Roman" w:hAnsi="Times New Roman" w:cs="Times New Roman"/>
          </w:rPr>
          <w:t xml:space="preserve">Divers swam at a practiced pace of ~12 m min⁻¹ for eight minutes, covering ~96 m per survey; the effective swath area was ~1,920 m² (distance × 2 × 10 m inclusion radius). This </w:t>
        </w:r>
      </w:ins>
      <w:ins w:id="200" w:author="Scarlett Taylor" w:date="2025-11-03T11:19:00Z" w16du:dateUtc="2025-11-03T04:19:00Z">
        <w:r w:rsidR="00F0273D">
          <w:rPr>
            <w:rFonts w:ascii="Times New Roman" w:hAnsi="Times New Roman" w:cs="Times New Roman"/>
          </w:rPr>
          <w:t xml:space="preserve">refines </w:t>
        </w:r>
      </w:ins>
      <w:ins w:id="201" w:author="Scarlett Taylor" w:date="2025-10-14T15:23:00Z" w16du:dateUtc="2025-10-14T08:23:00Z">
        <w:r w:rsidR="00CE0C97" w:rsidRPr="00CE0C97">
          <w:rPr>
            <w:rFonts w:ascii="Times New Roman" w:hAnsi="Times New Roman" w:cs="Times New Roman"/>
          </w:rPr>
          <w:t xml:space="preserve">the 1,200 m² figure </w:t>
        </w:r>
      </w:ins>
      <w:ins w:id="202" w:author="Scarlett Taylor" w:date="2025-11-03T11:19:00Z" w16du:dateUtc="2025-11-03T04:19:00Z">
        <w:r w:rsidR="00F0273D">
          <w:rPr>
            <w:rFonts w:ascii="Times New Roman" w:hAnsi="Times New Roman" w:cs="Times New Roman"/>
          </w:rPr>
          <w:t xml:space="preserve">previously </w:t>
        </w:r>
      </w:ins>
      <w:ins w:id="203" w:author="Scarlett Taylor" w:date="2025-10-14T15:23:00Z" w16du:dateUtc="2025-10-14T08:23:00Z">
        <w:r w:rsidR="00CE0C97" w:rsidRPr="00CE0C97">
          <w:rPr>
            <w:rFonts w:ascii="Times New Roman" w:hAnsi="Times New Roman" w:cs="Times New Roman"/>
          </w:rPr>
          <w:t>reported by Baillie et al. (2024).</w:t>
        </w:r>
        <w:r w:rsidR="00CE0C97">
          <w:rPr>
            <w:rFonts w:ascii="Times New Roman" w:hAnsi="Times New Roman" w:cs="Times New Roman"/>
          </w:rPr>
          <w:t xml:space="preserve"> </w:t>
        </w:r>
      </w:ins>
      <w:del w:id="204" w:author="Scarlett Taylor" w:date="2025-10-14T15:23:00Z" w16du:dateUtc="2025-10-14T08:23:00Z">
        <w:r w:rsidRPr="004C68AF" w:rsidDel="00CE0C97">
          <w:rPr>
            <w:rFonts w:ascii="Times New Roman" w:hAnsi="Times New Roman" w:cs="Times New Roman"/>
          </w:rPr>
          <w:delText xml:space="preserve">Divers swam slowly to maximise observation time and reduce disturbance to the fish. </w:delText>
        </w:r>
        <w:r w:rsidR="00E85ACD" w:rsidRPr="004C68AF" w:rsidDel="00CE0C97">
          <w:rPr>
            <w:rFonts w:ascii="Times New Roman" w:hAnsi="Times New Roman" w:cs="Times New Roman"/>
          </w:rPr>
          <w:delText xml:space="preserve">The estimated area covered during each survey </w:delText>
        </w:r>
        <w:r w:rsidR="00E85ACD" w:rsidRPr="0081685F" w:rsidDel="00CE0C97">
          <w:rPr>
            <w:rFonts w:ascii="Times New Roman" w:hAnsi="Times New Roman" w:cs="Times New Roman"/>
          </w:rPr>
          <w:delText>was</w:delText>
        </w:r>
        <w:r w:rsidR="00E85ACD" w:rsidRPr="004C68AF" w:rsidDel="00CE0C97">
          <w:rPr>
            <w:rFonts w:ascii="Times New Roman" w:hAnsi="Times New Roman" w:cs="Times New Roman"/>
          </w:rPr>
          <w:delText xml:space="preserve"> calculated </w:delText>
        </w:r>
        <w:r w:rsidR="00E85ACD" w:rsidRPr="004C68AF" w:rsidDel="00CE0C97">
          <w:rPr>
            <w:rFonts w:ascii="Times New Roman" w:hAnsi="Times New Roman" w:cs="Times New Roman"/>
          </w:rPr>
          <w:lastRenderedPageBreak/>
          <w:delText xml:space="preserve">by measuring the distance covered during multiple pilot timed-swim surveys on the HTMS </w:delText>
        </w:r>
        <w:r w:rsidR="00E85ACD" w:rsidRPr="004C68AF" w:rsidDel="00CE0C97">
          <w:rPr>
            <w:rFonts w:ascii="Times New Roman" w:hAnsi="Times New Roman" w:cs="Times New Roman"/>
            <w:i/>
            <w:iCs/>
          </w:rPr>
          <w:delText>Sattakut.</w:delText>
        </w:r>
      </w:del>
    </w:p>
    <w:p w14:paraId="4ECE51EB" w14:textId="02D37547" w:rsidR="00C57308" w:rsidRPr="00C715CC" w:rsidRDefault="00000000" w:rsidP="001E279D">
      <w:pPr>
        <w:spacing w:after="240" w:line="480" w:lineRule="auto"/>
        <w:rPr>
          <w:lang w:val="en-GB"/>
        </w:rPr>
      </w:pPr>
      <w:r w:rsidRPr="00C715CC">
        <w:rPr>
          <w:lang w:val="en-GB"/>
        </w:rPr>
        <w:t>All observed fish on the species list within the designated radius were recorded on waterproof slates</w:t>
      </w:r>
      <w:ins w:id="205" w:author="Scarlett Taylor" w:date="2025-10-09T11:42:00Z" w16du:dateUtc="2025-10-09T04:42:00Z">
        <w:r w:rsidR="0042250B">
          <w:rPr>
            <w:lang w:val="en-GB"/>
          </w:rPr>
          <w:t xml:space="preserve"> in</w:t>
        </w:r>
      </w:ins>
      <w:ins w:id="206" w:author="Scarlett Taylor" w:date="2025-10-09T11:47:00Z" w16du:dateUtc="2025-10-09T04:47:00Z">
        <w:r w:rsidR="0042250B">
          <w:rPr>
            <w:lang w:val="en-GB"/>
          </w:rPr>
          <w:t>-</w:t>
        </w:r>
      </w:ins>
      <w:ins w:id="207" w:author="Scarlett Taylor" w:date="2025-10-09T11:42:00Z" w16du:dateUtc="2025-10-09T04:42:00Z">
        <w:r w:rsidR="0042250B">
          <w:rPr>
            <w:lang w:val="en-GB"/>
          </w:rPr>
          <w:t>situ</w:t>
        </w:r>
      </w:ins>
      <w:r w:rsidRPr="00C715CC">
        <w:rPr>
          <w:lang w:val="en-GB"/>
        </w:rPr>
        <w:t xml:space="preserve">. </w:t>
      </w:r>
      <w:ins w:id="208" w:author="Scarlett Taylor" w:date="2025-10-14T09:40:00Z" w16du:dateUtc="2025-10-14T02:40:00Z">
        <w:r w:rsidR="00AC53CB" w:rsidRPr="00AC53CB">
          <w:rPr>
            <w:lang w:val="en-GB"/>
          </w:rPr>
          <w:t>Counts of individuals by listed species were recorded for each survey, and zeros were retained so that presence and absence were represented.</w:t>
        </w:r>
        <w:r w:rsidR="00AC53CB">
          <w:rPr>
            <w:lang w:val="en-GB"/>
          </w:rPr>
          <w:t xml:space="preserve"> </w:t>
        </w:r>
      </w:ins>
      <w:del w:id="209" w:author="Scarlett Taylor" w:date="2025-10-09T12:17:00Z" w16du:dateUtc="2025-10-09T05:17:00Z">
        <w:r w:rsidRPr="00C715CC" w:rsidDel="0081685F">
          <w:rPr>
            <w:lang w:val="en-GB"/>
          </w:rPr>
          <w:delText xml:space="preserve">Data were recorded in real-time during the survey. </w:delText>
        </w:r>
      </w:del>
      <w:del w:id="210" w:author="Scarlett Taylor" w:date="2025-10-09T11:41:00Z" w16du:dateUtc="2025-10-09T04:41:00Z">
        <w:r w:rsidRPr="00C715CC" w:rsidDel="0042250B">
          <w:rPr>
            <w:lang w:val="en-GB"/>
          </w:rPr>
          <w:delText xml:space="preserve">Each new survey was recorded in a separate section of the slate to maintain data integrity. </w:delText>
        </w:r>
      </w:del>
    </w:p>
    <w:p w14:paraId="5C29810E" w14:textId="5A02E1EE" w:rsidR="00C57308" w:rsidRPr="00C715CC" w:rsidRDefault="00000000" w:rsidP="00132A98">
      <w:pPr>
        <w:pStyle w:val="Heading2"/>
      </w:pPr>
      <w:bookmarkStart w:id="211" w:name="_kmnnqgfdlep6" w:colFirst="0" w:colLast="0"/>
      <w:bookmarkEnd w:id="211"/>
      <w:r w:rsidRPr="00C715CC">
        <w:t xml:space="preserve">2.3. </w:t>
      </w:r>
      <w:r w:rsidR="001E279D">
        <w:t>Data Analysis</w:t>
      </w:r>
      <w:r w:rsidRPr="00C715CC">
        <w:t xml:space="preserve"> </w:t>
      </w:r>
    </w:p>
    <w:p w14:paraId="3F48EA60" w14:textId="614D87BC"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w:t>
      </w:r>
      <w:ins w:id="212" w:author="Scarlett Taylor" w:date="2025-10-28T09:48:00Z" w16du:dateUtc="2025-10-28T02:48:00Z">
        <w:r w:rsidR="004B4A9A">
          <w:rPr>
            <w:lang w:val="en-GB"/>
          </w:rPr>
          <w:t>2</w:t>
        </w:r>
      </w:ins>
      <w:del w:id="213" w:author="Scarlett Taylor" w:date="2025-10-28T09:48:00Z" w16du:dateUtc="2025-10-28T02:48:00Z">
        <w:r w:rsidRPr="00C715CC" w:rsidDel="004B4A9A">
          <w:rPr>
            <w:lang w:val="en-GB"/>
          </w:rPr>
          <w:delText>1</w:delText>
        </w:r>
      </w:del>
      <w:r w:rsidRPr="00C715CC">
        <w:rPr>
          <w:lang w:val="en-GB"/>
        </w:rPr>
        <w:t xml:space="preserve">) for analysis of broader ecological patterns and to facilitate interpretation of community-level responses. Separate multivariate models were fitted to evaluate differences in functional group abundance across reef classifications and, independently, across geographic zones. </w:t>
      </w:r>
      <w:ins w:id="214" w:author="Scarlett Taylor" w:date="2025-10-09T11:43:00Z" w16du:dateUtc="2025-10-09T04:43:00Z">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Tao, </w:t>
        </w:r>
        <w:r w:rsidR="0042250B">
          <w:rPr>
            <w:lang w:val="en-GB"/>
          </w:rPr>
          <w:t>“p</w:t>
        </w:r>
        <w:r w:rsidR="0042250B" w:rsidRPr="0042250B">
          <w:rPr>
            <w:lang w:val="en-GB"/>
          </w:rPr>
          <w:t>elagic</w:t>
        </w:r>
        <w:r w:rsidR="0042250B">
          <w:rPr>
            <w:lang w:val="en-GB"/>
          </w:rPr>
          <w:t>”</w:t>
        </w:r>
        <w:r w:rsidR="0042250B" w:rsidRPr="0042250B">
          <w:rPr>
            <w:lang w:val="en-GB"/>
          </w:rPr>
          <w:t xml:space="preserve"> if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w:t>
        </w:r>
      </w:ins>
      <w:ins w:id="215" w:author="Scarlett Taylor" w:date="2025-10-29T17:17:00Z" w16du:dateUtc="2025-10-29T10:17:00Z">
        <w:r w:rsidR="008362EF">
          <w:rPr>
            <w:lang w:val="en-GB"/>
          </w:rPr>
          <w:t xml:space="preserve"> (Table S1)</w:t>
        </w:r>
      </w:ins>
      <w:ins w:id="216" w:author="Scarlett Taylor" w:date="2025-10-09T11:43:00Z" w16du:dateUtc="2025-10-09T04:43:00Z">
        <w:r w:rsidR="0042250B" w:rsidRPr="0042250B">
          <w:rPr>
            <w:lang w:val="en-GB"/>
          </w:rPr>
          <w:t>. Zone was added to separate shoreline proximity from reef type when estimating classification effects</w:t>
        </w:r>
        <w:r w:rsidR="0042250B">
          <w:rPr>
            <w:lang w:val="en-GB"/>
          </w:rPr>
          <w:t xml:space="preserve">. </w:t>
        </w:r>
      </w:ins>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217" w:name="_ap0laf6xnjoq" w:colFirst="0" w:colLast="0"/>
      <w:bookmarkEnd w:id="217"/>
      <w:r w:rsidRPr="00C715CC">
        <w:lastRenderedPageBreak/>
        <w:t xml:space="preserve">2.3.1. Functional group analysis </w:t>
      </w:r>
    </w:p>
    <w:p w14:paraId="4DCBCD05" w14:textId="77777777" w:rsidR="00FB6279" w:rsidRDefault="00000000" w:rsidP="001E279D">
      <w:pPr>
        <w:spacing w:after="240" w:line="480" w:lineRule="auto"/>
        <w:rPr>
          <w:ins w:id="218" w:author="Scarlett Taylor" w:date="2025-10-27T14:35:00Z" w16du:dateUtc="2025-10-27T07:35:00Z"/>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w:p>
    <w:p w14:paraId="1F3F7086" w14:textId="1A339E70" w:rsidR="00FB6279" w:rsidRDefault="00000000" w:rsidP="00AB0E46">
      <w:pPr>
        <w:spacing w:after="240" w:line="480" w:lineRule="auto"/>
        <w:jc w:val="center"/>
        <w:rPr>
          <w:ins w:id="219" w:author="Scarlett Taylor" w:date="2025-10-27T14:35:00Z" w16du:dateUtc="2025-10-27T07:35:00Z"/>
          <w:lang w:val="en-GB"/>
        </w:rPr>
      </w:pPr>
      <m:oMathPara>
        <m:oMath>
          <m:r>
            <w:rPr>
              <w:rFonts w:ascii="Cambria Math" w:eastAsia="Courier New" w:hAnsi="Cambria Math"/>
              <w:lang w:val="en-GB"/>
            </w:rPr>
            <m:t>mvbind</m:t>
          </m:r>
          <m:d>
            <m:dPr>
              <m:ctrlPr>
                <w:ins w:id="220" w:author="Scarlett Taylor" w:date="2025-10-14T15:47:00Z" w16du:dateUtc="2025-10-14T08:47:00Z">
                  <w:rPr>
                    <w:rFonts w:ascii="Cambria Math" w:eastAsia="Courier New" w:hAnsi="Cambria Math"/>
                    <w:i/>
                    <w:lang w:val="en-GB"/>
                  </w:rPr>
                </w:ins>
              </m:ctrlPr>
            </m:dPr>
            <m:e>
              <m:r>
                <w:rPr>
                  <w:rFonts w:ascii="Cambria Math" w:eastAsia="Courier New" w:hAnsi="Cambria Math"/>
                  <w:lang w:val="en-GB"/>
                </w:rPr>
                <m:t>Grazer, Invertivore, Mesopredator, HTLP</m:t>
              </m:r>
            </m:e>
          </m:d>
          <m:r>
            <w:ins w:id="221" w:author="Scarlett Taylor" w:date="2025-10-27T14:35:00Z" w16du:dateUtc="2025-10-27T07:35:00Z">
              <m:rPr>
                <m:sty m:val="p"/>
              </m:rPr>
              <w:rPr>
                <w:rFonts w:ascii="Cambria Math" w:eastAsia="Courier New" w:hAnsi="Cambria Math"/>
                <w:lang w:val="en-GB"/>
              </w:rPr>
              <w:br/>
            </w:ins>
          </m:r>
        </m:oMath>
        <m:oMath>
          <m:r>
            <w:rPr>
              <w:rFonts w:ascii="Cambria Math" w:eastAsia="Courier New" w:hAnsi="Cambria Math"/>
              <w:lang w:val="en-GB"/>
            </w:rPr>
            <m:t>~ Classification +</m:t>
          </m:r>
          <m:d>
            <m:dPr>
              <m:endChr m:val="|"/>
              <m:ctrlPr>
                <w:ins w:id="222" w:author="Scarlett Taylor" w:date="2025-10-14T15:47:00Z" w16du:dateUtc="2025-10-14T08:47:00Z">
                  <w:rPr>
                    <w:rFonts w:ascii="Cambria Math" w:eastAsia="Courier New" w:hAnsi="Cambria Math"/>
                    <w:i/>
                    <w:lang w:val="en-GB"/>
                  </w:rPr>
                </w:ins>
              </m:ctrlPr>
            </m:dPr>
            <m:e>
              <m:r>
                <w:ins w:id="223" w:author="Scarlett Taylor" w:date="2025-10-14T15:47:00Z" w16du:dateUtc="2025-10-14T08:47:00Z">
                  <w:rPr>
                    <w:rFonts w:ascii="Cambria Math" w:eastAsia="Courier New" w:hAnsi="Cambria Math"/>
                    <w:lang w:val="en-GB"/>
                  </w:rPr>
                  <m:t xml:space="preserve">1 </m:t>
                </w:ins>
              </m:r>
            </m:e>
          </m:d>
          <m:r>
            <w:ins w:id="224" w:author="Scarlett Taylor" w:date="2025-10-14T15:47:00Z" w16du:dateUtc="2025-10-14T08:47:00Z">
              <w:rPr>
                <w:rFonts w:ascii="Cambria Math" w:eastAsia="Courier New" w:hAnsi="Cambria Math"/>
                <w:lang w:val="en-GB"/>
              </w:rPr>
              <m:t xml:space="preserve"> </m:t>
            </w:ins>
          </m:r>
          <m:r>
            <w:ins w:id="225" w:author="Scarlett Taylor" w:date="2025-10-27T14:35:00Z" w16du:dateUtc="2025-10-27T07:35:00Z">
              <w:rPr>
                <w:rFonts w:ascii="Cambria Math" w:eastAsia="Courier New" w:hAnsi="Cambria Math"/>
                <w:lang w:val="en-GB"/>
              </w:rPr>
              <m:t>Month_Year</m:t>
            </w:ins>
          </m:r>
          <m:r>
            <w:ins w:id="226" w:author="Scarlett Taylor" w:date="2025-10-14T15:47:00Z" w16du:dateUtc="2025-10-14T08:47:00Z">
              <w:rPr>
                <w:rFonts w:ascii="Cambria Math" w:eastAsia="Courier New" w:hAnsi="Cambria Math"/>
                <w:lang w:val="en-GB"/>
              </w:rPr>
              <m:t>)</m:t>
            </w:ins>
          </m:r>
          <m:r>
            <w:rPr>
              <w:rFonts w:ascii="Cambria Math" w:eastAsia="Courier New" w:hAnsi="Cambria Math"/>
              <w:lang w:val="en-GB"/>
            </w:rPr>
            <m:t xml:space="preserve"> </m:t>
          </m:r>
          <m:r>
            <w:ins w:id="227" w:author="Scarlett Taylor" w:date="2025-10-14T15:47:00Z" w16du:dateUtc="2025-10-14T08:47:00Z">
              <w:rPr>
                <w:rFonts w:ascii="Cambria Math" w:eastAsia="Courier New" w:hAnsi="Cambria Math"/>
                <w:lang w:val="en-GB"/>
              </w:rPr>
              <m:t xml:space="preserve">+ </m:t>
            </w:ins>
          </m:r>
          <m:r>
            <w:rPr>
              <w:rFonts w:ascii="Cambria Math" w:eastAsia="Courier New" w:hAnsi="Cambria Math"/>
              <w:lang w:val="en-GB"/>
            </w:rPr>
            <m:t>(1 +| Site)</m:t>
          </m:r>
        </m:oMath>
      </m:oMathPara>
    </w:p>
    <w:p w14:paraId="196CCA5D" w14:textId="57F9A518" w:rsidR="00C57308" w:rsidRPr="00C715CC" w:rsidRDefault="00000000" w:rsidP="001E279D">
      <w:pPr>
        <w:spacing w:after="240" w:line="480" w:lineRule="auto"/>
        <w:rPr>
          <w:lang w:val="en-GB"/>
        </w:rPr>
      </w:pPr>
      <w:r w:rsidRPr="00C715CC">
        <w:rPr>
          <w:lang w:val="en-GB"/>
        </w:rPr>
        <w:t xml:space="preserve">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79A42B76"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w:t>
      </w:r>
      <w:ins w:id="228" w:author="Scarlett Taylor" w:date="2025-10-14T10:42:00Z" w16du:dateUtc="2025-10-14T03:42:00Z">
        <w:r w:rsidR="000C1A73">
          <w:rPr>
            <w:lang w:val="en-GB"/>
          </w:rPr>
          <w:t xml:space="preserve">sometimes </w:t>
        </w:r>
      </w:ins>
      <w:r w:rsidRPr="00C715CC">
        <w:rPr>
          <w:lang w:val="en-GB"/>
        </w:rPr>
        <w:t xml:space="preserve">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w:t>
      </w:r>
      <w:ins w:id="229" w:author="Scarlett Taylor" w:date="2025-10-14T10:51:00Z" w16du:dateUtc="2025-10-14T03:51:00Z">
        <w:r w:rsidR="00E73D31" w:rsidRPr="00E73D31">
          <w:rPr>
            <w:lang w:val="en-GB"/>
          </w:rPr>
          <w:t xml:space="preserve">Mobile predators were retained in the analyses (e.g., </w:t>
        </w:r>
        <w:r w:rsidR="00E73D31" w:rsidRPr="00E73D31">
          <w:rPr>
            <w:i/>
            <w:iCs/>
            <w:lang w:val="en-GB"/>
          </w:rPr>
          <w:t>Caranx</w:t>
        </w:r>
        <w:r w:rsidR="00E73D31" w:rsidRPr="00E73D31">
          <w:rPr>
            <w:lang w:val="en-GB"/>
          </w:rPr>
          <w:t xml:space="preserve"> spp.); only episodic schooling pulses </w:t>
        </w:r>
      </w:ins>
      <w:ins w:id="230" w:author="Scarlett Taylor" w:date="2025-10-14T15:45:00Z" w16du:dateUtc="2025-10-14T08:45:00Z">
        <w:r w:rsidR="00384D96">
          <w:rPr>
            <w:lang w:val="en-GB"/>
          </w:rPr>
          <w:t xml:space="preserve">of </w:t>
        </w:r>
        <w:r w:rsidR="00384D96">
          <w:rPr>
            <w:i/>
            <w:iCs/>
            <w:lang w:val="en-GB"/>
          </w:rPr>
          <w:t xml:space="preserve">Sphyraena </w:t>
        </w:r>
        <w:r w:rsidR="00384D96" w:rsidRPr="00384D96">
          <w:rPr>
            <w:lang w:val="en-GB"/>
          </w:rPr>
          <w:t>spp</w:t>
        </w:r>
        <w:r w:rsidR="00384D96">
          <w:rPr>
            <w:i/>
            <w:iCs/>
            <w:lang w:val="en-GB"/>
          </w:rPr>
          <w:t xml:space="preserve">. </w:t>
        </w:r>
      </w:ins>
      <w:ins w:id="231" w:author="Scarlett Taylor" w:date="2025-10-14T10:51:00Z" w16du:dateUtc="2025-10-14T03:51:00Z">
        <w:r w:rsidR="00E73D31" w:rsidRPr="00E73D31">
          <w:rPr>
            <w:lang w:val="en-GB"/>
          </w:rPr>
          <w:t>that disproportionately influenced group-level estimates were excluded from model fitting and summarized descriptively.</w:t>
        </w:r>
        <w:r w:rsidR="00E73D31">
          <w:rPr>
            <w:lang w:val="en-GB"/>
          </w:rPr>
          <w:t xml:space="preserve"> </w:t>
        </w:r>
      </w:ins>
      <w:ins w:id="232" w:author="Scarlett Taylor" w:date="2025-10-14T10:29:00Z" w16du:dateUtc="2025-10-14T03:29:00Z">
        <w:r w:rsidR="00BF54C3" w:rsidRPr="00BF54C3">
          <w:t>Visibility was not modelled because low-visibility</w:t>
        </w:r>
        <w:r w:rsidR="00BF54C3">
          <w:t xml:space="preserve"> (&lt;3m)</w:t>
        </w:r>
        <w:r w:rsidR="00BF54C3" w:rsidRPr="00BF54C3">
          <w:t xml:space="preserve"> dives were excluded, remaining variation was moderate and comparable across sites and periods by design, and random effects for site and </w:t>
        </w:r>
      </w:ins>
      <w:ins w:id="233" w:author="Scarlett Taylor" w:date="2025-10-29T17:56:00Z" w16du:dateUtc="2025-10-29T10:56:00Z">
        <w:r w:rsidR="0012351C">
          <w:t>month-year</w:t>
        </w:r>
      </w:ins>
      <w:ins w:id="234" w:author="Scarlett Taylor" w:date="2025-10-14T10:29:00Z" w16du:dateUtc="2025-10-14T03:29:00Z">
        <w:r w:rsidR="00BF54C3" w:rsidRPr="00BF54C3">
          <w:t xml:space="preserve"> absorb</w:t>
        </w:r>
        <w:r w:rsidR="00BF54C3">
          <w:t>ed</w:t>
        </w:r>
        <w:r w:rsidR="00BF54C3" w:rsidRPr="00BF54C3">
          <w:t xml:space="preserve"> residual heterogeneity.</w:t>
        </w:r>
        <w:r w:rsidR="00BF54C3">
          <w:t xml:space="preserve"> </w:t>
        </w:r>
      </w:ins>
      <w:ins w:id="235" w:author="Scarlett Taylor" w:date="2025-10-14T15:48:00Z" w16du:dateUtc="2025-10-14T08:48:00Z">
        <w:r w:rsidR="00384D96" w:rsidRPr="00384D96">
          <w:t>Quality control identified systematic undercounting in surveys conducted by one observer; those surveys were excluded.</w:t>
        </w:r>
        <w:r w:rsidR="00384D96">
          <w:t xml:space="preserve"> </w:t>
        </w:r>
      </w:ins>
      <w:r w:rsidRPr="00C715CC">
        <w:rPr>
          <w:lang w:val="en-GB"/>
        </w:rPr>
        <w:t xml:space="preserve">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w:t>
      </w:r>
      <w:r w:rsidRPr="00C715CC">
        <w:rPr>
          <w:lang w:val="en-GB"/>
        </w:rPr>
        <w:lastRenderedPageBreak/>
        <w:t xml:space="preserve">group classification. </w:t>
      </w:r>
      <w:ins w:id="236" w:author="Scarlett Taylor" w:date="2025-10-14T10:51:00Z" w16du:dateUtc="2025-10-14T03:51:00Z">
        <w:r w:rsidR="00E73D31" w:rsidRPr="00E73D31">
          <w:rPr>
            <w:lang w:val="en-GB"/>
          </w:rPr>
          <w:t xml:space="preserve">Down-weighting via transformation was considered but not implemented. A sensitivity check that retained </w:t>
        </w:r>
        <w:r w:rsidR="00E73D31" w:rsidRPr="00E73D31">
          <w:rPr>
            <w:i/>
            <w:iCs/>
            <w:lang w:val="en-GB"/>
          </w:rPr>
          <w:t>Sphyraena</w:t>
        </w:r>
        <w:r w:rsidR="00E73D31" w:rsidRPr="00E73D31">
          <w:rPr>
            <w:lang w:val="en-GB"/>
          </w:rPr>
          <w:t xml:space="preserve"> under capped counts did not change qualitative higher-trophic-level predator trends.</w:t>
        </w:r>
        <w:r w:rsidR="00E73D31">
          <w:rPr>
            <w:lang w:val="en-GB"/>
          </w:rPr>
          <w:t xml:space="preserve"> </w:t>
        </w:r>
      </w:ins>
      <w:r w:rsidRPr="00C715CC">
        <w:rPr>
          <w:lang w:val="en-GB"/>
        </w:rPr>
        <w:t>Zero-inflation was not evident in the remaining functional group data, while overdispersion was moderate, supporting the use of a negative binomial distribution.</w:t>
      </w:r>
    </w:p>
    <w:p w14:paraId="66576371" w14:textId="011BFAAF" w:rsidR="00C57308" w:rsidRPr="00C715CC" w:rsidRDefault="00000000" w:rsidP="001E279D">
      <w:pPr>
        <w:spacing w:after="240" w:line="480" w:lineRule="auto"/>
        <w:rPr>
          <w:lang w:val="en-GB"/>
        </w:rPr>
      </w:pPr>
      <w:r w:rsidRPr="00C715CC">
        <w:rPr>
          <w:lang w:val="en-GB"/>
        </w:rPr>
        <w:t xml:space="preserve">Several candidate models were evaluated, including those with and without zero-inflation terms </w:t>
      </w:r>
      <w:ins w:id="237" w:author="Scarlett Taylor" w:date="2025-10-27T14:40:00Z" w16du:dateUtc="2025-10-27T07:40:00Z">
        <w:r w:rsidR="003A0139" w:rsidRPr="003A0139">
          <w:rPr>
            <w:lang w:val="en-GB"/>
          </w:rPr>
          <w:t>and with random intercepts for site and month</w:t>
        </w:r>
        <w:r w:rsidR="003A0139">
          <w:rPr>
            <w:lang w:val="en-GB"/>
          </w:rPr>
          <w:t>-year</w:t>
        </w:r>
        <w:r w:rsidR="003A0139" w:rsidRPr="003A0139">
          <w:rPr>
            <w:lang w:val="en-GB"/>
          </w:rPr>
          <w:t xml:space="preserve"> to account for repeated surveys and seasonal variation.</w:t>
        </w:r>
        <w:r w:rsidR="003A0139">
          <w:rPr>
            <w:lang w:val="en-GB"/>
          </w:rPr>
          <w:t xml:space="preserve"> </w:t>
        </w:r>
      </w:ins>
      <w:del w:id="238" w:author="Scarlett Taylor" w:date="2025-10-27T14:40:00Z" w16du:dateUtc="2025-10-27T07:40:00Z">
        <w:r w:rsidRPr="00C715CC" w:rsidDel="003A0139">
          <w:rPr>
            <w:lang w:val="en-GB"/>
          </w:rPr>
          <w:delText xml:space="preserve">and with or without site-level random intercepts to account for repeated surveys. </w:delText>
        </w:r>
      </w:del>
      <w:r w:rsidRPr="00C715CC">
        <w:rPr>
          <w:lang w:val="en-GB"/>
        </w:rPr>
        <w:t xml:space="preserve">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w:t>
      </w:r>
      <w:del w:id="239" w:author="Scarlett Taylor" w:date="2025-10-27T14:42:00Z" w16du:dateUtc="2025-10-27T07:42:00Z">
        <w:r w:rsidRPr="00C715CC" w:rsidDel="003A0139">
          <w:rPr>
            <w:lang w:val="en-GB"/>
          </w:rPr>
          <w:delText xml:space="preserve">by </w:delText>
        </w:r>
      </w:del>
      <w:ins w:id="240" w:author="Scarlett Taylor" w:date="2025-10-27T14:42:00Z" w16du:dateUtc="2025-10-27T07:42:00Z">
        <w:r w:rsidR="003A0139">
          <w:rPr>
            <w:lang w:val="en-GB"/>
          </w:rPr>
          <w:t>for</w:t>
        </w:r>
        <w:r w:rsidR="003A0139" w:rsidRPr="00C715CC">
          <w:rPr>
            <w:lang w:val="en-GB"/>
          </w:rPr>
          <w:t xml:space="preserve"> </w:t>
        </w:r>
      </w:ins>
      <w:r w:rsidRPr="00C715CC">
        <w:rPr>
          <w:lang w:val="en-GB"/>
        </w:rPr>
        <w:t>site</w:t>
      </w:r>
      <w:ins w:id="241" w:author="Scarlett Taylor" w:date="2025-10-27T14:42:00Z" w16du:dateUtc="2025-10-27T07:42:00Z">
        <w:r w:rsidR="003A0139">
          <w:rPr>
            <w:lang w:val="en-GB"/>
          </w:rPr>
          <w:t xml:space="preserve"> and month-year</w:t>
        </w:r>
      </w:ins>
      <w:r w:rsidRPr="00C715CC">
        <w:rPr>
          <w:lang w:val="en-GB"/>
        </w:rPr>
        <w:t xml:space="preserv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3BACA8F6"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r>
            <w:ins w:id="242" w:author="Scarlett Taylor" w:date="2025-10-27T14:43:00Z" w16du:dateUtc="2025-10-27T07:43:00Z">
              <w:rPr>
                <w:rFonts w:ascii="Cambria Math" w:hAnsi="Cambria Math"/>
                <w:lang w:val="en-GB"/>
              </w:rPr>
              <m:t>+</m:t>
            </w:ins>
          </m:r>
          <m:sSub>
            <m:sSubPr>
              <m:ctrlPr>
                <w:ins w:id="243" w:author="Scarlett Taylor" w:date="2025-10-27T14:43:00Z" w16du:dateUtc="2025-10-27T07:43:00Z">
                  <w:rPr>
                    <w:rFonts w:ascii="Cambria Math" w:hAnsi="Cambria Math"/>
                    <w:i/>
                    <w:lang w:val="en-GB"/>
                  </w:rPr>
                </w:ins>
              </m:ctrlPr>
            </m:sSubPr>
            <m:e>
              <m:r>
                <w:ins w:id="244" w:author="Scarlett Taylor" w:date="2025-10-27T14:43:00Z" w16du:dateUtc="2025-10-27T07:43:00Z">
                  <w:rPr>
                    <w:rFonts w:ascii="Cambria Math" w:hAnsi="Cambria Math"/>
                    <w:lang w:val="en-GB"/>
                  </w:rPr>
                  <m:t>v</m:t>
                </w:ins>
              </m:r>
            </m:e>
            <m:sub>
              <m:r>
                <w:ins w:id="245" w:author="Scarlett Taylor" w:date="2025-10-27T14:43:00Z" w16du:dateUtc="2025-10-27T07:43:00Z">
                  <w:rPr>
                    <w:rFonts w:ascii="Cambria Math" w:hAnsi="Cambria Math"/>
                    <w:lang w:val="en-GB"/>
                  </w:rPr>
                  <m:t>mg</m:t>
                </w:ins>
              </m:r>
            </m:sub>
          </m:sSub>
        </m:oMath>
      </m:oMathPara>
    </w:p>
    <w:p w14:paraId="6F30D0B3" w14:textId="7841621C" w:rsidR="00C57308" w:rsidRPr="00C715CC" w:rsidRDefault="00000000" w:rsidP="001E279D">
      <w:pPr>
        <w:spacing w:after="240"/>
        <w:jc w:val="center"/>
        <w:rPr>
          <w:lang w:val="en-GB"/>
        </w:r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ins w:id="246" w:author="Scarlett Taylor" w:date="2025-10-27T14:39:00Z" w16du:dateUtc="2025-10-27T07:39:00Z">
                <w:rPr>
                  <w:rFonts w:ascii="Cambria Math" w:hAnsi="Cambria Math"/>
                  <w:lang w:val="en-GB"/>
                </w:rPr>
                <m:t>site,</m:t>
              </w:ins>
            </m:r>
            <m:r>
              <w:rPr>
                <w:rFonts w:ascii="Cambria Math" w:hAnsi="Cambria Math"/>
                <w:lang w:val="en-GB"/>
              </w:rPr>
              <m:t>g</m:t>
            </m:r>
          </m:sub>
        </m:sSub>
        <m:r>
          <w:rPr>
            <w:rFonts w:ascii="Cambria Math" w:hAnsi="Cambria Math"/>
            <w:lang w:val="en-GB"/>
          </w:rPr>
          <m:t>)</m:t>
        </m:r>
      </m:oMath>
      <w:ins w:id="247" w:author="Scarlett Taylor" w:date="2025-10-27T14:39:00Z" w16du:dateUtc="2025-10-27T07:39:00Z">
        <w:r w:rsidR="00FB6279">
          <w:rPr>
            <w:lang w:val="en-GB"/>
          </w:rPr>
          <w:t xml:space="preserve">, </w:t>
        </w:r>
      </w:ins>
      <m:oMath>
        <m:sSub>
          <m:sSubPr>
            <m:ctrlPr>
              <w:ins w:id="248" w:author="Scarlett Taylor" w:date="2025-10-27T14:39:00Z" w16du:dateUtc="2025-10-27T07:39:00Z">
                <w:rPr>
                  <w:rFonts w:ascii="Cambria Math" w:hAnsi="Cambria Math"/>
                  <w:lang w:val="en-GB"/>
                </w:rPr>
              </w:ins>
            </m:ctrlPr>
          </m:sSubPr>
          <m:e>
            <m:r>
              <w:ins w:id="249" w:author="Scarlett Taylor" w:date="2025-10-27T14:39:00Z" w16du:dateUtc="2025-10-27T07:39:00Z">
                <w:rPr>
                  <w:rFonts w:ascii="Cambria Math" w:hAnsi="Cambria Math"/>
                  <w:lang w:val="en-GB"/>
                </w:rPr>
                <m:t xml:space="preserve">    v</m:t>
              </w:ins>
            </m:r>
          </m:e>
          <m:sub>
            <m:r>
              <w:ins w:id="250" w:author="Scarlett Taylor" w:date="2025-10-27T14:44:00Z" w16du:dateUtc="2025-10-27T07:44:00Z">
                <w:rPr>
                  <w:rFonts w:ascii="Cambria Math" w:hAnsi="Cambria Math"/>
                  <w:lang w:val="en-GB"/>
                </w:rPr>
                <m:t>mg</m:t>
              </w:ins>
            </m:r>
            <m:r>
              <w:ins w:id="251" w:author="Scarlett Taylor" w:date="2025-10-27T14:39:00Z" w16du:dateUtc="2025-10-27T07:39:00Z">
                <w:rPr>
                  <w:rFonts w:ascii="Cambria Math" w:hAnsi="Cambria Math"/>
                  <w:lang w:val="en-GB"/>
                </w:rPr>
                <m:t xml:space="preserve"> </m:t>
              </w:ins>
            </m:r>
          </m:sub>
        </m:sSub>
        <m:r>
          <w:ins w:id="252" w:author="Scarlett Taylor" w:date="2025-10-27T14:39:00Z" w16du:dateUtc="2025-10-27T07:39:00Z">
            <w:rPr>
              <w:rFonts w:ascii="Cambria Math" w:hAnsi="Cambria Math"/>
              <w:lang w:val="en-GB"/>
            </w:rPr>
            <m:t xml:space="preserve">~ N (0, </m:t>
          </w:ins>
        </m:r>
        <m:sSub>
          <m:sSubPr>
            <m:ctrlPr>
              <w:ins w:id="253" w:author="Scarlett Taylor" w:date="2025-10-27T14:39:00Z" w16du:dateUtc="2025-10-27T07:39:00Z">
                <w:rPr>
                  <w:rFonts w:ascii="Cambria Math" w:hAnsi="Cambria Math"/>
                  <w:lang w:val="en-GB"/>
                </w:rPr>
              </w:ins>
            </m:ctrlPr>
          </m:sSubPr>
          <m:e>
            <m:sSup>
              <m:sSupPr>
                <m:ctrlPr>
                  <w:ins w:id="254" w:author="Scarlett Taylor" w:date="2025-10-27T14:39:00Z" w16du:dateUtc="2025-10-27T07:39:00Z">
                    <w:rPr>
                      <w:rFonts w:ascii="Cambria Math" w:hAnsi="Cambria Math"/>
                      <w:lang w:val="en-GB"/>
                    </w:rPr>
                  </w:ins>
                </m:ctrlPr>
              </m:sSupPr>
              <m:e>
                <m:r>
                  <w:ins w:id="255" w:author="Scarlett Taylor" w:date="2025-10-27T14:39:00Z" w16du:dateUtc="2025-10-27T07:39:00Z">
                    <w:rPr>
                      <w:rFonts w:ascii="Cambria Math" w:hAnsi="Cambria Math"/>
                      <w:lang w:val="en-GB"/>
                    </w:rPr>
                    <m:t>σ</m:t>
                  </w:ins>
                </m:r>
              </m:e>
              <m:sup>
                <m:r>
                  <w:ins w:id="256" w:author="Scarlett Taylor" w:date="2025-10-27T14:39:00Z" w16du:dateUtc="2025-10-27T07:39:00Z">
                    <w:rPr>
                      <w:rFonts w:ascii="Cambria Math" w:hAnsi="Cambria Math"/>
                      <w:lang w:val="en-GB"/>
                    </w:rPr>
                    <m:t>2</m:t>
                  </w:ins>
                </m:r>
              </m:sup>
            </m:sSup>
          </m:e>
          <m:sub>
            <m:r>
              <w:ins w:id="257" w:author="Scarlett Taylor" w:date="2025-10-27T14:39:00Z" w16du:dateUtc="2025-10-27T07:39:00Z">
                <w:rPr>
                  <w:rFonts w:ascii="Cambria Math" w:hAnsi="Cambria Math"/>
                  <w:lang w:val="en-GB"/>
                </w:rPr>
                <m:t>month_year,g</m:t>
              </w:ins>
            </m:r>
          </m:sub>
        </m:sSub>
        <m:r>
          <w:ins w:id="258" w:author="Scarlett Taylor" w:date="2025-10-27T14:39:00Z" w16du:dateUtc="2025-10-27T07:39:00Z">
            <w:rPr>
              <w:rFonts w:ascii="Cambria Math" w:hAnsi="Cambria Math"/>
              <w:lang w:val="en-GB"/>
            </w:rPr>
            <m:t>)</m:t>
          </w:ins>
        </m:r>
      </m:oMath>
    </w:p>
    <w:p w14:paraId="3EC35F1C" w14:textId="039FC756"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ins w:id="259" w:author="Scarlett Taylor" w:date="2025-10-27T14:39:00Z" w16du:dateUtc="2025-10-27T07:39:00Z">
                <w:rPr>
                  <w:rFonts w:ascii="Cambria Math" w:hAnsi="Cambria Math"/>
                  <w:lang w:val="en-GB"/>
                </w:rPr>
              </w:ins>
            </m:ctrlPr>
          </m:sSubPr>
          <m:e>
            <m:r>
              <w:ins w:id="260" w:author="Scarlett Taylor" w:date="2025-10-27T14:39:00Z" w16du:dateUtc="2025-10-27T07:39:00Z">
                <w:rPr>
                  <w:rFonts w:ascii="Cambria Math" w:hAnsi="Cambria Math"/>
                  <w:lang w:val="en-GB"/>
                </w:rPr>
                <m:t>μ</m:t>
              </w:ins>
            </m:r>
          </m:e>
          <m:sub>
            <m:r>
              <w:ins w:id="261" w:author="Scarlett Taylor" w:date="2025-10-27T14:39:00Z" w16du:dateUtc="2025-10-27T07:39:00Z">
                <w:rPr>
                  <w:rFonts w:ascii="Cambria Math" w:hAnsi="Cambria Math"/>
                  <w:lang w:val="en-GB"/>
                </w:rPr>
                <m:t xml:space="preserve">ig </m:t>
              </w:ins>
            </m:r>
          </m:sub>
        </m:sSub>
      </m:oMath>
      <w:ins w:id="262" w:author="Scarlett Taylor" w:date="2025-10-27T14:39:00Z" w16du:dateUtc="2025-10-27T07:39:00Z">
        <w:r w:rsidR="00FB6279" w:rsidRPr="00C715CC">
          <w:rPr>
            <w:lang w:val="en-GB"/>
          </w:rPr>
          <w:t>​ is the random site effect</w:t>
        </w:r>
        <w:r w:rsidR="00FB6279">
          <w:rPr>
            <w:lang w:val="en-GB"/>
          </w:rPr>
          <w:t xml:space="preserve">, and </w:t>
        </w:r>
      </w:ins>
      <m:oMath>
        <m:sSub>
          <m:sSubPr>
            <m:ctrlPr>
              <w:ins w:id="263" w:author="Scarlett Taylor" w:date="2025-10-27T14:39:00Z" w16du:dateUtc="2025-10-27T07:39:00Z">
                <w:rPr>
                  <w:rFonts w:ascii="Cambria Math" w:hAnsi="Cambria Math"/>
                  <w:i/>
                  <w:lang w:val="en-GB"/>
                </w:rPr>
              </w:ins>
            </m:ctrlPr>
          </m:sSubPr>
          <m:e>
            <m:r>
              <w:ins w:id="264" w:author="Scarlett Taylor" w:date="2025-10-27T14:39:00Z" w16du:dateUtc="2025-10-27T07:39:00Z">
                <w:rPr>
                  <w:rFonts w:ascii="Cambria Math" w:hAnsi="Cambria Math"/>
                  <w:lang w:val="en-GB"/>
                </w:rPr>
                <m:t>v</m:t>
              </w:ins>
            </m:r>
          </m:e>
          <m:sub>
            <m:r>
              <w:ins w:id="265" w:author="Scarlett Taylor" w:date="2025-10-27T14:39:00Z" w16du:dateUtc="2025-10-27T07:39:00Z">
                <w:rPr>
                  <w:rFonts w:ascii="Cambria Math" w:hAnsi="Cambria Math"/>
                  <w:lang w:val="en-GB"/>
                </w:rPr>
                <m:t>mg</m:t>
              </w:ins>
            </m:r>
          </m:sub>
        </m:sSub>
      </m:oMath>
      <w:ins w:id="266" w:author="Scarlett Taylor" w:date="2025-10-27T14:39:00Z" w16du:dateUtc="2025-10-27T07:39:00Z">
        <w:r w:rsidR="00FB6279">
          <w:rPr>
            <w:lang w:val="en-GB"/>
          </w:rPr>
          <w:t xml:space="preserve"> is the random month-year effect</w:t>
        </w:r>
        <w:r w:rsidR="00FB6279" w:rsidRPr="00C715CC">
          <w:rPr>
            <w:lang w:val="en-GB"/>
          </w:rPr>
          <w:t>.</w:t>
        </w:r>
      </w:ins>
      <w:del w:id="267" w:author="Scarlett Taylor" w:date="2025-10-27T14:39:00Z" w16du:dateUtc="2025-10-27T07:39:00Z">
        <w:r w:rsidRPr="00C715CC" w:rsidDel="00FB6279">
          <w:rPr>
            <w:lang w:val="en-GB"/>
          </w:rPr>
          <w:delText xml:space="preserve">and </w:delText>
        </w:r>
      </w:del>
      <m:oMath>
        <m:sSub>
          <m:sSubPr>
            <m:ctrlPr>
              <w:del w:id="268" w:author="Scarlett Taylor" w:date="2025-10-27T14:39:00Z" w16du:dateUtc="2025-10-27T07:39:00Z">
                <w:rPr>
                  <w:rFonts w:ascii="Cambria Math" w:hAnsi="Cambria Math"/>
                  <w:lang w:val="en-GB"/>
                </w:rPr>
              </w:del>
            </m:ctrlPr>
          </m:sSubPr>
          <m:e>
            <m:r>
              <w:del w:id="269" w:author="Scarlett Taylor" w:date="2025-10-27T14:39:00Z" w16du:dateUtc="2025-10-27T07:39:00Z">
                <w:rPr>
                  <w:rFonts w:ascii="Cambria Math" w:hAnsi="Cambria Math"/>
                  <w:lang w:val="en-GB"/>
                </w:rPr>
                <m:t>μ</m:t>
              </w:del>
            </m:r>
          </m:e>
          <m:sub>
            <m:r>
              <w:del w:id="270" w:author="Scarlett Taylor" w:date="2025-10-27T14:39:00Z" w16du:dateUtc="2025-10-27T07:39:00Z">
                <w:rPr>
                  <w:rFonts w:ascii="Cambria Math" w:hAnsi="Cambria Math"/>
                  <w:lang w:val="en-GB"/>
                </w:rPr>
                <m:t xml:space="preserve">ig </m:t>
              </w:del>
            </m:r>
          </m:sub>
        </m:sSub>
      </m:oMath>
      <w:del w:id="271" w:author="Scarlett Taylor" w:date="2025-10-27T14:39:00Z" w16du:dateUtc="2025-10-27T07:39:00Z">
        <w:r w:rsidRPr="00C715CC" w:rsidDel="00FB6279">
          <w:rPr>
            <w:lang w:val="en-GB"/>
          </w:rPr>
          <w:delText>​ is the random site effect</w:delText>
        </w:r>
      </w:del>
      <w:r w:rsidRPr="00C715CC">
        <w:rPr>
          <w:lang w:val="en-GB"/>
        </w:rPr>
        <w:t>. Models excluding site-level effects</w:t>
      </w:r>
      <w:ins w:id="272" w:author="Scarlett Taylor" w:date="2025-10-27T14:43:00Z" w16du:dateUtc="2025-10-27T07:43:00Z">
        <w:r w:rsidR="003A0139">
          <w:rPr>
            <w:lang w:val="en-GB"/>
          </w:rPr>
          <w:t>, month-year effects,</w:t>
        </w:r>
      </w:ins>
      <w:r w:rsidRPr="00C715CC">
        <w:rPr>
          <w:lang w:val="en-GB"/>
        </w:rPr>
        <w:t xml:space="preserve"> or including zero-inflation performed substantially worse, and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w:t>
      </w:r>
      <w:r w:rsidRPr="00C715CC">
        <w:rPr>
          <w:lang w:val="en-GB"/>
        </w:rPr>
        <w:lastRenderedPageBreak/>
        <w:t xml:space="preserve">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273" w:name="_y4qkqo9zdgtp" w:colFirst="0" w:colLast="0"/>
      <w:bookmarkEnd w:id="273"/>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376B2D90" w:rsidR="00C57308" w:rsidRPr="00C715CC" w:rsidRDefault="00FB6279" w:rsidP="00213430">
      <w:pPr>
        <w:spacing w:line="480" w:lineRule="auto"/>
        <w:jc w:val="center"/>
        <w:rPr>
          <w:lang w:val="en-GB"/>
        </w:rPr>
      </w:pPr>
      <m:oMathPara>
        <m:oMath>
          <m:r>
            <w:rPr>
              <w:rFonts w:ascii="Cambria Math" w:eastAsia="Courier New" w:hAnsi="Cambria Math"/>
              <w:lang w:val="en-GB"/>
            </w:rPr>
            <w:lastRenderedPageBreak/>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w:ins w:id="274" w:author="Scarlett Taylor" w:date="2025-10-27T14:24:00Z" w16du:dateUtc="2025-10-27T07:24:00Z">
              <m:rPr>
                <m:sty m:val="p"/>
              </m:rPr>
              <w:rPr>
                <w:rFonts w:ascii="Cambria Math" w:eastAsia="Courier New" w:hAnsi="Cambria Math"/>
                <w:lang w:val="en-GB"/>
              </w:rPr>
              <w:br/>
            </w:ins>
          </m:r>
        </m:oMath>
      </m:oMathPara>
      <m:oMath>
        <m:r>
          <w:rPr>
            <w:rFonts w:ascii="Cambria Math" w:eastAsia="Courier New" w:hAnsi="Cambria Math"/>
            <w:lang w:val="en-GB"/>
          </w:rPr>
          <m:t>~ Zone</m:t>
        </m:r>
        <m:r>
          <w:del w:id="275" w:author="Scarlett Taylor" w:date="2025-10-27T14:36:00Z" w16du:dateUtc="2025-10-27T07:36:00Z">
            <w:rPr>
              <w:rFonts w:ascii="Cambria Math" w:eastAsia="Courier New" w:hAnsi="Cambria Math"/>
              <w:lang w:val="en-GB"/>
            </w:rPr>
            <m:t xml:space="preserve"> </m:t>
          </w:del>
        </m:r>
        <m:r>
          <w:ins w:id="276" w:author="Scarlett Taylor" w:date="2025-10-27T14:35:00Z" w16du:dateUtc="2025-10-27T07:35:00Z">
            <w:rPr>
              <w:rFonts w:ascii="Cambria Math" w:eastAsia="Courier New" w:hAnsi="Cambria Math"/>
              <w:lang w:val="en-GB"/>
            </w:rPr>
            <m:t>+ (1 +| Month_Year)</m:t>
          </w:ins>
        </m:r>
        <m:r>
          <w:ins w:id="277" w:author="Scarlett Taylor" w:date="2025-10-27T14:35:00Z" w16du:dateUtc="2025-10-27T07:35:00Z">
            <m:rPr>
              <m:sty m:val="p"/>
            </m:rPr>
            <w:rPr>
              <w:rFonts w:ascii="Cambria Math" w:hAnsi="Cambria Math"/>
              <w:lang w:val="en-GB"/>
            </w:rPr>
            <m:t xml:space="preserve">  </m:t>
          </w:ins>
        </m:r>
        <m:r>
          <w:rPr>
            <w:rFonts w:ascii="Cambria Math" w:eastAsia="Courier New" w:hAnsi="Cambria Math"/>
            <w:lang w:val="en-GB"/>
          </w:rPr>
          <m:t>+ (1 +| Site)</m:t>
        </m:r>
      </m:oMath>
      <w:del w:id="278" w:author="Scarlett Taylor" w:date="2025-10-27T14:35:00Z" w16du:dateUtc="2025-10-27T07:35:00Z">
        <w:r w:rsidRPr="00C715CC" w:rsidDel="00FB6279">
          <w:rPr>
            <w:lang w:val="en-GB"/>
          </w:rPr>
          <w:delText xml:space="preserve"> </w:delText>
        </w:r>
      </w:del>
      <w:ins w:id="279" w:author="Scarlett Taylor" w:date="2025-10-27T14:24:00Z" w16du:dateUtc="2025-10-27T07:24:00Z">
        <w:r>
          <w:rPr>
            <w:lang w:val="en-GB"/>
          </w:rPr>
          <w:br/>
        </w:r>
      </w:ins>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3BB85F7A" w14:textId="1078426F" w:rsidR="00C57308" w:rsidRPr="00C715CC" w:rsidRDefault="00FB6279">
      <w:pPr>
        <w:jc w:val="center"/>
        <w:rPr>
          <w:lang w:val="en-GB"/>
        </w:rPr>
      </w:pPr>
      <m:oMathPara>
        <m:oMath>
          <m:r>
            <w:rPr>
              <w:rFonts w:ascii="Cambria Math" w:hAnsi="Cambria Math"/>
              <w:lang w:val="en-GB"/>
            </w:rPr>
            <m:t>log</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e>
          </m:d>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ins w:id="280" w:author="Scarlett Taylor" w:date="2025-10-27T14:37:00Z" w16du:dateUtc="2025-10-27T07:37:00Z">
              <w:rPr>
                <w:rFonts w:ascii="Cambria Math" w:hAnsi="Cambria Math"/>
                <w:lang w:val="en-GB"/>
              </w:rPr>
              <m:t>+</m:t>
            </w:ins>
          </m:r>
          <m:sSub>
            <m:sSubPr>
              <m:ctrlPr>
                <w:ins w:id="281" w:author="Scarlett Taylor" w:date="2025-10-27T14:37:00Z" w16du:dateUtc="2025-10-27T07:37:00Z">
                  <w:rPr>
                    <w:rFonts w:ascii="Cambria Math" w:hAnsi="Cambria Math"/>
                    <w:i/>
                    <w:lang w:val="en-GB"/>
                  </w:rPr>
                </w:ins>
              </m:ctrlPr>
            </m:sSubPr>
            <m:e>
              <m:r>
                <w:ins w:id="282" w:author="Scarlett Taylor" w:date="2025-10-27T14:37:00Z" w16du:dateUtc="2025-10-27T07:37:00Z">
                  <w:rPr>
                    <w:rFonts w:ascii="Cambria Math" w:hAnsi="Cambria Math"/>
                    <w:lang w:val="en-GB"/>
                  </w:rPr>
                  <m:t>v</m:t>
                </w:ins>
              </m:r>
            </m:e>
            <m:sub>
              <m:r>
                <w:ins w:id="283" w:author="Scarlett Taylor" w:date="2025-10-27T14:37:00Z" w16du:dateUtc="2025-10-27T07:37:00Z">
                  <w:rPr>
                    <w:rFonts w:ascii="Cambria Math" w:hAnsi="Cambria Math"/>
                    <w:lang w:val="en-GB"/>
                  </w:rPr>
                  <m:t>mg</m:t>
                </w:ins>
              </m:r>
            </m:sub>
          </m:sSub>
          <m:r>
            <w:rPr>
              <w:rFonts w:ascii="Cambria Math" w:hAnsi="Cambria Math"/>
              <w:lang w:val="en-GB"/>
            </w:rPr>
            <m:t xml:space="preserve"> </m:t>
          </m:r>
        </m:oMath>
      </m:oMathPara>
    </w:p>
    <w:p w14:paraId="06D41CE8" w14:textId="28D5CA57" w:rsidR="00FB6279" w:rsidRPr="00C715CC" w:rsidRDefault="00000000" w:rsidP="00FB6279">
      <w:pPr>
        <w:jc w:val="center"/>
        <w:rPr>
          <w:ins w:id="284" w:author="Scarlett Taylor" w:date="2025-10-27T14:37:00Z" w16du:dateUtc="2025-10-27T07:37:00Z"/>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m:t>
          </m:r>
          <m:d>
            <m:dPr>
              <m:ctrlPr>
                <w:rPr>
                  <w:rFonts w:ascii="Cambria Math" w:hAnsi="Cambria Math"/>
                  <w:i/>
                  <w:lang w:val="en-GB"/>
                </w:rPr>
              </m:ctrlPr>
            </m:dPr>
            <m:e>
              <m:r>
                <w:rPr>
                  <w:rFonts w:ascii="Cambria Math" w:hAnsi="Cambria Math"/>
                  <w:lang w:val="en-GB"/>
                </w:rPr>
                <m:t xml:space="preserve">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ins w:id="285" w:author="Scarlett Taylor" w:date="2025-10-27T14:37:00Z" w16du:dateUtc="2025-10-27T07:37:00Z">
                      <w:rPr>
                        <w:rFonts w:ascii="Cambria Math" w:hAnsi="Cambria Math"/>
                        <w:lang w:val="en-GB"/>
                      </w:rPr>
                      <m:t xml:space="preserve">site, </m:t>
                    </w:ins>
                  </m:r>
                  <m:r>
                    <w:rPr>
                      <w:rFonts w:ascii="Cambria Math" w:hAnsi="Cambria Math"/>
                      <w:lang w:val="en-GB"/>
                    </w:rPr>
                    <m:t>g</m:t>
                  </m:r>
                </m:sub>
              </m:sSub>
            </m:e>
          </m:d>
          <m:sSub>
            <m:sSubPr>
              <m:ctrlPr>
                <w:ins w:id="286" w:author="Scarlett Taylor" w:date="2025-10-27T14:37:00Z" w16du:dateUtc="2025-10-27T07:37:00Z">
                  <w:rPr>
                    <w:rFonts w:ascii="Cambria Math" w:hAnsi="Cambria Math"/>
                    <w:lang w:val="en-GB"/>
                  </w:rPr>
                </w:ins>
              </m:ctrlPr>
            </m:sSubPr>
            <m:e>
              <m:r>
                <w:ins w:id="287" w:author="Scarlett Taylor" w:date="2025-10-27T14:38:00Z" w16du:dateUtc="2025-10-27T07:38:00Z">
                  <w:rPr>
                    <w:rFonts w:ascii="Cambria Math" w:hAnsi="Cambria Math"/>
                    <w:lang w:val="en-GB"/>
                  </w:rPr>
                  <m:t xml:space="preserve">, </m:t>
                </w:ins>
              </m:r>
              <m:r>
                <w:ins w:id="288" w:author="Scarlett Taylor" w:date="2025-10-27T14:39:00Z" w16du:dateUtc="2025-10-27T07:39:00Z">
                  <w:rPr>
                    <w:rFonts w:ascii="Cambria Math" w:hAnsi="Cambria Math"/>
                    <w:lang w:val="en-GB"/>
                  </w:rPr>
                  <m:t xml:space="preserve"> </m:t>
                </w:ins>
              </m:r>
              <m:r>
                <w:ins w:id="289" w:author="Scarlett Taylor" w:date="2025-10-27T14:38:00Z" w16du:dateUtc="2025-10-27T07:38:00Z">
                  <w:rPr>
                    <w:rFonts w:ascii="Cambria Math" w:hAnsi="Cambria Math"/>
                    <w:lang w:val="en-GB"/>
                  </w:rPr>
                  <m:t>v</m:t>
                </w:ins>
              </m:r>
            </m:e>
            <m:sub>
              <m:r>
                <w:ins w:id="290" w:author="Scarlett Taylor" w:date="2025-10-27T14:37:00Z" w16du:dateUtc="2025-10-27T07:37:00Z">
                  <w:rPr>
                    <w:rFonts w:ascii="Cambria Math" w:hAnsi="Cambria Math"/>
                    <w:lang w:val="en-GB"/>
                  </w:rPr>
                  <m:t xml:space="preserve">ig </m:t>
                </w:ins>
              </m:r>
            </m:sub>
          </m:sSub>
          <m:r>
            <w:ins w:id="291" w:author="Scarlett Taylor" w:date="2025-10-27T14:37:00Z" w16du:dateUtc="2025-10-27T07:37:00Z">
              <w:rPr>
                <w:rFonts w:ascii="Cambria Math" w:hAnsi="Cambria Math"/>
                <w:lang w:val="en-GB"/>
              </w:rPr>
              <m:t xml:space="preserve">~ N (0, </m:t>
            </w:ins>
          </m:r>
          <m:sSub>
            <m:sSubPr>
              <m:ctrlPr>
                <w:ins w:id="292" w:author="Scarlett Taylor" w:date="2025-10-27T14:37:00Z" w16du:dateUtc="2025-10-27T07:37:00Z">
                  <w:rPr>
                    <w:rFonts w:ascii="Cambria Math" w:hAnsi="Cambria Math"/>
                    <w:lang w:val="en-GB"/>
                  </w:rPr>
                </w:ins>
              </m:ctrlPr>
            </m:sSubPr>
            <m:e>
              <m:sSup>
                <m:sSupPr>
                  <m:ctrlPr>
                    <w:ins w:id="293" w:author="Scarlett Taylor" w:date="2025-10-27T14:37:00Z" w16du:dateUtc="2025-10-27T07:37:00Z">
                      <w:rPr>
                        <w:rFonts w:ascii="Cambria Math" w:hAnsi="Cambria Math"/>
                        <w:lang w:val="en-GB"/>
                      </w:rPr>
                    </w:ins>
                  </m:ctrlPr>
                </m:sSupPr>
                <m:e>
                  <m:r>
                    <w:ins w:id="294" w:author="Scarlett Taylor" w:date="2025-10-27T14:37:00Z" w16du:dateUtc="2025-10-27T07:37:00Z">
                      <w:rPr>
                        <w:rFonts w:ascii="Cambria Math" w:hAnsi="Cambria Math"/>
                        <w:lang w:val="en-GB"/>
                      </w:rPr>
                      <m:t>σ</m:t>
                    </w:ins>
                  </m:r>
                </m:e>
                <m:sup>
                  <m:r>
                    <w:ins w:id="295" w:author="Scarlett Taylor" w:date="2025-10-27T14:37:00Z" w16du:dateUtc="2025-10-27T07:37:00Z">
                      <w:rPr>
                        <w:rFonts w:ascii="Cambria Math" w:hAnsi="Cambria Math"/>
                        <w:lang w:val="en-GB"/>
                      </w:rPr>
                      <m:t>2</m:t>
                    </w:ins>
                  </m:r>
                </m:sup>
              </m:sSup>
            </m:e>
            <m:sub>
              <m:r>
                <w:ins w:id="296" w:author="Scarlett Taylor" w:date="2025-10-27T14:37:00Z" w16du:dateUtc="2025-10-27T07:37:00Z">
                  <w:rPr>
                    <w:rFonts w:ascii="Cambria Math" w:hAnsi="Cambria Math"/>
                    <w:lang w:val="en-GB"/>
                  </w:rPr>
                  <m:t>month_year,g</m:t>
                </w:ins>
              </m:r>
            </m:sub>
          </m:sSub>
          <m:r>
            <w:ins w:id="297" w:author="Scarlett Taylor" w:date="2025-10-27T14:37:00Z" w16du:dateUtc="2025-10-27T07:37:00Z">
              <w:rPr>
                <w:rFonts w:ascii="Cambria Math" w:hAnsi="Cambria Math"/>
                <w:lang w:val="en-GB"/>
              </w:rPr>
              <m:t>)</m:t>
            </w:ins>
          </m:r>
        </m:oMath>
      </m:oMathPara>
    </w:p>
    <w:p w14:paraId="2B3395A7" w14:textId="12659D51" w:rsidR="00C57308" w:rsidRPr="00C715CC" w:rsidRDefault="00C57308">
      <w:pPr>
        <w:jc w:val="center"/>
        <w:rPr>
          <w:lang w:val="en-GB"/>
        </w:rPr>
      </w:pPr>
    </w:p>
    <w:p w14:paraId="7500E255" w14:textId="23791A6F"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w:del w:id="298" w:author="Scarlett Taylor" w:date="2025-10-27T14:38:00Z" w16du:dateUtc="2025-10-27T07:38:00Z">
        <w:r w:rsidRPr="00C715CC" w:rsidDel="00FB6279">
          <w:rPr>
            <w:lang w:val="en-GB"/>
          </w:rPr>
          <w:delText xml:space="preserve">and </w:delText>
        </w:r>
      </w:del>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ins w:id="299" w:author="Scarlett Taylor" w:date="2025-10-27T14:38:00Z" w16du:dateUtc="2025-10-27T07:38:00Z">
        <w:r w:rsidR="00FB6279">
          <w:rPr>
            <w:lang w:val="en-GB"/>
          </w:rPr>
          <w:t>,</w:t>
        </w:r>
      </w:ins>
      <w:ins w:id="300" w:author="Scarlett Taylor" w:date="2025-10-27T14:39:00Z" w16du:dateUtc="2025-10-27T07:39:00Z">
        <w:r w:rsidR="00FB6279">
          <w:rPr>
            <w:lang w:val="en-GB"/>
          </w:rPr>
          <w:t xml:space="preserve"> and </w:t>
        </w:r>
      </w:ins>
      <m:oMath>
        <m:sSub>
          <m:sSubPr>
            <m:ctrlPr>
              <w:ins w:id="301" w:author="Scarlett Taylor" w:date="2025-10-27T14:38:00Z" w16du:dateUtc="2025-10-27T07:38:00Z">
                <w:rPr>
                  <w:rFonts w:ascii="Cambria Math" w:hAnsi="Cambria Math"/>
                  <w:i/>
                  <w:lang w:val="en-GB"/>
                </w:rPr>
              </w:ins>
            </m:ctrlPr>
          </m:sSubPr>
          <m:e>
            <m:r>
              <w:ins w:id="302" w:author="Scarlett Taylor" w:date="2025-10-27T14:38:00Z" w16du:dateUtc="2025-10-27T07:38:00Z">
                <w:rPr>
                  <w:rFonts w:ascii="Cambria Math" w:hAnsi="Cambria Math"/>
                  <w:lang w:val="en-GB"/>
                </w:rPr>
                <m:t>v</m:t>
              </w:ins>
            </m:r>
          </m:e>
          <m:sub>
            <m:r>
              <w:ins w:id="303" w:author="Scarlett Taylor" w:date="2025-10-27T14:38:00Z" w16du:dateUtc="2025-10-27T07:38:00Z">
                <w:rPr>
                  <w:rFonts w:ascii="Cambria Math" w:hAnsi="Cambria Math"/>
                  <w:lang w:val="en-GB"/>
                </w:rPr>
                <m:t>mg</m:t>
              </w:ins>
            </m:r>
          </m:sub>
        </m:sSub>
      </m:oMath>
      <w:ins w:id="304" w:author="Scarlett Taylor" w:date="2025-10-27T14:38:00Z" w16du:dateUtc="2025-10-27T07:38:00Z">
        <w:r w:rsidR="00FB6279">
          <w:rPr>
            <w:lang w:val="en-GB"/>
          </w:rPr>
          <w:t xml:space="preserve"> is the random month-year effect</w:t>
        </w:r>
      </w:ins>
      <w:r w:rsidRPr="00C715CC">
        <w:rPr>
          <w:lang w:val="en-GB"/>
        </w:rPr>
        <w:t xml:space="preserve">.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305" w:name="_ghijga7vsfoa" w:colFirst="0" w:colLast="0"/>
      <w:bookmarkEnd w:id="305"/>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 xml:space="preserve">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w:t>
      </w:r>
      <w:r w:rsidRPr="00AB0E46">
        <w:rPr>
          <w:i/>
          <w:iCs/>
          <w:lang w:val="en-GB"/>
        </w:rPr>
        <w:t>brms</w:t>
      </w:r>
      <w:r w:rsidRPr="00C715CC">
        <w:rPr>
          <w:lang w:val="en-GB"/>
        </w:rPr>
        <w:t xml:space="preserve"> package, with abundance </w:t>
      </w:r>
      <w:r w:rsidRPr="00C715CC">
        <w:rPr>
          <w:lang w:val="en-GB"/>
        </w:rPr>
        <w:lastRenderedPageBreak/>
        <w:t>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45B0E65B"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t>
      </w:r>
      <w:ins w:id="306" w:author="Scarlett Taylor" w:date="2025-10-27T17:43:00Z" w16du:dateUtc="2025-10-27T10:43:00Z">
        <w:r w:rsidR="00B46338">
          <w:rPr>
            <w:lang w:val="en-GB"/>
          </w:rPr>
          <w:t>and month-year were</w:t>
        </w:r>
      </w:ins>
      <w:del w:id="307" w:author="Scarlett Taylor" w:date="2025-10-27T17:43:00Z" w16du:dateUtc="2025-10-27T10:43:00Z">
        <w:r w:rsidRPr="00C715CC" w:rsidDel="00B46338">
          <w:rPr>
            <w:lang w:val="en-GB"/>
          </w:rPr>
          <w:delText>was</w:delText>
        </w:r>
      </w:del>
      <w:r w:rsidRPr="00C715CC">
        <w:rPr>
          <w:lang w:val="en-GB"/>
        </w:rPr>
        <w:t xml:space="preserve">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308" w:name="_igkw3jbs1h89" w:colFirst="0" w:colLast="0"/>
      <w:bookmarkStart w:id="309" w:name="_bf7wafrjl4fh" w:colFirst="0" w:colLast="0"/>
      <w:bookmarkEnd w:id="308"/>
      <w:bookmarkEnd w:id="309"/>
      <w:r>
        <w:t>3. RESULTS </w:t>
      </w:r>
    </w:p>
    <w:p w14:paraId="7A7166E3" w14:textId="4C087CDF" w:rsidR="00E13A21" w:rsidRDefault="00E13A21" w:rsidP="00E13A21">
      <w:pPr>
        <w:pStyle w:val="NormalWeb"/>
        <w:spacing w:before="0" w:beforeAutospacing="0" w:after="160" w:afterAutospacing="0" w:line="480" w:lineRule="auto"/>
        <w:rPr>
          <w:color w:val="000000"/>
        </w:rPr>
      </w:pPr>
      <w:r>
        <w:rPr>
          <w:color w:val="000000"/>
        </w:rPr>
        <w:t xml:space="preserve">A total of 350 fish surveys were conducted </w:t>
      </w:r>
      <w:ins w:id="310" w:author="Scarlett Taylor" w:date="2025-10-09T12:43:00Z" w16du:dateUtc="2025-10-09T05:43:00Z">
        <w:r w:rsidR="00BE1DB0">
          <w:rPr>
            <w:color w:val="000000"/>
          </w:rPr>
          <w:t xml:space="preserve">from March 2019 to </w:t>
        </w:r>
      </w:ins>
      <w:ins w:id="311" w:author="Scarlett Taylor" w:date="2025-10-09T12:44:00Z" w16du:dateUtc="2025-10-09T05:44:00Z">
        <w:r w:rsidR="00BE1DB0">
          <w:rPr>
            <w:color w:val="000000"/>
          </w:rPr>
          <w:t xml:space="preserve">June 2025 </w:t>
        </w:r>
      </w:ins>
      <w:r>
        <w:rPr>
          <w:color w:val="000000"/>
        </w:rPr>
        <w:t>across 14 unique reef sites, comprising 5 fringing reefs, 6 pelagic pinnacles, and 3 shipwrecks</w:t>
      </w:r>
      <w:ins w:id="312" w:author="Scarlett Taylor" w:date="2025-10-28T09:48:00Z" w16du:dateUtc="2025-10-28T02:48:00Z">
        <w:r w:rsidR="004B4A9A">
          <w:rPr>
            <w:color w:val="000000"/>
          </w:rPr>
          <w:t xml:space="preserve"> (Table S1)</w:t>
        </w:r>
      </w:ins>
      <w:r>
        <w:rPr>
          <w:color w:val="000000"/>
        </w:rPr>
        <w:t xml:space="preserve">. </w:t>
      </w:r>
      <w:ins w:id="313" w:author="Scarlett Taylor" w:date="2025-10-09T12:43:00Z" w16du:dateUtc="2025-10-09T05:43:00Z">
        <w:r w:rsidR="00BE1DB0" w:rsidRPr="00BE1DB0">
          <w:rPr>
            <w:color w:val="000000"/>
          </w:rPr>
          <w:t>Survey frequency varied among sites and years, with lower effort in 2020–22</w:t>
        </w:r>
      </w:ins>
      <w:ins w:id="314" w:author="Scarlett Taylor" w:date="2025-10-09T12:45:00Z" w16du:dateUtc="2025-10-09T05:45:00Z">
        <w:r w:rsidR="00BE1DB0">
          <w:rPr>
            <w:color w:val="000000"/>
          </w:rPr>
          <w:t xml:space="preserve"> as a result of COVID</w:t>
        </w:r>
      </w:ins>
      <w:ins w:id="315" w:author="Scarlett Taylor" w:date="2025-10-09T12:43:00Z" w16du:dateUtc="2025-10-09T05:43:00Z">
        <w:r w:rsidR="00BE1DB0" w:rsidRPr="00BE1DB0">
          <w:rPr>
            <w:color w:val="000000"/>
          </w:rPr>
          <w:t xml:space="preserve"> and monthly revisits from 2023 onward outside the monsoon p</w:t>
        </w:r>
      </w:ins>
      <w:ins w:id="316" w:author="Scarlett Taylor" w:date="2025-10-09T12:44:00Z" w16du:dateUtc="2025-10-09T05:44:00Z">
        <w:r w:rsidR="00BE1DB0">
          <w:rPr>
            <w:color w:val="000000"/>
          </w:rPr>
          <w:t>eriod (Nov-Dec)</w:t>
        </w:r>
      </w:ins>
      <w:ins w:id="317" w:author="Scarlett Taylor" w:date="2025-10-09T12:43:00Z" w16du:dateUtc="2025-10-09T05:43:00Z">
        <w:r w:rsidR="00BE1DB0" w:rsidRPr="00BE1DB0">
          <w:rPr>
            <w:color w:val="000000"/>
          </w:rPr>
          <w:t xml:space="preserve">. </w:t>
        </w:r>
      </w:ins>
      <w:r>
        <w:rPr>
          <w:color w:val="000000"/>
        </w:rPr>
        <w:t>Repeated surveys were conducted at each site, with 150 surveys on fringing reefs, 130 on pinnacles, and 70 on shipwrecks. Each survey covered an estimated area of ~1,</w:t>
      </w:r>
      <w:ins w:id="318" w:author="Scarlett Taylor" w:date="2025-10-14T14:41:00Z" w16du:dateUtc="2025-10-14T07:41:00Z">
        <w:r w:rsidR="005E3639">
          <w:rPr>
            <w:color w:val="000000"/>
          </w:rPr>
          <w:t>9</w:t>
        </w:r>
      </w:ins>
      <w:del w:id="319" w:author="Scarlett Taylor" w:date="2025-10-14T14:41:00Z" w16du:dateUtc="2025-10-14T07:41:00Z">
        <w:r w:rsidDel="005E3639">
          <w:rPr>
            <w:color w:val="000000"/>
          </w:rPr>
          <w:delText>2</w:delText>
        </w:r>
      </w:del>
      <w:r>
        <w:rPr>
          <w:color w:val="000000"/>
        </w:rPr>
        <w:t xml:space="preserve">00 m², yielding a cumulative </w:t>
      </w:r>
      <w:r>
        <w:rPr>
          <w:color w:val="000000"/>
        </w:rPr>
        <w:lastRenderedPageBreak/>
        <w:t>surveyed area of ~42 hectares. Across all sites, 162,894 individual fish were recorded. Mean (±SD) fish density was highest on pinnacles (668 ± 928 fish per 1,</w:t>
      </w:r>
      <w:ins w:id="320" w:author="Scarlett Taylor" w:date="2025-10-14T14:41:00Z" w16du:dateUtc="2025-10-14T07:41:00Z">
        <w:r w:rsidR="005E3639">
          <w:rPr>
            <w:color w:val="000000"/>
          </w:rPr>
          <w:t>9</w:t>
        </w:r>
      </w:ins>
      <w:del w:id="321" w:author="Scarlett Taylor" w:date="2025-10-14T14:41:00Z" w16du:dateUtc="2025-10-14T07:41:00Z">
        <w:r w:rsidDel="005E3639">
          <w:rPr>
            <w:color w:val="000000"/>
          </w:rPr>
          <w:delText>2</w:delText>
        </w:r>
      </w:del>
      <w:r>
        <w:rPr>
          <w:color w:val="000000"/>
        </w:rPr>
        <w:t>00 m²), followed by shipwrecks (348 ± 396) and fringing reefs (345 ± 220), indicating elevated average fish abundance at pinnacles</w:t>
      </w:r>
      <w:ins w:id="322" w:author="Scarlett Taylor" w:date="2025-10-27T16:07:00Z" w16du:dateUtc="2025-10-27T09:07:00Z">
        <w:r w:rsidR="00E37DDA">
          <w:rPr>
            <w:color w:val="000000"/>
          </w:rPr>
          <w:t xml:space="preserve">, while shipwrecks and fringing reefs supported comparable mean densities. </w:t>
        </w:r>
      </w:ins>
      <w:del w:id="323" w:author="Scarlett Taylor" w:date="2025-10-27T16:07:00Z" w16du:dateUtc="2025-10-27T09:07:00Z">
        <w:r w:rsidDel="00E37DDA">
          <w:rPr>
            <w:color w:val="000000"/>
          </w:rPr>
          <w:delText xml:space="preserve"> and, to a lesser extent, shipwrecks relative to fringing reefs.</w:delText>
        </w:r>
      </w:del>
    </w:p>
    <w:p w14:paraId="6B84FD29" w14:textId="77777777" w:rsidR="00E13A21" w:rsidRDefault="00E13A21" w:rsidP="00132A98">
      <w:pPr>
        <w:pStyle w:val="Heading2"/>
      </w:pPr>
      <w:r>
        <w:t>3.1. Functional groups</w:t>
      </w:r>
    </w:p>
    <w:p w14:paraId="67F100E8" w14:textId="35348BE2"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w:t>
      </w:r>
      <w:del w:id="324" w:author="Scarlett Taylor" w:date="2025-10-27T14:46:00Z" w16du:dateUtc="2025-10-27T07:46:00Z">
        <w:r w:rsidDel="003A0139">
          <w:rPr>
            <w:color w:val="000000"/>
          </w:rPr>
          <w:delText>127.9</w:delText>
        </w:r>
      </w:del>
      <w:ins w:id="325" w:author="Scarlett Taylor" w:date="2025-10-27T14:46:00Z" w16du:dateUtc="2025-10-27T07:46:00Z">
        <w:r w:rsidR="003A0139">
          <w:rPr>
            <w:color w:val="000000"/>
          </w:rPr>
          <w:t>100.7</w:t>
        </w:r>
      </w:ins>
      <w:r>
        <w:rPr>
          <w:color w:val="000000"/>
        </w:rPr>
        <w:t xml:space="preserve"> fish per 1,</w:t>
      </w:r>
      <w:ins w:id="326" w:author="Scarlett Taylor" w:date="2025-10-14T14:42:00Z" w16du:dateUtc="2025-10-14T07:42:00Z">
        <w:r w:rsidR="005E3639">
          <w:rPr>
            <w:color w:val="000000"/>
          </w:rPr>
          <w:t>9</w:t>
        </w:r>
      </w:ins>
      <w:del w:id="327" w:author="Scarlett Taylor" w:date="2025-10-14T14:42:00Z" w16du:dateUtc="2025-10-14T07:42:00Z">
        <w:r w:rsidDel="005E3639">
          <w:rPr>
            <w:color w:val="000000"/>
          </w:rPr>
          <w:delText>2</w:delText>
        </w:r>
      </w:del>
      <w:r>
        <w:rPr>
          <w:color w:val="000000"/>
        </w:rPr>
        <w:t>00 m²; 95% Credible Interval: [</w:t>
      </w:r>
      <w:del w:id="328" w:author="Scarlett Taylor" w:date="2025-10-27T14:45:00Z" w16du:dateUtc="2025-10-27T07:45:00Z">
        <w:r w:rsidDel="003A0139">
          <w:rPr>
            <w:color w:val="000000"/>
          </w:rPr>
          <w:delText>91</w:delText>
        </w:r>
      </w:del>
      <w:ins w:id="329" w:author="Scarlett Taylor" w:date="2025-10-27T14:45:00Z" w16du:dateUtc="2025-10-27T07:45:00Z">
        <w:r w:rsidR="003A0139">
          <w:rPr>
            <w:color w:val="000000"/>
          </w:rPr>
          <w:t>56.2</w:t>
        </w:r>
      </w:ins>
      <w:r>
        <w:rPr>
          <w:color w:val="000000"/>
        </w:rPr>
        <w:t xml:space="preserve">, </w:t>
      </w:r>
      <w:ins w:id="330" w:author="Scarlett Taylor" w:date="2025-10-27T14:46:00Z" w16du:dateUtc="2025-10-27T07:46:00Z">
        <w:r w:rsidR="003A0139">
          <w:rPr>
            <w:color w:val="000000"/>
          </w:rPr>
          <w:t>179.0</w:t>
        </w:r>
      </w:ins>
      <w:del w:id="331" w:author="Scarlett Taylor" w:date="2025-10-27T14:46:00Z" w16du:dateUtc="2025-10-27T07:46:00Z">
        <w:r w:rsidDel="003A0139">
          <w:rPr>
            <w:color w:val="000000"/>
          </w:rPr>
          <w:delText>181</w:delText>
        </w:r>
      </w:del>
      <w:r>
        <w:rPr>
          <w:color w:val="000000"/>
        </w:rPr>
        <w:t>]), slightly lower at pinnacles (</w:t>
      </w:r>
      <w:del w:id="332" w:author="Scarlett Taylor" w:date="2025-10-27T14:46:00Z" w16du:dateUtc="2025-10-27T07:46:00Z">
        <w:r w:rsidDel="003A0139">
          <w:rPr>
            <w:color w:val="000000"/>
          </w:rPr>
          <w:delText>105.9</w:delText>
        </w:r>
      </w:del>
      <w:ins w:id="333" w:author="Scarlett Taylor" w:date="2025-10-27T14:46:00Z" w16du:dateUtc="2025-10-27T07:46:00Z">
        <w:r w:rsidR="003A0139">
          <w:rPr>
            <w:color w:val="000000"/>
          </w:rPr>
          <w:t>98.4</w:t>
        </w:r>
      </w:ins>
      <w:r>
        <w:rPr>
          <w:color w:val="000000"/>
        </w:rPr>
        <w:t>; [</w:t>
      </w:r>
      <w:del w:id="334" w:author="Scarlett Taylor" w:date="2025-10-27T14:46:00Z" w16du:dateUtc="2025-10-27T07:46:00Z">
        <w:r w:rsidDel="003A0139">
          <w:rPr>
            <w:color w:val="000000"/>
          </w:rPr>
          <w:delText>78</w:delText>
        </w:r>
      </w:del>
      <w:ins w:id="335" w:author="Scarlett Taylor" w:date="2025-10-27T14:46:00Z" w16du:dateUtc="2025-10-27T07:46:00Z">
        <w:r w:rsidR="003A0139">
          <w:rPr>
            <w:color w:val="000000"/>
          </w:rPr>
          <w:t>64.6</w:t>
        </w:r>
      </w:ins>
      <w:r>
        <w:rPr>
          <w:color w:val="000000"/>
        </w:rPr>
        <w:t>, 14</w:t>
      </w:r>
      <w:ins w:id="336" w:author="Scarlett Taylor" w:date="2025-10-27T14:46:00Z" w16du:dateUtc="2025-10-27T07:46:00Z">
        <w:r w:rsidR="003A0139">
          <w:rPr>
            <w:color w:val="000000"/>
          </w:rPr>
          <w:t>8.4</w:t>
        </w:r>
      </w:ins>
      <w:del w:id="337" w:author="Scarlett Taylor" w:date="2025-10-27T14:46:00Z" w16du:dateUtc="2025-10-27T07:46:00Z">
        <w:r w:rsidDel="003A0139">
          <w:rPr>
            <w:color w:val="000000"/>
          </w:rPr>
          <w:delText>5</w:delText>
        </w:r>
      </w:del>
      <w:r>
        <w:rPr>
          <w:color w:val="000000"/>
        </w:rPr>
        <w:t>]), and substantially lower at shipwrecks (</w:t>
      </w:r>
      <w:del w:id="338" w:author="Scarlett Taylor" w:date="2025-10-27T14:46:00Z" w16du:dateUtc="2025-10-27T07:46:00Z">
        <w:r w:rsidDel="003A0139">
          <w:rPr>
            <w:color w:val="000000"/>
          </w:rPr>
          <w:delText>59.7</w:delText>
        </w:r>
      </w:del>
      <w:ins w:id="339" w:author="Scarlett Taylor" w:date="2025-10-27T14:46:00Z" w16du:dateUtc="2025-10-27T07:46:00Z">
        <w:r w:rsidR="003A0139">
          <w:rPr>
            <w:color w:val="000000"/>
          </w:rPr>
          <w:t>47.8</w:t>
        </w:r>
      </w:ins>
      <w:r>
        <w:rPr>
          <w:color w:val="000000"/>
        </w:rPr>
        <w:t>; [</w:t>
      </w:r>
      <w:del w:id="340" w:author="Scarlett Taylor" w:date="2025-10-27T14:46:00Z" w16du:dateUtc="2025-10-27T07:46:00Z">
        <w:r w:rsidDel="003A0139">
          <w:rPr>
            <w:color w:val="000000"/>
          </w:rPr>
          <w:delText>38</w:delText>
        </w:r>
      </w:del>
      <w:ins w:id="341" w:author="Scarlett Taylor" w:date="2025-10-27T14:46:00Z" w16du:dateUtc="2025-10-27T07:46:00Z">
        <w:r w:rsidR="003A0139">
          <w:rPr>
            <w:color w:val="000000"/>
          </w:rPr>
          <w:t>28.1</w:t>
        </w:r>
      </w:ins>
      <w:r>
        <w:rPr>
          <w:color w:val="000000"/>
        </w:rPr>
        <w:t xml:space="preserve">, </w:t>
      </w:r>
      <w:ins w:id="342" w:author="Scarlett Taylor" w:date="2025-10-27T14:46:00Z" w16du:dateUtc="2025-10-27T07:46:00Z">
        <w:r w:rsidR="003A0139">
          <w:rPr>
            <w:color w:val="000000"/>
          </w:rPr>
          <w:t>83.4</w:t>
        </w:r>
      </w:ins>
      <w:del w:id="343" w:author="Scarlett Taylor" w:date="2025-10-27T14:46:00Z" w16du:dateUtc="2025-10-27T07:46:00Z">
        <w:r w:rsidDel="003A0139">
          <w:rPr>
            <w:color w:val="000000"/>
          </w:rPr>
          <w:delText>94</w:delText>
        </w:r>
      </w:del>
      <w:r>
        <w:rPr>
          <w:color w:val="000000"/>
        </w:rPr>
        <w:t>]). Invertivores showed comparable predicted abundance at pinnacles (</w:t>
      </w:r>
      <w:del w:id="344" w:author="Scarlett Taylor" w:date="2025-10-27T14:47:00Z" w16du:dateUtc="2025-10-27T07:47:00Z">
        <w:r w:rsidDel="003A0139">
          <w:rPr>
            <w:color w:val="000000"/>
          </w:rPr>
          <w:delText>56.0</w:delText>
        </w:r>
      </w:del>
      <w:ins w:id="345" w:author="Scarlett Taylor" w:date="2025-10-27T14:47:00Z" w16du:dateUtc="2025-10-27T07:47:00Z">
        <w:r w:rsidR="003A0139">
          <w:rPr>
            <w:color w:val="000000"/>
          </w:rPr>
          <w:t>58.7</w:t>
        </w:r>
      </w:ins>
      <w:r>
        <w:rPr>
          <w:color w:val="000000"/>
        </w:rPr>
        <w:t>; [</w:t>
      </w:r>
      <w:ins w:id="346" w:author="Scarlett Taylor" w:date="2025-10-27T14:47:00Z" w16du:dateUtc="2025-10-27T07:47:00Z">
        <w:r w:rsidR="003A0139">
          <w:rPr>
            <w:color w:val="000000"/>
          </w:rPr>
          <w:t>35.1</w:t>
        </w:r>
      </w:ins>
      <w:del w:id="347" w:author="Scarlett Taylor" w:date="2025-10-27T14:47:00Z" w16du:dateUtc="2025-10-27T07:47:00Z">
        <w:r w:rsidDel="003A0139">
          <w:rPr>
            <w:color w:val="000000"/>
          </w:rPr>
          <w:delText>34</w:delText>
        </w:r>
      </w:del>
      <w:r>
        <w:rPr>
          <w:color w:val="000000"/>
        </w:rPr>
        <w:t xml:space="preserve">, </w:t>
      </w:r>
      <w:ins w:id="348" w:author="Scarlett Taylor" w:date="2025-10-27T14:47:00Z" w16du:dateUtc="2025-10-27T07:47:00Z">
        <w:r w:rsidR="003A0139">
          <w:rPr>
            <w:color w:val="000000"/>
          </w:rPr>
          <w:t>100.5</w:t>
        </w:r>
      </w:ins>
      <w:del w:id="349" w:author="Scarlett Taylor" w:date="2025-10-27T14:47:00Z" w16du:dateUtc="2025-10-27T07:47:00Z">
        <w:r w:rsidDel="003A0139">
          <w:rPr>
            <w:color w:val="000000"/>
          </w:rPr>
          <w:delText>94</w:delText>
        </w:r>
      </w:del>
      <w:r>
        <w:rPr>
          <w:color w:val="000000"/>
        </w:rPr>
        <w:t xml:space="preserve">]) and fringing reefs </w:t>
      </w:r>
      <w:ins w:id="350" w:author="Scarlett Taylor" w:date="2025-10-27T14:47:00Z" w16du:dateUtc="2025-10-27T07:47:00Z">
        <w:r w:rsidR="003A0139">
          <w:rPr>
            <w:color w:val="000000"/>
          </w:rPr>
          <w:t>(54.4</w:t>
        </w:r>
      </w:ins>
      <w:ins w:id="351" w:author="Scarlett Taylor" w:date="2025-10-27T14:48:00Z" w16du:dateUtc="2025-10-27T07:48:00Z">
        <w:r w:rsidR="003A0139">
          <w:rPr>
            <w:color w:val="000000"/>
          </w:rPr>
          <w:t>; [24.2-120.7])</w:t>
        </w:r>
      </w:ins>
      <w:del w:id="352" w:author="Scarlett Taylor" w:date="2025-10-27T14:47:00Z" w16du:dateUtc="2025-10-27T07:47:00Z">
        <w:r w:rsidDel="003A0139">
          <w:rPr>
            <w:color w:val="000000"/>
          </w:rPr>
          <w:delText xml:space="preserve">(55.9; [32, 97]), </w:delText>
        </w:r>
      </w:del>
      <w:r>
        <w:rPr>
          <w:color w:val="000000"/>
        </w:rPr>
        <w:t>with lower estimates at shipwrecks (</w:t>
      </w:r>
      <w:del w:id="353" w:author="Scarlett Taylor" w:date="2025-10-27T14:48:00Z" w16du:dateUtc="2025-10-27T07:48:00Z">
        <w:r w:rsidDel="003A0139">
          <w:rPr>
            <w:color w:val="000000"/>
          </w:rPr>
          <w:delText>33.0; [16, 66]</w:delText>
        </w:r>
      </w:del>
      <w:ins w:id="354" w:author="Scarlett Taylor" w:date="2025-10-27T14:48:00Z" w16du:dateUtc="2025-10-27T07:48:00Z">
        <w:r w:rsidR="003A0139">
          <w:rPr>
            <w:color w:val="000000"/>
          </w:rPr>
          <w:t>28.7; [28.1-83.4]</w:t>
        </w:r>
      </w:ins>
      <w:r>
        <w:rPr>
          <w:color w:val="000000"/>
        </w:rPr>
        <w:t xml:space="preserve">). </w:t>
      </w:r>
      <w:proofErr w:type="spellStart"/>
      <w:r>
        <w:rPr>
          <w:color w:val="000000"/>
        </w:rPr>
        <w:t>Mesopredator</w:t>
      </w:r>
      <w:proofErr w:type="spellEnd"/>
      <w:r>
        <w:rPr>
          <w:color w:val="000000"/>
        </w:rPr>
        <w:t xml:space="preserve"> abundance was highest at pinnacles (13</w:t>
      </w:r>
      <w:ins w:id="355" w:author="Scarlett Taylor" w:date="2025-10-27T14:48:00Z" w16du:dateUtc="2025-10-27T07:48:00Z">
        <w:r w:rsidR="003A0139">
          <w:rPr>
            <w:color w:val="000000"/>
          </w:rPr>
          <w:t>4</w:t>
        </w:r>
      </w:ins>
      <w:del w:id="356" w:author="Scarlett Taylor" w:date="2025-10-27T14:48:00Z" w16du:dateUtc="2025-10-27T07:48:00Z">
        <w:r w:rsidDel="003A0139">
          <w:rPr>
            <w:color w:val="000000"/>
          </w:rPr>
          <w:delText>0</w:delText>
        </w:r>
      </w:del>
      <w:r>
        <w:rPr>
          <w:color w:val="000000"/>
        </w:rPr>
        <w:t>.</w:t>
      </w:r>
      <w:ins w:id="357" w:author="Scarlett Taylor" w:date="2025-10-27T14:48:00Z" w16du:dateUtc="2025-10-27T07:48:00Z">
        <w:r w:rsidR="003A0139">
          <w:rPr>
            <w:color w:val="000000"/>
          </w:rPr>
          <w:t>8</w:t>
        </w:r>
      </w:ins>
      <w:del w:id="358" w:author="Scarlett Taylor" w:date="2025-10-27T14:48:00Z" w16du:dateUtc="2025-10-27T07:48:00Z">
        <w:r w:rsidDel="003A0139">
          <w:rPr>
            <w:color w:val="000000"/>
          </w:rPr>
          <w:delText>5</w:delText>
        </w:r>
      </w:del>
      <w:r>
        <w:rPr>
          <w:color w:val="000000"/>
        </w:rPr>
        <w:t>; [5</w:t>
      </w:r>
      <w:ins w:id="359" w:author="Scarlett Taylor" w:date="2025-10-27T14:48:00Z" w16du:dateUtc="2025-10-27T07:48:00Z">
        <w:r w:rsidR="003A0139">
          <w:rPr>
            <w:color w:val="000000"/>
          </w:rPr>
          <w:t>9.1</w:t>
        </w:r>
      </w:ins>
      <w:del w:id="360" w:author="Scarlett Taylor" w:date="2025-10-27T14:48:00Z" w16du:dateUtc="2025-10-27T07:48:00Z">
        <w:r w:rsidDel="003A0139">
          <w:rPr>
            <w:color w:val="000000"/>
          </w:rPr>
          <w:delText>6</w:delText>
        </w:r>
      </w:del>
      <w:r>
        <w:rPr>
          <w:color w:val="000000"/>
        </w:rPr>
        <w:t>, 3</w:t>
      </w:r>
      <w:ins w:id="361" w:author="Scarlett Taylor" w:date="2025-10-27T14:48:00Z" w16du:dateUtc="2025-10-27T07:48:00Z">
        <w:r w:rsidR="003A0139">
          <w:rPr>
            <w:color w:val="000000"/>
          </w:rPr>
          <w:t>11.3</w:t>
        </w:r>
      </w:ins>
      <w:del w:id="362" w:author="Scarlett Taylor" w:date="2025-10-27T14:48:00Z" w16du:dateUtc="2025-10-27T07:48:00Z">
        <w:r w:rsidDel="003A0139">
          <w:rPr>
            <w:color w:val="000000"/>
          </w:rPr>
          <w:delText>02</w:delText>
        </w:r>
      </w:del>
      <w:r>
        <w:rPr>
          <w:color w:val="000000"/>
        </w:rPr>
        <w:t>]), with lower values at fringing reefs (</w:t>
      </w:r>
      <w:del w:id="363" w:author="Scarlett Taylor" w:date="2025-10-27T14:48:00Z" w16du:dateUtc="2025-10-27T07:48:00Z">
        <w:r w:rsidDel="003A0139">
          <w:rPr>
            <w:color w:val="000000"/>
          </w:rPr>
          <w:delText>68.7</w:delText>
        </w:r>
      </w:del>
      <w:ins w:id="364" w:author="Scarlett Taylor" w:date="2025-10-27T14:48:00Z" w16du:dateUtc="2025-10-27T07:48:00Z">
        <w:r w:rsidR="003A0139">
          <w:rPr>
            <w:color w:val="000000"/>
          </w:rPr>
          <w:t>69.7</w:t>
        </w:r>
      </w:ins>
      <w:r>
        <w:rPr>
          <w:color w:val="000000"/>
        </w:rPr>
        <w:t>; [</w:t>
      </w:r>
      <w:ins w:id="365" w:author="Scarlett Taylor" w:date="2025-10-27T14:48:00Z" w16du:dateUtc="2025-10-27T07:48:00Z">
        <w:r w:rsidR="003A0139">
          <w:rPr>
            <w:color w:val="000000"/>
          </w:rPr>
          <w:t>182</w:t>
        </w:r>
      </w:ins>
      <w:del w:id="366" w:author="Scarlett Taylor" w:date="2025-10-27T14:48:00Z" w16du:dateUtc="2025-10-27T07:48:00Z">
        <w:r w:rsidDel="003A0139">
          <w:rPr>
            <w:color w:val="000000"/>
          </w:rPr>
          <w:delText>26</w:delText>
        </w:r>
      </w:del>
      <w:r>
        <w:rPr>
          <w:color w:val="000000"/>
        </w:rPr>
        <w:t xml:space="preserve">, </w:t>
      </w:r>
      <w:ins w:id="367" w:author="Scarlett Taylor" w:date="2025-10-27T14:49:00Z" w16du:dateUtc="2025-10-27T07:49:00Z">
        <w:r w:rsidR="003A0139">
          <w:rPr>
            <w:color w:val="000000"/>
          </w:rPr>
          <w:t>250.3</w:t>
        </w:r>
      </w:ins>
      <w:del w:id="368" w:author="Scarlett Taylor" w:date="2025-10-27T14:49:00Z" w16du:dateUtc="2025-10-27T07:49:00Z">
        <w:r w:rsidDel="003A0139">
          <w:rPr>
            <w:color w:val="000000"/>
          </w:rPr>
          <w:delText>172</w:delText>
        </w:r>
      </w:del>
      <w:r>
        <w:rPr>
          <w:color w:val="000000"/>
        </w:rPr>
        <w:t>]) and shipwrecks (</w:t>
      </w:r>
      <w:del w:id="369" w:author="Scarlett Taylor" w:date="2025-10-27T14:49:00Z" w16du:dateUtc="2025-10-27T07:49:00Z">
        <w:r w:rsidDel="003A0139">
          <w:rPr>
            <w:color w:val="000000"/>
          </w:rPr>
          <w:delText>43.5</w:delText>
        </w:r>
      </w:del>
      <w:ins w:id="370" w:author="Scarlett Taylor" w:date="2025-10-27T14:49:00Z" w16du:dateUtc="2025-10-27T07:49:00Z">
        <w:r w:rsidR="003A0139">
          <w:rPr>
            <w:color w:val="000000"/>
          </w:rPr>
          <w:t>41.7</w:t>
        </w:r>
      </w:ins>
      <w:r>
        <w:rPr>
          <w:color w:val="000000"/>
        </w:rPr>
        <w:t>; [</w:t>
      </w:r>
      <w:ins w:id="371" w:author="Scarlett Taylor" w:date="2025-10-27T14:49:00Z" w16du:dateUtc="2025-10-27T07:49:00Z">
        <w:r w:rsidR="003A0139">
          <w:rPr>
            <w:color w:val="000000"/>
          </w:rPr>
          <w:t>11.0</w:t>
        </w:r>
      </w:ins>
      <w:del w:id="372" w:author="Scarlett Taylor" w:date="2025-10-27T14:49:00Z" w16du:dateUtc="2025-10-27T07:49:00Z">
        <w:r w:rsidDel="003A0139">
          <w:rPr>
            <w:color w:val="000000"/>
          </w:rPr>
          <w:delText>13</w:delText>
        </w:r>
      </w:del>
      <w:r>
        <w:rPr>
          <w:color w:val="000000"/>
        </w:rPr>
        <w:t>, 1</w:t>
      </w:r>
      <w:ins w:id="373" w:author="Scarlett Taylor" w:date="2025-10-27T14:49:00Z" w16du:dateUtc="2025-10-27T07:49:00Z">
        <w:r w:rsidR="003A0139">
          <w:rPr>
            <w:color w:val="000000"/>
          </w:rPr>
          <w:t>50.2</w:t>
        </w:r>
      </w:ins>
      <w:del w:id="374" w:author="Scarlett Taylor" w:date="2025-10-27T14:49:00Z" w16du:dateUtc="2025-10-27T07:49:00Z">
        <w:r w:rsidDel="003A0139">
          <w:rPr>
            <w:color w:val="000000"/>
          </w:rPr>
          <w:delText>40</w:delText>
        </w:r>
      </w:del>
      <w:r>
        <w:rPr>
          <w:color w:val="000000"/>
        </w:rPr>
        <w:t xml:space="preserve">]). HTLPs had the </w:t>
      </w:r>
      <w:ins w:id="375" w:author="Scarlett Taylor" w:date="2025-10-27T14:49:00Z" w16du:dateUtc="2025-10-27T07:49:00Z">
        <w:r w:rsidR="003A0139">
          <w:rPr>
            <w:color w:val="000000"/>
          </w:rPr>
          <w:t>highest predicted abundance at pinnacles (26.2</w:t>
        </w:r>
      </w:ins>
      <w:ins w:id="376" w:author="Scarlett Taylor" w:date="2025-10-27T14:50:00Z" w16du:dateUtc="2025-10-27T07:50:00Z">
        <w:r w:rsidR="003A0139">
          <w:rPr>
            <w:color w:val="000000"/>
          </w:rPr>
          <w:t>;</w:t>
        </w:r>
      </w:ins>
      <w:ins w:id="377" w:author="Scarlett Taylor" w:date="2025-10-27T14:49:00Z" w16du:dateUtc="2025-10-27T07:49:00Z">
        <w:r w:rsidR="003A0139">
          <w:rPr>
            <w:color w:val="000000"/>
          </w:rPr>
          <w:t xml:space="preserve"> [13.4</w:t>
        </w:r>
      </w:ins>
      <w:ins w:id="378" w:author="Scarlett Taylor" w:date="2025-10-27T14:50:00Z" w16du:dateUtc="2025-10-27T07:50:00Z">
        <w:r w:rsidR="00FE4CD2">
          <w:rPr>
            <w:color w:val="000000"/>
          </w:rPr>
          <w:t xml:space="preserve">, </w:t>
        </w:r>
      </w:ins>
      <w:ins w:id="379" w:author="Scarlett Taylor" w:date="2025-10-27T14:49:00Z" w16du:dateUtc="2025-10-27T07:49:00Z">
        <w:r w:rsidR="003A0139">
          <w:rPr>
            <w:color w:val="000000"/>
          </w:rPr>
          <w:t>51.6]) and shipw</w:t>
        </w:r>
      </w:ins>
      <w:ins w:id="380" w:author="Scarlett Taylor" w:date="2025-10-27T14:50:00Z" w16du:dateUtc="2025-10-27T07:50:00Z">
        <w:r w:rsidR="003A0139">
          <w:rPr>
            <w:color w:val="000000"/>
          </w:rPr>
          <w:t>recks (24.6; [9</w:t>
        </w:r>
        <w:r w:rsidR="00FE4CD2">
          <w:rPr>
            <w:color w:val="000000"/>
          </w:rPr>
          <w:t>.0, 70.2] and lower values at fringing reefs (9.1; [3.0</w:t>
        </w:r>
      </w:ins>
      <w:ins w:id="381" w:author="Scarlett Taylor" w:date="2025-10-27T14:51:00Z" w16du:dateUtc="2025-10-27T07:51:00Z">
        <w:r w:rsidR="00FE4CD2">
          <w:rPr>
            <w:color w:val="000000"/>
          </w:rPr>
          <w:t>, 26.6]).</w:t>
        </w:r>
      </w:ins>
      <w:del w:id="382" w:author="Scarlett Taylor" w:date="2025-10-27T14:49:00Z" w16du:dateUtc="2025-10-27T07:49:00Z">
        <w:r w:rsidDel="003A0139">
          <w:rPr>
            <w:color w:val="000000"/>
          </w:rPr>
          <w:delText>lowest predicted abundance at fringing reefs (11.0; [5, 23]), with similar values at pinnacles (26.4; [13, 51]) and shipwrecks (25.6; [10, 68]).</w:delText>
        </w:r>
      </w:del>
    </w:p>
    <w:p w14:paraId="23BCBD98" w14:textId="12BE674F"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w:t>
      </w:r>
      <w:r>
        <w:rPr>
          <w:color w:val="000000"/>
        </w:rPr>
        <w:lastRenderedPageBreak/>
        <w:t xml:space="preserve">fringing reefs than shipwrecks, with a median effect of </w:t>
      </w:r>
      <w:ins w:id="383" w:author="Scarlett Taylor" w:date="2025-10-27T14:55:00Z" w16du:dateUtc="2025-10-27T07:55:00Z">
        <w:r w:rsidR="00FE4CD2" w:rsidRPr="00AB0E46">
          <w:rPr>
            <w:rStyle w:val="Strong"/>
            <w:b w:val="0"/>
            <w:bCs w:val="0"/>
            <w:color w:val="000000"/>
          </w:rPr>
          <w:t xml:space="preserve">0.75 (95% </w:t>
        </w:r>
        <w:proofErr w:type="spellStart"/>
        <w:r w:rsidR="00FE4CD2" w:rsidRPr="00AB0E46">
          <w:rPr>
            <w:rStyle w:val="Strong"/>
            <w:b w:val="0"/>
            <w:bCs w:val="0"/>
            <w:color w:val="000000"/>
          </w:rPr>
          <w:t>CrI</w:t>
        </w:r>
        <w:proofErr w:type="spellEnd"/>
        <w:r w:rsidR="00FE4CD2" w:rsidRPr="00AB0E46">
          <w:rPr>
            <w:rStyle w:val="Strong"/>
            <w:b w:val="0"/>
            <w:bCs w:val="0"/>
            <w:color w:val="000000"/>
          </w:rPr>
          <w:t>: [0.03, 1.46])</w:t>
        </w:r>
      </w:ins>
      <w:del w:id="384" w:author="Scarlett Taylor" w:date="2025-10-27T14:55:00Z" w16du:dateUtc="2025-10-27T07:55:00Z">
        <w:r w:rsidDel="00FE4CD2">
          <w:rPr>
            <w:color w:val="000000"/>
          </w:rPr>
          <w:delText xml:space="preserve">0.76 (95% CrI: [0.20, 1.34]) </w:delText>
        </w:r>
      </w:del>
      <w:r>
        <w:rPr>
          <w:color w:val="000000"/>
        </w:rPr>
        <w:t>and a 9</w:t>
      </w:r>
      <w:ins w:id="385" w:author="Scarlett Taylor" w:date="2025-10-27T14:56:00Z" w16du:dateUtc="2025-10-27T07:56:00Z">
        <w:r w:rsidR="00FE4CD2">
          <w:rPr>
            <w:color w:val="000000"/>
          </w:rPr>
          <w:t>8</w:t>
        </w:r>
      </w:ins>
      <w:del w:id="386" w:author="Scarlett Taylor" w:date="2025-10-27T14:56:00Z" w16du:dateUtc="2025-10-27T07:56:00Z">
        <w:r w:rsidDel="00FE4CD2">
          <w:rPr>
            <w:color w:val="000000"/>
          </w:rPr>
          <w:delText>9</w:delText>
        </w:r>
      </w:del>
      <w:r>
        <w:rPr>
          <w:color w:val="000000"/>
        </w:rPr>
        <w:t xml:space="preserve">% posterior probability that abundance was higher at fringing reefs. Pinnacles also supported higher grazer abundance </w:t>
      </w:r>
      <w:ins w:id="387" w:author="Scarlett Taylor" w:date="2025-10-27T14:56:00Z" w16du:dateUtc="2025-10-27T07:56:00Z">
        <w:r w:rsidR="00FE4CD2" w:rsidRPr="00FE4CD2">
          <w:rPr>
            <w:color w:val="000000"/>
          </w:rPr>
          <w:t>(0.72; [0.14, 1.31])</w:t>
        </w:r>
      </w:ins>
      <w:ins w:id="388" w:author="Scarlett Taylor" w:date="2025-10-27T14:58:00Z" w16du:dateUtc="2025-10-27T07:58:00Z">
        <w:r w:rsidR="00FE4CD2">
          <w:rPr>
            <w:color w:val="000000"/>
          </w:rPr>
          <w:t>,</w:t>
        </w:r>
      </w:ins>
      <w:del w:id="389" w:author="Scarlett Taylor" w:date="2025-10-27T14:56:00Z" w16du:dateUtc="2025-10-27T07:56:00Z">
        <w:r w:rsidDel="00FE4CD2">
          <w:rPr>
            <w:color w:val="000000"/>
          </w:rPr>
          <w:delText>(0.57; [0.02, 1.13]),</w:delText>
        </w:r>
      </w:del>
      <w:r>
        <w:rPr>
          <w:color w:val="000000"/>
        </w:rPr>
        <w:t xml:space="preserve"> with 9</w:t>
      </w:r>
      <w:ins w:id="390" w:author="Scarlett Taylor" w:date="2025-10-27T14:56:00Z" w16du:dateUtc="2025-10-27T07:56:00Z">
        <w:r w:rsidR="00FE4CD2">
          <w:rPr>
            <w:color w:val="000000"/>
          </w:rPr>
          <w:t>9</w:t>
        </w:r>
      </w:ins>
      <w:del w:id="391" w:author="Scarlett Taylor" w:date="2025-10-27T14:56:00Z" w16du:dateUtc="2025-10-27T07:56:00Z">
        <w:r w:rsidDel="00FE4CD2">
          <w:rPr>
            <w:color w:val="000000"/>
          </w:rPr>
          <w:delText>8</w:delText>
        </w:r>
      </w:del>
      <w:r>
        <w:rPr>
          <w:color w:val="000000"/>
        </w:rPr>
        <w:t xml:space="preserve">% posterior support for a positive effect. Invertivores followed a similar pattern: abundance was higher at fringing reefs </w:t>
      </w:r>
      <w:ins w:id="392" w:author="Scarlett Taylor" w:date="2025-10-27T14:56:00Z" w16du:dateUtc="2025-10-27T07:56:00Z">
        <w:r w:rsidR="00FE4CD2" w:rsidRPr="00FE4CD2">
          <w:rPr>
            <w:color w:val="000000"/>
          </w:rPr>
          <w:t>(0.63; [–0.48, 1.75])</w:t>
        </w:r>
      </w:ins>
      <w:ins w:id="393" w:author="Scarlett Taylor" w:date="2025-10-27T14:58:00Z" w16du:dateUtc="2025-10-27T07:58:00Z">
        <w:r w:rsidR="00FE4CD2">
          <w:rPr>
            <w:color w:val="000000"/>
          </w:rPr>
          <w:t xml:space="preserve">, </w:t>
        </w:r>
      </w:ins>
      <w:del w:id="394" w:author="Scarlett Taylor" w:date="2025-10-27T14:56:00Z" w16du:dateUtc="2025-10-27T07:56:00Z">
        <w:r w:rsidDel="00FE4CD2">
          <w:rPr>
            <w:color w:val="000000"/>
          </w:rPr>
          <w:delText xml:space="preserve">(0.52; [–0.36, 1.42]) </w:delText>
        </w:r>
      </w:del>
      <w:r>
        <w:rPr>
          <w:color w:val="000000"/>
        </w:rPr>
        <w:t xml:space="preserve">and pinnacles </w:t>
      </w:r>
      <w:ins w:id="395" w:author="Scarlett Taylor" w:date="2025-10-27T14:56:00Z" w16du:dateUtc="2025-10-27T07:56:00Z">
        <w:r w:rsidR="00FE4CD2" w:rsidRPr="00FE4CD2">
          <w:rPr>
            <w:color w:val="000000"/>
          </w:rPr>
          <w:t>(0.71; [–0.19, 1.61]</w:t>
        </w:r>
      </w:ins>
      <w:ins w:id="396" w:author="Scarlett Taylor" w:date="2025-10-27T14:58:00Z" w16du:dateUtc="2025-10-27T07:58:00Z">
        <w:r w:rsidR="00FE4CD2">
          <w:rPr>
            <w:color w:val="000000"/>
          </w:rPr>
          <w:t xml:space="preserve">), </w:t>
        </w:r>
      </w:ins>
      <w:del w:id="397" w:author="Scarlett Taylor" w:date="2025-10-27T14:56:00Z" w16du:dateUtc="2025-10-27T07:56:00Z">
        <w:r w:rsidDel="00FE4CD2">
          <w:rPr>
            <w:color w:val="000000"/>
          </w:rPr>
          <w:delText xml:space="preserve">(0.52; [–0.34, 1.42]) </w:delText>
        </w:r>
      </w:del>
      <w:r>
        <w:rPr>
          <w:color w:val="000000"/>
        </w:rPr>
        <w:t>compared to shipwrecks, with posterior probabilities of 8</w:t>
      </w:r>
      <w:ins w:id="398" w:author="Scarlett Taylor" w:date="2025-10-27T14:56:00Z" w16du:dateUtc="2025-10-27T07:56:00Z">
        <w:r w:rsidR="00FE4CD2">
          <w:rPr>
            <w:color w:val="000000"/>
          </w:rPr>
          <w:t>8</w:t>
        </w:r>
      </w:ins>
      <w:del w:id="399" w:author="Scarlett Taylor" w:date="2025-10-27T14:56:00Z" w16du:dateUtc="2025-10-27T07:56:00Z">
        <w:r w:rsidDel="00FE4CD2">
          <w:rPr>
            <w:color w:val="000000"/>
          </w:rPr>
          <w:delText>9</w:delText>
        </w:r>
      </w:del>
      <w:r>
        <w:rPr>
          <w:color w:val="000000"/>
        </w:rPr>
        <w:t>% and 9</w:t>
      </w:r>
      <w:ins w:id="400" w:author="Scarlett Taylor" w:date="2025-10-27T14:56:00Z" w16du:dateUtc="2025-10-27T07:56:00Z">
        <w:r w:rsidR="00FE4CD2">
          <w:rPr>
            <w:color w:val="000000"/>
          </w:rPr>
          <w:t>5</w:t>
        </w:r>
      </w:ins>
      <w:del w:id="401" w:author="Scarlett Taylor" w:date="2025-10-27T14:56:00Z" w16du:dateUtc="2025-10-27T07:56:00Z">
        <w:r w:rsidDel="00FE4CD2">
          <w:rPr>
            <w:color w:val="000000"/>
          </w:rPr>
          <w:delText>0</w:delText>
        </w:r>
      </w:del>
      <w:r>
        <w:rPr>
          <w:color w:val="000000"/>
        </w:rPr>
        <w:t xml:space="preserve">%, respectively. Mesopredators were more abundant at pinnacles than shipwrecks </w:t>
      </w:r>
      <w:ins w:id="402" w:author="Scarlett Taylor" w:date="2025-10-27T14:57:00Z" w16du:dateUtc="2025-10-27T07:57:00Z">
        <w:r w:rsidR="00FE4CD2" w:rsidRPr="00FE4CD2">
          <w:rPr>
            <w:color w:val="000000"/>
          </w:rPr>
          <w:t>(1.19; [–0.35, 2.70])</w:t>
        </w:r>
      </w:ins>
      <w:ins w:id="403" w:author="Scarlett Taylor" w:date="2025-10-27T14:58:00Z" w16du:dateUtc="2025-10-27T07:58:00Z">
        <w:r w:rsidR="00FE4CD2">
          <w:rPr>
            <w:color w:val="000000"/>
          </w:rPr>
          <w:t xml:space="preserve">, </w:t>
        </w:r>
      </w:ins>
      <w:del w:id="404" w:author="Scarlett Taylor" w:date="2025-10-27T14:57:00Z" w16du:dateUtc="2025-10-27T07:57:00Z">
        <w:r w:rsidDel="00FE4CD2">
          <w:rPr>
            <w:color w:val="000000"/>
          </w:rPr>
          <w:delText xml:space="preserve">(1.10; [–0.35, 2.58]), </w:delText>
        </w:r>
      </w:del>
      <w:r>
        <w:rPr>
          <w:color w:val="000000"/>
        </w:rPr>
        <w:t xml:space="preserve">with 94% support for a positive effect, and may have also been more abundant at fringing reefs </w:t>
      </w:r>
      <w:ins w:id="405" w:author="Scarlett Taylor" w:date="2025-10-27T14:57:00Z" w16du:dateUtc="2025-10-27T07:57:00Z">
        <w:r w:rsidR="00FE4CD2" w:rsidRPr="00FE4CD2">
          <w:rPr>
            <w:color w:val="000000"/>
          </w:rPr>
          <w:t>(0.51; [–1.34, 2.38]),</w:t>
        </w:r>
      </w:ins>
      <w:ins w:id="406" w:author="Scarlett Taylor" w:date="2025-10-27T14:58:00Z" w16du:dateUtc="2025-10-27T07:58:00Z">
        <w:r w:rsidR="00FE4CD2">
          <w:rPr>
            <w:color w:val="000000"/>
          </w:rPr>
          <w:t xml:space="preserve"> </w:t>
        </w:r>
      </w:ins>
      <w:del w:id="407" w:author="Scarlett Taylor" w:date="2025-10-27T14:57:00Z" w16du:dateUtc="2025-10-27T07:57:00Z">
        <w:r w:rsidDel="00FE4CD2">
          <w:rPr>
            <w:color w:val="000000"/>
          </w:rPr>
          <w:delText xml:space="preserve">(0.45; [–1.07, 1.99]), </w:delText>
        </w:r>
      </w:del>
      <w:r>
        <w:rPr>
          <w:color w:val="000000"/>
        </w:rPr>
        <w:t>though posterior support was weaker (7</w:t>
      </w:r>
      <w:ins w:id="408" w:author="Scarlett Taylor" w:date="2025-10-27T14:57:00Z" w16du:dateUtc="2025-10-27T07:57:00Z">
        <w:r w:rsidR="00FE4CD2">
          <w:rPr>
            <w:color w:val="000000"/>
          </w:rPr>
          <w:t>1</w:t>
        </w:r>
      </w:ins>
      <w:del w:id="409" w:author="Scarlett Taylor" w:date="2025-10-27T14:57:00Z" w16du:dateUtc="2025-10-27T07:57:00Z">
        <w:r w:rsidDel="00FE4CD2">
          <w:rPr>
            <w:color w:val="000000"/>
          </w:rPr>
          <w:delText>4</w:delText>
        </w:r>
      </w:del>
      <w:r>
        <w:rPr>
          <w:color w:val="000000"/>
        </w:rPr>
        <w:t xml:space="preserve">%). For higher trophic level predators (HTLPs), abundance was lower at fringing reefs compared to shipwrecks </w:t>
      </w:r>
      <w:ins w:id="410" w:author="Scarlett Taylor" w:date="2025-10-27T14:57:00Z" w16du:dateUtc="2025-10-27T07:57:00Z">
        <w:r w:rsidR="00FE4CD2" w:rsidRPr="00FE4CD2">
          <w:rPr>
            <w:color w:val="000000"/>
          </w:rPr>
          <w:t>(–1.00; [–2.51, 0.47])</w:t>
        </w:r>
      </w:ins>
      <w:del w:id="411" w:author="Scarlett Taylor" w:date="2025-10-27T14:57:00Z" w16du:dateUtc="2025-10-27T07:57:00Z">
        <w:r w:rsidDel="00FE4CD2">
          <w:rPr>
            <w:color w:val="000000"/>
          </w:rPr>
          <w:delText>(–0.86; [–2.10, 0.40])</w:delText>
        </w:r>
      </w:del>
      <w:r>
        <w:rPr>
          <w:color w:val="000000"/>
        </w:rPr>
        <w:t xml:space="preserve">, with a 92% probability of a negative effect. Pinnacles also supported higher HTLP abundance than fringing reefs </w:t>
      </w:r>
      <w:ins w:id="412" w:author="Scarlett Taylor" w:date="2025-10-27T14:58:00Z" w16du:dateUtc="2025-10-27T07:58:00Z">
        <w:r w:rsidR="00FE4CD2" w:rsidRPr="00FE4CD2">
          <w:rPr>
            <w:color w:val="000000"/>
          </w:rPr>
          <w:t>(1.06; [–0.18, 2.34])</w:t>
        </w:r>
        <w:r w:rsidR="00FE4CD2">
          <w:rPr>
            <w:color w:val="000000"/>
          </w:rPr>
          <w:t>,</w:t>
        </w:r>
      </w:ins>
      <w:del w:id="413" w:author="Scarlett Taylor" w:date="2025-10-27T14:58:00Z" w16du:dateUtc="2025-10-27T07:58:00Z">
        <w:r w:rsidDel="00FE4CD2">
          <w:rPr>
            <w:color w:val="000000"/>
          </w:rPr>
          <w:delText xml:space="preserve">(0.88; [–0.14, 1.86]), </w:delText>
        </w:r>
      </w:del>
      <w:r>
        <w:rPr>
          <w:color w:val="000000"/>
        </w:rPr>
        <w:t>with 96% support. In contrast, the difference between pinnacles and shipwrecks was negligible (0.0</w:t>
      </w:r>
      <w:ins w:id="414" w:author="Scarlett Taylor" w:date="2025-10-27T14:58:00Z" w16du:dateUtc="2025-10-27T07:58:00Z">
        <w:r w:rsidR="00FE4CD2">
          <w:rPr>
            <w:color w:val="000000"/>
          </w:rPr>
          <w:t>7</w:t>
        </w:r>
      </w:ins>
      <w:del w:id="415" w:author="Scarlett Taylor" w:date="2025-10-27T14:58:00Z" w16du:dateUtc="2025-10-27T07:58:00Z">
        <w:r w:rsidDel="00FE4CD2">
          <w:rPr>
            <w:color w:val="000000"/>
          </w:rPr>
          <w:delText>2</w:delText>
        </w:r>
      </w:del>
      <w:r>
        <w:rPr>
          <w:color w:val="000000"/>
        </w:rPr>
        <w:t>; [–1.17, 1.</w:t>
      </w:r>
      <w:del w:id="416" w:author="Scarlett Taylor" w:date="2025-10-27T14:58:00Z" w16du:dateUtc="2025-10-27T07:58:00Z">
        <w:r w:rsidDel="00FE4CD2">
          <w:rPr>
            <w:color w:val="000000"/>
          </w:rPr>
          <w:delText>16</w:delText>
        </w:r>
      </w:del>
      <w:ins w:id="417" w:author="Scarlett Taylor" w:date="2025-10-27T14:58:00Z" w16du:dateUtc="2025-10-27T07:58:00Z">
        <w:r w:rsidR="00FE4CD2">
          <w:rPr>
            <w:color w:val="000000"/>
          </w:rPr>
          <w:t>25</w:t>
        </w:r>
      </w:ins>
      <w:r>
        <w:rPr>
          <w:color w:val="000000"/>
        </w:rPr>
        <w:t>]), with posterior support evenly split (5</w:t>
      </w:r>
      <w:ins w:id="418" w:author="Scarlett Taylor" w:date="2025-10-27T14:58:00Z" w16du:dateUtc="2025-10-27T07:58:00Z">
        <w:r w:rsidR="00FE4CD2">
          <w:rPr>
            <w:color w:val="000000"/>
          </w:rPr>
          <w:t>5</w:t>
        </w:r>
      </w:ins>
      <w:del w:id="419" w:author="Scarlett Taylor" w:date="2025-10-27T14:58:00Z" w16du:dateUtc="2025-10-27T07:58:00Z">
        <w:r w:rsidDel="00FE4CD2">
          <w:rPr>
            <w:color w:val="000000"/>
          </w:rPr>
          <w:delText>2</w:delText>
        </w:r>
      </w:del>
      <w:r>
        <w:rPr>
          <w:color w:val="000000"/>
        </w:rPr>
        <w:t>%).</w:t>
      </w:r>
    </w:p>
    <w:p w14:paraId="1AC2269F" w14:textId="77777777" w:rsidR="00E13A21" w:rsidRDefault="00E13A21" w:rsidP="00132A98">
      <w:pPr>
        <w:pStyle w:val="Heading2"/>
      </w:pPr>
      <w:r>
        <w:t>3.2. Geographic zones</w:t>
      </w:r>
    </w:p>
    <w:p w14:paraId="2550504B" w14:textId="489E1468"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(median effect: </w:t>
      </w:r>
      <w:ins w:id="420" w:author="Scarlett Taylor" w:date="2025-10-27T15:56:00Z" w16du:dateUtc="2025-10-27T08:56:00Z">
        <w:r w:rsidR="00E37DDA" w:rsidRPr="00E37DDA">
          <w:rPr>
            <w:color w:val="000000"/>
          </w:rPr>
          <w:t xml:space="preserve">0.79; 95% </w:t>
        </w:r>
        <w:proofErr w:type="spellStart"/>
        <w:r w:rsidR="00E37DDA" w:rsidRPr="00E37DDA">
          <w:rPr>
            <w:color w:val="000000"/>
          </w:rPr>
          <w:t>CrI</w:t>
        </w:r>
        <w:proofErr w:type="spellEnd"/>
        <w:r w:rsidR="00E37DDA" w:rsidRPr="00E37DDA">
          <w:rPr>
            <w:color w:val="000000"/>
          </w:rPr>
          <w:t>: [0.18, 1.38])</w:t>
        </w:r>
      </w:ins>
      <w:del w:id="421" w:author="Scarlett Taylor" w:date="2025-10-27T15:56:00Z" w16du:dateUtc="2025-10-27T08:56:00Z">
        <w:r w:rsidDel="00E37DDA">
          <w:rPr>
            <w:color w:val="000000"/>
          </w:rPr>
          <w:delText>0.67; 95% CrI: [0.12, 1.28])</w:delText>
        </w:r>
      </w:del>
      <w:r>
        <w:rPr>
          <w:color w:val="000000"/>
        </w:rPr>
        <w:t xml:space="preserve"> and pelagic zones</w:t>
      </w:r>
      <w:ins w:id="422" w:author="Scarlett Taylor" w:date="2025-10-27T15:56:00Z" w16du:dateUtc="2025-10-27T08:56:00Z">
        <w:r w:rsidR="00E37DDA" w:rsidRPr="00E37DDA">
          <w:t xml:space="preserve"> </w:t>
        </w:r>
        <w:r w:rsidR="00E37DDA" w:rsidRPr="00E37DDA">
          <w:rPr>
            <w:color w:val="000000"/>
          </w:rPr>
          <w:t>(0.75; [0.03, 1.49])</w:t>
        </w:r>
      </w:ins>
      <w:del w:id="423" w:author="Scarlett Taylor" w:date="2025-10-27T15:56:00Z" w16du:dateUtc="2025-10-27T08:56:00Z">
        <w:r w:rsidDel="00E37DDA">
          <w:rPr>
            <w:color w:val="000000"/>
          </w:rPr>
          <w:delText xml:space="preserve"> (0.62; [–0.09, 1.32]) </w:delText>
        </w:r>
      </w:del>
      <w:r>
        <w:rPr>
          <w:color w:val="000000"/>
        </w:rPr>
        <w:t>compared to shipwrecks, with a 99% and 9</w:t>
      </w:r>
      <w:ins w:id="424" w:author="Scarlett Taylor" w:date="2025-10-27T15:56:00Z" w16du:dateUtc="2025-10-27T08:56:00Z">
        <w:r w:rsidR="00E37DDA">
          <w:rPr>
            <w:color w:val="000000"/>
          </w:rPr>
          <w:t>8</w:t>
        </w:r>
      </w:ins>
      <w:del w:id="425" w:author="Scarlett Taylor" w:date="2025-10-27T15:56:00Z" w16du:dateUtc="2025-10-27T08:56:00Z">
        <w:r w:rsidDel="00E37DDA">
          <w:rPr>
            <w:color w:val="000000"/>
          </w:rPr>
          <w:delText>6</w:delText>
        </w:r>
      </w:del>
      <w:r>
        <w:rPr>
          <w:color w:val="000000"/>
        </w:rPr>
        <w:t xml:space="preserve">% posterior probability, respectively, that abundance was higher in natural zones. Invertivores were also more abundant nearshore </w:t>
      </w:r>
      <w:ins w:id="426" w:author="Scarlett Taylor" w:date="2025-10-27T15:57:00Z" w16du:dateUtc="2025-10-27T08:57:00Z">
        <w:r w:rsidR="00E37DDA" w:rsidRPr="00E37DDA">
          <w:rPr>
            <w:color w:val="000000"/>
          </w:rPr>
          <w:t>(0.80; [0.03, 1.54]),</w:t>
        </w:r>
      </w:ins>
      <w:del w:id="427" w:author="Scarlett Taylor" w:date="2025-10-27T15:57:00Z" w16du:dateUtc="2025-10-27T08:57:00Z">
        <w:r w:rsidDel="00E37DDA">
          <w:rPr>
            <w:color w:val="000000"/>
          </w:rPr>
          <w:delText>(0.67; [–0.08, 1.44]),</w:delText>
        </w:r>
      </w:del>
      <w:r>
        <w:rPr>
          <w:color w:val="000000"/>
        </w:rPr>
        <w:t xml:space="preserve"> with a 9</w:t>
      </w:r>
      <w:ins w:id="428" w:author="Scarlett Taylor" w:date="2025-10-27T15:57:00Z" w16du:dateUtc="2025-10-27T08:57:00Z">
        <w:r w:rsidR="00E37DDA">
          <w:rPr>
            <w:color w:val="000000"/>
          </w:rPr>
          <w:t>8</w:t>
        </w:r>
      </w:ins>
      <w:del w:id="429" w:author="Scarlett Taylor" w:date="2025-10-27T15:57:00Z" w16du:dateUtc="2025-10-27T08:57:00Z">
        <w:r w:rsidDel="00E37DDA">
          <w:rPr>
            <w:color w:val="000000"/>
          </w:rPr>
          <w:delText>6</w:delText>
        </w:r>
      </w:del>
      <w:r>
        <w:rPr>
          <w:color w:val="000000"/>
        </w:rPr>
        <w:t xml:space="preserve">% probability that </w:t>
      </w:r>
      <w:r>
        <w:rPr>
          <w:color w:val="000000"/>
        </w:rPr>
        <w:lastRenderedPageBreak/>
        <w:t xml:space="preserve">abundance exceeded that on shipwrecks, while the contrast between pelagic sites and shipwrecks was less clear </w:t>
      </w:r>
      <w:ins w:id="430" w:author="Scarlett Taylor" w:date="2025-10-27T15:57:00Z" w16du:dateUtc="2025-10-27T08:57:00Z">
        <w:r w:rsidR="00E37DDA" w:rsidRPr="00E37DDA">
          <w:rPr>
            <w:color w:val="000000"/>
          </w:rPr>
          <w:t>(0.32; [–0.62, 1.21]),</w:t>
        </w:r>
      </w:ins>
      <w:del w:id="431" w:author="Scarlett Taylor" w:date="2025-10-27T15:57:00Z" w16du:dateUtc="2025-10-27T08:57:00Z">
        <w:r w:rsidDel="00E37DDA">
          <w:rPr>
            <w:color w:val="000000"/>
          </w:rPr>
          <w:delText xml:space="preserve">(0.12; [–0.77, 1.05]), </w:delText>
        </w:r>
      </w:del>
      <w:r>
        <w:rPr>
          <w:color w:val="000000"/>
        </w:rPr>
        <w:t xml:space="preserve">supported by a posterior probability of </w:t>
      </w:r>
      <w:del w:id="432" w:author="Scarlett Taylor" w:date="2025-10-27T15:57:00Z" w16du:dateUtc="2025-10-27T08:57:00Z">
        <w:r w:rsidDel="00E37DDA">
          <w:rPr>
            <w:color w:val="000000"/>
          </w:rPr>
          <w:delText>61</w:delText>
        </w:r>
      </w:del>
      <w:ins w:id="433" w:author="Scarlett Taylor" w:date="2025-10-27T15:57:00Z" w16du:dateUtc="2025-10-27T08:57:00Z">
        <w:r w:rsidR="00E37DDA">
          <w:rPr>
            <w:color w:val="000000"/>
          </w:rPr>
          <w:t>77</w:t>
        </w:r>
      </w:ins>
      <w:r>
        <w:rPr>
          <w:color w:val="000000"/>
        </w:rPr>
        <w:t xml:space="preserve">%. Mesopredators were somewhat more abundant nearshore </w:t>
      </w:r>
      <w:ins w:id="434" w:author="Scarlett Taylor" w:date="2025-10-27T15:57:00Z" w16du:dateUtc="2025-10-27T08:57:00Z">
        <w:r w:rsidR="00E37DDA" w:rsidRPr="00E37DDA">
          <w:rPr>
            <w:color w:val="000000"/>
          </w:rPr>
          <w:t>(0.90; [–0.59, 2.38])</w:t>
        </w:r>
      </w:ins>
      <w:ins w:id="435" w:author="Scarlett Taylor" w:date="2025-10-27T15:58:00Z" w16du:dateUtc="2025-10-27T08:58:00Z">
        <w:r w:rsidR="00E37DDA">
          <w:rPr>
            <w:color w:val="000000"/>
          </w:rPr>
          <w:t xml:space="preserve"> </w:t>
        </w:r>
      </w:ins>
      <w:del w:id="436" w:author="Scarlett Taylor" w:date="2025-10-27T15:57:00Z" w16du:dateUtc="2025-10-27T08:57:00Z">
        <w:r w:rsidDel="00E37DDA">
          <w:rPr>
            <w:color w:val="000000"/>
          </w:rPr>
          <w:delText>(0.84; [–0.68, 2.29])</w:delText>
        </w:r>
      </w:del>
      <w:r>
        <w:rPr>
          <w:color w:val="000000"/>
        </w:rPr>
        <w:t xml:space="preserve"> and in pelagic zones </w:t>
      </w:r>
      <w:ins w:id="437" w:author="Scarlett Taylor" w:date="2025-10-27T15:58:00Z" w16du:dateUtc="2025-10-27T08:58:00Z">
        <w:r w:rsidR="00E37DDA" w:rsidRPr="00E37DDA">
          <w:rPr>
            <w:color w:val="000000"/>
          </w:rPr>
          <w:t>(0.79; [–0.97, 2.59]),</w:t>
        </w:r>
      </w:ins>
      <w:del w:id="438" w:author="Scarlett Taylor" w:date="2025-10-27T15:58:00Z" w16du:dateUtc="2025-10-27T08:58:00Z">
        <w:r w:rsidDel="00E37DDA">
          <w:rPr>
            <w:color w:val="000000"/>
          </w:rPr>
          <w:delText xml:space="preserve">(0.68; [–1.17, 2.49]), </w:delText>
        </w:r>
      </w:del>
      <w:r>
        <w:rPr>
          <w:color w:val="000000"/>
        </w:rPr>
        <w:t>with 8</w:t>
      </w:r>
      <w:ins w:id="439" w:author="Scarlett Taylor" w:date="2025-10-27T15:58:00Z" w16du:dateUtc="2025-10-27T08:58:00Z">
        <w:r w:rsidR="00E37DDA">
          <w:rPr>
            <w:color w:val="000000"/>
          </w:rPr>
          <w:t>9</w:t>
        </w:r>
      </w:ins>
      <w:del w:id="440" w:author="Scarlett Taylor" w:date="2025-10-27T15:58:00Z" w16du:dateUtc="2025-10-27T08:58:00Z">
        <w:r w:rsidDel="00E37DDA">
          <w:rPr>
            <w:color w:val="000000"/>
          </w:rPr>
          <w:delText>4</w:delText>
        </w:r>
      </w:del>
      <w:r>
        <w:rPr>
          <w:color w:val="000000"/>
        </w:rPr>
        <w:t xml:space="preserve">% and </w:t>
      </w:r>
      <w:del w:id="441" w:author="Scarlett Taylor" w:date="2025-10-27T15:58:00Z" w16du:dateUtc="2025-10-27T08:58:00Z">
        <w:r w:rsidDel="00E37DDA">
          <w:rPr>
            <w:color w:val="000000"/>
          </w:rPr>
          <w:delText>78</w:delText>
        </w:r>
      </w:del>
      <w:ins w:id="442" w:author="Scarlett Taylor" w:date="2025-10-27T15:58:00Z" w16du:dateUtc="2025-10-27T08:58:00Z">
        <w:r w:rsidR="00E37DDA">
          <w:rPr>
            <w:color w:val="000000"/>
          </w:rPr>
          <w:t>82</w:t>
        </w:r>
      </w:ins>
      <w:r>
        <w:rPr>
          <w:color w:val="000000"/>
        </w:rPr>
        <w:t xml:space="preserve">% posterior support, respectively, that abundance was higher than on shipwrecks. </w:t>
      </w:r>
      <w:ins w:id="443" w:author="Scarlett Taylor" w:date="2025-10-27T16:01:00Z" w16du:dateUtc="2025-10-27T09:01:00Z">
        <w:r w:rsidR="00E37DDA" w:rsidRPr="00E37DDA">
          <w:rPr>
            <w:color w:val="000000"/>
          </w:rPr>
          <w:t>For higher trophic level predators (HTLPs), abundance was slightly lower at nearshore reefs relative to shipwrecks (–0.53; [–1.77, 0.72], 19 % support for a positive effect) and only marginally higher at pelagic sites (0.08; [–1.39, 1.56], 54 % support). Pelagic reefs may support somewhat higher HTLP abundance than nearshore sites (0.61; [–0.60, 1.81], 85 % support), though overall differences across zones were inconsistent.</w:t>
        </w:r>
        <w:r w:rsidR="00E37DDA">
          <w:rPr>
            <w:color w:val="000000"/>
          </w:rPr>
          <w:t xml:space="preserve"> </w:t>
        </w:r>
      </w:ins>
      <w:del w:id="444" w:author="Scarlett Taylor" w:date="2025-10-27T16:01:00Z" w16du:dateUtc="2025-10-27T09:01:00Z">
        <w:r w:rsidDel="00E37DDA">
          <w:rPr>
            <w:color w:val="000000"/>
          </w:rPr>
          <w:delText xml:space="preserve">For HTLPs, pelagic zones were estimated to support slightly higher abundance than both nearshore reefs </w:delText>
        </w:r>
      </w:del>
      <w:del w:id="445" w:author="Scarlett Taylor" w:date="2025-10-27T15:59:00Z" w16du:dateUtc="2025-10-27T08:59:00Z">
        <w:r w:rsidDel="00E37DDA">
          <w:rPr>
            <w:color w:val="000000"/>
          </w:rPr>
          <w:delText xml:space="preserve">(0.57; [–0.68, 1.84]) </w:delText>
        </w:r>
      </w:del>
      <w:del w:id="446" w:author="Scarlett Taylor" w:date="2025-10-27T16:01:00Z" w16du:dateUtc="2025-10-27T09:01:00Z">
        <w:r w:rsidDel="00E37DDA">
          <w:rPr>
            <w:color w:val="000000"/>
          </w:rPr>
          <w:delText xml:space="preserve">and shipwrecks </w:delText>
        </w:r>
      </w:del>
      <w:del w:id="447" w:author="Scarlett Taylor" w:date="2025-10-27T15:59:00Z" w16du:dateUtc="2025-10-27T08:59:00Z">
        <w:r w:rsidDel="00E37DDA">
          <w:rPr>
            <w:color w:val="000000"/>
          </w:rPr>
          <w:delText xml:space="preserve">(0.07; [–1.45, 1.60]), </w:delText>
        </w:r>
      </w:del>
      <w:del w:id="448" w:author="Scarlett Taylor" w:date="2025-10-27T16:01:00Z" w16du:dateUtc="2025-10-27T09:01:00Z">
        <w:r w:rsidDel="00E37DDA">
          <w:rPr>
            <w:color w:val="000000"/>
          </w:rPr>
          <w:delText>though posterior support was weak in both cases (57% and 54%, respectively), suggesting no consistent difference in HTLP abundance across zones.</w:delText>
        </w:r>
      </w:del>
    </w:p>
    <w:p w14:paraId="15251F5F" w14:textId="77777777" w:rsidR="00E13A21" w:rsidRDefault="00E13A21" w:rsidP="00132A98">
      <w:pPr>
        <w:pStyle w:val="Heading2"/>
      </w:pPr>
      <w:r>
        <w:t>3.3. Species-level contrasts </w:t>
      </w:r>
    </w:p>
    <w:p w14:paraId="4C3135FC" w14:textId="41816951"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w:t>
      </w:r>
      <w:ins w:id="449" w:author="Scarlett Taylor" w:date="2025-10-28T09:49:00Z" w16du:dateUtc="2025-10-28T02:49:00Z">
        <w:r w:rsidR="004B4A9A">
          <w:rPr>
            <w:color w:val="000000"/>
          </w:rPr>
          <w:t>3</w:t>
        </w:r>
      </w:ins>
      <w:del w:id="450" w:author="Scarlett Taylor" w:date="2025-10-28T09:49:00Z" w16du:dateUtc="2025-10-28T02:49:00Z">
        <w:r w:rsidDel="004B4A9A">
          <w:rPr>
            <w:color w:val="000000"/>
          </w:rPr>
          <w:delText>2</w:delText>
        </w:r>
      </w:del>
      <w:r>
        <w:rPr>
          <w:color w:val="000000"/>
        </w:rPr>
        <w:t>, and S</w:t>
      </w:r>
      <w:ins w:id="451" w:author="Scarlett Taylor" w:date="2025-10-28T09:49:00Z" w16du:dateUtc="2025-10-28T02:49:00Z">
        <w:r w:rsidR="004B4A9A">
          <w:rPr>
            <w:color w:val="000000"/>
          </w:rPr>
          <w:t>4</w:t>
        </w:r>
      </w:ins>
      <w:del w:id="452" w:author="Scarlett Taylor" w:date="2025-10-28T09:49:00Z" w16du:dateUtc="2025-10-28T02:49:00Z">
        <w:r w:rsidDel="004B4A9A">
          <w:rPr>
            <w:color w:val="000000"/>
          </w:rPr>
          <w:delText>3</w:delText>
        </w:r>
      </w:del>
      <w:r>
        <w:rPr>
          <w:color w:val="000000"/>
        </w:rPr>
        <w:t>,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w:t>
      </w:r>
      <w:r>
        <w:rPr>
          <w:color w:val="000000"/>
        </w:rPr>
        <w:lastRenderedPageBreak/>
        <w:t xml:space="preserve">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w:t>
      </w:r>
      <w:r>
        <w:rPr>
          <w:color w:val="000000"/>
        </w:rPr>
        <w:lastRenderedPageBreak/>
        <w:t xml:space="preserve">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20F7ADC1"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w:t>
      </w:r>
      <w:ins w:id="453" w:author="Scarlett Taylor" w:date="2025-10-28T13:25:00Z" w16du:dateUtc="2025-10-28T06:25:00Z">
        <w:r w:rsidR="00C569E1">
          <w:rPr>
            <w:lang w:val="en-GB"/>
          </w:rPr>
          <w:t>R</w:t>
        </w:r>
      </w:ins>
      <w:del w:id="454" w:author="Scarlett Taylor" w:date="2025-10-28T13:18:00Z" w16du:dateUtc="2025-10-28T06:18:00Z">
        <w:r w:rsidRPr="00C715CC" w:rsidDel="00C569E1">
          <w:rPr>
            <w:lang w:val="en-GB"/>
          </w:rPr>
          <w:delText>By modelling both functional group and species-level patterns, r</w:delText>
        </w:r>
      </w:del>
      <w:r w:rsidRPr="00C715CC">
        <w:rPr>
          <w:lang w:val="en-GB"/>
        </w:rPr>
        <w:t>esults suggest that shipwreck assemblages closely resembled natural reef pinnacles in their support of mesopredators and high</w:t>
      </w:r>
      <w:r w:rsidR="00E13A21">
        <w:rPr>
          <w:lang w:val="en-GB"/>
        </w:rPr>
        <w:t>er</w:t>
      </w:r>
      <w:r w:rsidRPr="00C715CC">
        <w:rPr>
          <w:lang w:val="en-GB"/>
        </w:rPr>
        <w:t xml:space="preserve"> trophic level predators, but diverged markedly in their low representation of grazers and invertivores. While several predatory and </w:t>
      </w:r>
      <w:r w:rsidRPr="00C715CC">
        <w:rPr>
          <w:lang w:val="en-GB"/>
        </w:rPr>
        <w:lastRenderedPageBreak/>
        <w:t xml:space="preserve">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deployment strategies, and for natural reef conservation to remain a priority in Thailand (</w:t>
      </w:r>
      <w:ins w:id="455" w:author="Scarlett Taylor" w:date="2025-10-27T16:52:00Z" w16du:dateUtc="2025-10-27T09:52:00Z">
        <w:r w:rsidR="007D0CB1" w:rsidRPr="00C715CC">
          <w:rPr>
            <w:lang w:val="en-GB"/>
          </w:rPr>
          <w:t xml:space="preserve">Paxton </w:t>
        </w:r>
        <w:r w:rsidR="007D0CB1">
          <w:rPr>
            <w:lang w:val="en-GB"/>
          </w:rPr>
          <w:t>et al.</w:t>
        </w:r>
        <w:r w:rsidR="007D0CB1" w:rsidRPr="00C715CC">
          <w:rPr>
            <w:lang w:val="en-GB"/>
          </w:rPr>
          <w:t xml:space="preserve"> 2020a</w:t>
        </w:r>
        <w:r w:rsidR="007D0CB1">
          <w:rPr>
            <w:lang w:val="en-GB"/>
          </w:rPr>
          <w:t xml:space="preserve">, </w:t>
        </w:r>
      </w:ins>
      <w:r w:rsidRPr="00C715CC">
        <w:rPr>
          <w:lang w:val="en-GB"/>
        </w:rPr>
        <w:t xml:space="preserve">Baillie </w:t>
      </w:r>
      <w:r w:rsidR="003C2044">
        <w:rPr>
          <w:lang w:val="en-GB"/>
        </w:rPr>
        <w:t>et al.</w:t>
      </w:r>
      <w:r w:rsidRPr="00C715CC">
        <w:rPr>
          <w:lang w:val="en-GB"/>
        </w:rPr>
        <w:t xml:space="preserve"> 2024</w:t>
      </w:r>
      <w:del w:id="456" w:author="Scarlett Taylor" w:date="2025-10-27T16:53:00Z" w16du:dateUtc="2025-10-27T09:53:00Z">
        <w:r w:rsidRPr="00C715CC" w:rsidDel="007D0CB1">
          <w:rPr>
            <w:lang w:val="en-GB"/>
          </w:rPr>
          <w:delText>;</w:delText>
        </w:r>
      </w:del>
      <w:del w:id="457" w:author="Scarlett Taylor" w:date="2025-10-27T16:52:00Z" w16du:dateUtc="2025-10-27T09:52:00Z">
        <w:r w:rsidRPr="00C715CC" w:rsidDel="007D0CB1">
          <w:rPr>
            <w:lang w:val="en-GB"/>
          </w:rPr>
          <w:delText xml:space="preserve"> Paxton </w:delText>
        </w:r>
        <w:r w:rsidR="003C2044" w:rsidDel="007D0CB1">
          <w:rPr>
            <w:lang w:val="en-GB"/>
          </w:rPr>
          <w:delText>et al.</w:delText>
        </w:r>
        <w:r w:rsidRPr="00C715CC" w:rsidDel="007D0CB1">
          <w:rPr>
            <w:lang w:val="en-GB"/>
          </w:rPr>
          <w:delText xml:space="preserve"> 2020a</w:delText>
        </w:r>
      </w:del>
      <w:r w:rsidRPr="00C715CC">
        <w:rPr>
          <w:lang w:val="en-GB"/>
        </w:rPr>
        <w:t>).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458" w:name="_f60g0u5kmq4" w:colFirst="0" w:colLast="0"/>
      <w:bookmarkEnd w:id="458"/>
      <w:r w:rsidRPr="00C715CC">
        <w:t>4.1. Shipwrecks resemble pinnacles in meso- and higher trophic level predators</w:t>
      </w:r>
    </w:p>
    <w:p w14:paraId="38257FCC" w14:textId="5331ECE5"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del w:id="459" w:author="Scarlett Taylor" w:date="2025-10-27T16:02:00Z" w16du:dateUtc="2025-10-27T09:02:00Z">
        <w:r w:rsidR="00E13A21" w:rsidDel="00E37DDA">
          <w:rPr>
            <w:lang w:val="en-GB"/>
          </w:rPr>
          <w:delText>larger</w:delText>
        </w:r>
        <w:r w:rsidRPr="00C715CC" w:rsidDel="00E37DDA">
          <w:rPr>
            <w:lang w:val="en-GB"/>
          </w:rPr>
          <w:delText xml:space="preserve"> predators</w:delText>
        </w:r>
      </w:del>
      <w:ins w:id="460" w:author="Scarlett Taylor" w:date="2025-10-27T16:04:00Z" w16du:dateUtc="2025-10-27T09:04:00Z">
        <w:r w:rsidR="00E37DDA">
          <w:rPr>
            <w:lang w:val="en-GB"/>
          </w:rPr>
          <w:t>HTLPs</w:t>
        </w:r>
      </w:ins>
      <w:r w:rsidRPr="00C715CC">
        <w:rPr>
          <w:lang w:val="en-GB"/>
        </w:rPr>
        <w:t xml:space="preserve">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 xml:space="preserve">(Rilov &amp; Benayahu 2000, Galbraith 2021, Galbraith et al. </w:t>
      </w:r>
      <w:ins w:id="461" w:author="Scarlett Taylor" w:date="2025-10-27T17:20:00Z" w16du:dateUtc="2025-10-27T10:20:00Z">
        <w:r w:rsidR="006D0BA9">
          <w:t xml:space="preserve">2021, 2022, </w:t>
        </w:r>
      </w:ins>
      <w:r w:rsidR="001437F9" w:rsidRPr="001437F9">
        <w:t xml:space="preserve">2023, </w:t>
      </w:r>
      <w:proofErr w:type="spellStart"/>
      <w:ins w:id="462" w:author="Scarlett Taylor" w:date="2025-10-29T17:02:00Z" w16du:dateUtc="2025-10-29T10:02:00Z">
        <w:r w:rsidR="004302EF">
          <w:t>Pondella</w:t>
        </w:r>
        <w:proofErr w:type="spellEnd"/>
        <w:r w:rsidR="004302EF">
          <w:t xml:space="preserve"> et al. 2022, </w:t>
        </w:r>
      </w:ins>
      <w:r w:rsidR="001437F9" w:rsidRPr="001437F9">
        <w:t>Cresswell et al. 2023).</w:t>
      </w:r>
      <w:r w:rsidR="001437F9">
        <w:t xml:space="preserve"> </w:t>
      </w:r>
      <w:ins w:id="463" w:author="Scarlett Taylor" w:date="2025-10-27T13:12:00Z" w16du:dateUtc="2025-10-27T06:12:00Z">
        <w:r w:rsidR="00EE3582" w:rsidRPr="00EE3582">
          <w:rPr>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w:t>
        </w:r>
        <w:r w:rsidR="00EE3582">
          <w:rPr>
            <w:lang w:val="en-GB"/>
          </w:rPr>
          <w:t>,</w:t>
        </w:r>
        <w:r w:rsidR="00EE3582" w:rsidRPr="00EE3582">
          <w:rPr>
            <w:lang w:val="en-GB"/>
          </w:rPr>
          <w:t xml:space="preserve"> Cresswell et al. 2025).</w:t>
        </w:r>
      </w:ins>
      <w:ins w:id="464" w:author="Scarlett Taylor" w:date="2025-10-28T13:25:00Z" w16du:dateUtc="2025-10-28T06:25:00Z">
        <w:r w:rsidR="00C569E1">
          <w:rPr>
            <w:lang w:val="en-GB"/>
          </w:rPr>
          <w:t xml:space="preserve"> </w:t>
        </w:r>
      </w:ins>
      <w:r w:rsidRPr="00C715CC">
        <w:rPr>
          <w:lang w:val="en-GB"/>
        </w:rPr>
        <w:t xml:space="preserve">Vertical </w:t>
      </w:r>
      <w:del w:id="465" w:author="Scarlett Taylor" w:date="2025-10-27T10:36:00Z" w16du:dateUtc="2025-10-27T03:36:00Z">
        <w:r w:rsidRPr="00C715CC" w:rsidDel="009C098C">
          <w:rPr>
            <w:lang w:val="en-GB"/>
          </w:rPr>
          <w:delText xml:space="preserve">extent </w:delText>
        </w:r>
      </w:del>
      <w:ins w:id="466" w:author="Scarlett Taylor" w:date="2025-10-27T10:36:00Z" w16du:dateUtc="2025-10-27T03:36:00Z">
        <w:r w:rsidR="009C098C">
          <w:rPr>
            <w:lang w:val="en-GB"/>
          </w:rPr>
          <w:t>relief</w:t>
        </w:r>
        <w:r w:rsidR="009C098C" w:rsidRPr="00C715CC">
          <w:rPr>
            <w:lang w:val="en-GB"/>
          </w:rPr>
          <w:t xml:space="preserve"> </w:t>
        </w:r>
      </w:ins>
      <w:r w:rsidRPr="00C715CC">
        <w:rPr>
          <w:lang w:val="en-GB"/>
        </w:rPr>
        <w:t xml:space="preserve">has </w:t>
      </w:r>
      <w:del w:id="467" w:author="Scarlett Taylor" w:date="2025-10-27T13:12:00Z" w16du:dateUtc="2025-10-27T06:12:00Z">
        <w:r w:rsidRPr="00C715CC" w:rsidDel="00EE3582">
          <w:rPr>
            <w:lang w:val="en-GB"/>
          </w:rPr>
          <w:delText xml:space="preserve">also </w:delText>
        </w:r>
      </w:del>
      <w:r w:rsidRPr="00C715CC">
        <w:rPr>
          <w:lang w:val="en-GB"/>
        </w:rPr>
        <w:t>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lastRenderedPageBreak/>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ins w:id="468" w:author="Scarlett Taylor" w:date="2025-10-27T13:11:00Z" w16du:dateUtc="2025-10-27T06:11:00Z">
        <w:r w:rsidR="00EE3582" w:rsidRPr="00EE3582">
          <w:t xml:space="preserve"> </w:t>
        </w:r>
      </w:ins>
    </w:p>
    <w:p w14:paraId="11A48403" w14:textId="73300EFC" w:rsidR="00C57308" w:rsidRPr="00C715CC" w:rsidRDefault="00000000" w:rsidP="001E279D">
      <w:pPr>
        <w:spacing w:after="240" w:line="480" w:lineRule="auto"/>
        <w:rPr>
          <w:lang w:val="en-GB"/>
        </w:rPr>
      </w:pPr>
      <w:r w:rsidRPr="00C715CC">
        <w:rPr>
          <w:lang w:val="en-GB"/>
        </w:rPr>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xml:space="preserve">, </w:t>
      </w:r>
      <w:del w:id="469" w:author="Scarlett Taylor" w:date="2025-10-28T13:28:00Z" w16du:dateUtc="2025-10-28T06:28:00Z">
        <w:r w:rsidRPr="00C715CC" w:rsidDel="00662340">
          <w:rPr>
            <w:lang w:val="en-GB"/>
          </w:rPr>
          <w:delText xml:space="preserve">potentially </w:delText>
        </w:r>
      </w:del>
      <w:r w:rsidRPr="00C715CC">
        <w:rPr>
          <w:lang w:val="en-GB"/>
        </w:rPr>
        <w:t xml:space="preserve">providing vital insights </w:t>
      </w:r>
      <w:del w:id="470" w:author="Scarlett Taylor" w:date="2025-10-28T13:29:00Z" w16du:dateUtc="2025-10-28T06:29:00Z">
        <w:r w:rsidRPr="00C715CC" w:rsidDel="00662340">
          <w:rPr>
            <w:lang w:val="en-GB"/>
          </w:rPr>
          <w:delText>into management decision</w:delText>
        </w:r>
      </w:del>
      <w:del w:id="471" w:author="Scarlett Taylor" w:date="2025-10-28T13:28:00Z" w16du:dateUtc="2025-10-28T06:28:00Z">
        <w:r w:rsidRPr="00C715CC" w:rsidDel="00662340">
          <w:rPr>
            <w:lang w:val="en-GB"/>
          </w:rPr>
          <w:delText xml:space="preserve"> </w:delText>
        </w:r>
      </w:del>
      <w:del w:id="472" w:author="Scarlett Taylor" w:date="2025-10-28T13:29:00Z" w16du:dateUtc="2025-10-28T06:29:00Z">
        <w:r w:rsidRPr="00C715CC" w:rsidDel="00662340">
          <w:rPr>
            <w:lang w:val="en-GB"/>
          </w:rPr>
          <w:delText>making for artificial reef deployments in the region</w:delText>
        </w:r>
      </w:del>
      <w:ins w:id="473" w:author="Scarlett Taylor" w:date="2025-10-28T14:34:00Z" w16du:dateUtc="2025-10-28T07:34:00Z">
        <w:r w:rsidR="00A649F0">
          <w:rPr>
            <w:lang w:val="en-GB"/>
          </w:rPr>
          <w:t xml:space="preserve">for managers into how reef profile and spatial isolation influence </w:t>
        </w:r>
        <w:r w:rsidR="006217D1">
          <w:rPr>
            <w:lang w:val="en-GB"/>
          </w:rPr>
          <w:t>community composition and can be used to guide artificial reef design, placement and ecolo</w:t>
        </w:r>
      </w:ins>
      <w:ins w:id="474" w:author="Scarlett Taylor" w:date="2025-10-28T14:35:00Z" w16du:dateUtc="2025-10-28T07:35:00Z">
        <w:r w:rsidR="006217D1">
          <w:rPr>
            <w:lang w:val="en-GB"/>
          </w:rPr>
          <w:t xml:space="preserve">gical objectives. </w:t>
        </w:r>
      </w:ins>
      <w:del w:id="475" w:author="Scarlett Taylor" w:date="2025-10-28T14:34:00Z" w16du:dateUtc="2025-10-28T07:34:00Z">
        <w:r w:rsidRPr="00C715CC" w:rsidDel="00A649F0">
          <w:rPr>
            <w:lang w:val="en-GB"/>
          </w:rPr>
          <w:delText>.</w:delText>
        </w:r>
      </w:del>
      <w:r w:rsidR="00E13A21">
        <w:rPr>
          <w:lang w:val="en-GB"/>
        </w:rPr>
        <w:t xml:space="preserve"> </w:t>
      </w:r>
    </w:p>
    <w:p w14:paraId="6F6924D4" w14:textId="77777777" w:rsidR="00C57308" w:rsidRPr="00C715CC" w:rsidRDefault="00000000" w:rsidP="00132A98">
      <w:pPr>
        <w:pStyle w:val="Heading2"/>
      </w:pPr>
      <w:bookmarkStart w:id="476" w:name="_8priziyv84wp" w:colFirst="0" w:colLast="0"/>
      <w:bookmarkEnd w:id="476"/>
      <w:r w:rsidRPr="00C715CC">
        <w:t xml:space="preserve">4.2. Divergence in lower trophic guilds </w:t>
      </w:r>
    </w:p>
    <w:p w14:paraId="6345EBCF" w14:textId="3C8B8E4C" w:rsidR="00662340" w:rsidRPr="00C715CC" w:rsidRDefault="00000000" w:rsidP="00662340">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w:t>
      </w:r>
      <w:del w:id="477" w:author="Scarlett Taylor" w:date="2025-10-28T13:30:00Z" w16du:dateUtc="2025-10-28T06:30:00Z">
        <w:r w:rsidRPr="00C715CC" w:rsidDel="00662340">
          <w:rPr>
            <w:lang w:val="en-GB"/>
          </w:rPr>
          <w:delText xml:space="preserve"> </w:delText>
        </w:r>
        <w:r w:rsidR="005253F1" w:rsidRPr="00C715CC" w:rsidDel="00662340">
          <w:rPr>
            <w:lang w:val="en-GB"/>
          </w:rPr>
          <w:delText>appear</w:delText>
        </w:r>
      </w:del>
      <w:ins w:id="478" w:author="Scarlett Taylor" w:date="2025-10-28T13:30:00Z" w16du:dateUtc="2025-10-28T06:30:00Z">
        <w:r w:rsidR="00662340">
          <w:rPr>
            <w:lang w:val="en-GB"/>
          </w:rPr>
          <w:t xml:space="preserve"> are</w:t>
        </w:r>
      </w:ins>
      <w:r w:rsidR="005253F1" w:rsidRPr="00C715CC">
        <w:rPr>
          <w:lang w:val="en-GB"/>
        </w:rPr>
        <w:t xml:space="preserve"> </w:t>
      </w:r>
      <w:r w:rsidR="005253F1" w:rsidRPr="00C715CC">
        <w:rPr>
          <w:lang w:val="en-GB"/>
        </w:rPr>
        <w:lastRenderedPageBreak/>
        <w:t>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assemblages lacking key functional groups associated with benthic foraging. </w:t>
      </w:r>
      <w:ins w:id="479" w:author="Scarlett Taylor" w:date="2025-10-28T13:31:00Z" w16du:dateUtc="2025-10-28T06:31:00Z">
        <w:r w:rsidR="00662340" w:rsidRPr="00662340">
          <w:rPr>
            <w:lang w:val="en-GB"/>
          </w:rPr>
          <w:t>Limited habitat complexity and resource availability likely constrain these groups (Fowler &amp; Booth 2012, Simon et al. 2013). Although older or deteriorated shipwrecks can develop finer refugia and turf algal cover</w:t>
        </w:r>
      </w:ins>
      <w:ins w:id="480" w:author="Scarlett Taylor" w:date="2025-10-29T18:55:00Z" w16du:dateUtc="2025-10-29T11:55:00Z">
        <w:r w:rsidR="00902F3E">
          <w:rPr>
            <w:lang w:val="en-GB"/>
          </w:rPr>
          <w:t xml:space="preserve"> (Paxton et al. 2023)</w:t>
        </w:r>
      </w:ins>
      <w:ins w:id="481" w:author="Scarlett Taylor" w:date="2025-10-28T13:31:00Z" w16du:dateUtc="2025-10-28T06:31:00Z">
        <w:r w:rsidR="00662340" w:rsidRPr="00662340">
          <w:rPr>
            <w:lang w:val="en-GB"/>
          </w:rPr>
          <w:t xml:space="preserve">, the relatively new metal structures surveyed here have not yet reached such stages of colonisation (Simon et al. 2013, Mattos &amp; </w:t>
        </w:r>
        <w:proofErr w:type="spellStart"/>
        <w:r w:rsidR="00662340" w:rsidRPr="00662340">
          <w:rPr>
            <w:lang w:val="en-GB"/>
          </w:rPr>
          <w:t>Yeemin</w:t>
        </w:r>
        <w:proofErr w:type="spellEnd"/>
        <w:r w:rsidR="00662340" w:rsidRPr="00662340">
          <w:rPr>
            <w:lang w:val="en-GB"/>
          </w:rPr>
          <w:t xml:space="preserve"> 2020, </w:t>
        </w:r>
        <w:proofErr w:type="spellStart"/>
        <w:r w:rsidR="00662340" w:rsidRPr="00662340">
          <w:rPr>
            <w:lang w:val="en-GB"/>
          </w:rPr>
          <w:t>Monchanin</w:t>
        </w:r>
        <w:proofErr w:type="spellEnd"/>
        <w:r w:rsidR="00662340" w:rsidRPr="00662340">
          <w:rPr>
            <w:lang w:val="en-GB"/>
          </w:rPr>
          <w:t xml:space="preserve"> et al. 2021, 2025)</w:t>
        </w:r>
      </w:ins>
      <w:ins w:id="482" w:author="Scarlett Taylor" w:date="2025-10-28T13:32:00Z" w16du:dateUtc="2025-10-28T06:32:00Z">
        <w:r w:rsidR="00662340">
          <w:rPr>
            <w:lang w:val="en-GB"/>
          </w:rPr>
          <w:t xml:space="preserve">. </w:t>
        </w:r>
      </w:ins>
      <w:del w:id="483" w:author="Scarlett Taylor" w:date="2025-10-28T13:31:00Z" w16du:dateUtc="2025-10-28T06:31:00Z">
        <w:r w:rsidRPr="00C715CC" w:rsidDel="00662340">
          <w:rPr>
            <w:lang w:val="en-GB"/>
          </w:rPr>
          <w:delText>These patterns suggest a degree of functional divergence from natural reef communities, driven by limitations in habitat complexity and resource availability on artificial structures (</w:delText>
        </w:r>
        <w:r w:rsidR="003C2044" w:rsidDel="00662340">
          <w:rPr>
            <w:lang w:val="en-GB"/>
          </w:rPr>
          <w:delText>Fowler &amp; Booth</w:delText>
        </w:r>
        <w:r w:rsidR="001437F9" w:rsidDel="00662340">
          <w:rPr>
            <w:lang w:val="en-GB"/>
          </w:rPr>
          <w:delText xml:space="preserve"> </w:delText>
        </w:r>
        <w:r w:rsidRPr="00C715CC" w:rsidDel="00662340">
          <w:rPr>
            <w:lang w:val="en-GB"/>
          </w:rPr>
          <w:delText>2012</w:delText>
        </w:r>
        <w:r w:rsidR="001437F9" w:rsidDel="00662340">
          <w:rPr>
            <w:lang w:val="en-GB"/>
          </w:rPr>
          <w:delText xml:space="preserve">, </w:delText>
        </w:r>
        <w:r w:rsidR="001437F9" w:rsidRPr="00C715CC" w:rsidDel="00662340">
          <w:rPr>
            <w:lang w:val="en-GB"/>
          </w:rPr>
          <w:delText xml:space="preserve">Simon </w:delText>
        </w:r>
        <w:r w:rsidR="001437F9" w:rsidDel="00662340">
          <w:rPr>
            <w:lang w:val="en-GB"/>
          </w:rPr>
          <w:delText>et al.</w:delText>
        </w:r>
        <w:r w:rsidR="001437F9" w:rsidRPr="00C715CC" w:rsidDel="00662340">
          <w:rPr>
            <w:lang w:val="en-GB"/>
          </w:rPr>
          <w:delText xml:space="preserve"> 2013</w:delText>
        </w:r>
        <w:r w:rsidR="001437F9" w:rsidDel="00662340">
          <w:rPr>
            <w:lang w:val="en-GB"/>
          </w:rPr>
          <w:delText>, S</w:delText>
        </w:r>
        <w:r w:rsidRPr="00C715CC" w:rsidDel="00662340">
          <w:rPr>
            <w:lang w:val="en-GB"/>
          </w:rPr>
          <w:delText xml:space="preserve">chram </w:delText>
        </w:r>
        <w:r w:rsidR="003C2044" w:rsidDel="00662340">
          <w:rPr>
            <w:lang w:val="en-GB"/>
          </w:rPr>
          <w:delText>et al.</w:delText>
        </w:r>
        <w:r w:rsidRPr="00C715CC" w:rsidDel="00662340">
          <w:rPr>
            <w:lang w:val="en-GB"/>
          </w:rPr>
          <w:delText xml:space="preserve"> 2024).</w:delText>
        </w:r>
      </w:del>
    </w:p>
    <w:p w14:paraId="12D520D2" w14:textId="38E5B1B0" w:rsidR="00C57308" w:rsidRPr="00C715CC" w:rsidRDefault="00662340" w:rsidP="00662340">
      <w:pPr>
        <w:spacing w:after="240" w:line="480" w:lineRule="auto"/>
        <w:rPr>
          <w:lang w:val="en-GB"/>
        </w:rPr>
      </w:pPr>
      <w:ins w:id="484" w:author="Scarlett Taylor" w:date="2025-10-28T13:33:00Z" w16du:dateUtc="2025-10-28T06:33:00Z">
        <w:r>
          <w:rPr>
            <w:lang w:val="en-GB"/>
          </w:rPr>
          <w:t>Structural complexity, rather than depth, appears to drive these patterns.</w:t>
        </w:r>
      </w:ins>
      <w:ins w:id="485" w:author="Scarlett Taylor" w:date="2025-10-28T13:34:00Z" w16du:dateUtc="2025-10-28T06:34:00Z">
        <w:r>
          <w:rPr>
            <w:lang w:val="en-GB"/>
          </w:rPr>
          <w:t xml:space="preserve"> </w:t>
        </w:r>
      </w:ins>
      <w:del w:id="486" w:author="Scarlett Taylor" w:date="2025-10-28T13:31:00Z" w16du:dateUtc="2025-10-28T06:31:00Z">
        <w:r w:rsidRPr="00C715CC" w:rsidDel="00662340">
          <w:rPr>
            <w:lang w:val="en-GB"/>
          </w:rPr>
          <w:delText>Several ecological and physical constraints likely contribute to this divergence. Structural complexity is likely insufficient to establish shipwrecks as effective ecological analogues of natural reefs</w:delText>
        </w:r>
      </w:del>
      <w:del w:id="487" w:author="Scarlett Taylor" w:date="2025-10-27T16:12:00Z" w16du:dateUtc="2025-10-27T09:12:00Z">
        <w:r w:rsidRPr="00C715CC" w:rsidDel="00E37DDA">
          <w:rPr>
            <w:lang w:val="en-GB"/>
          </w:rPr>
          <w:delText>; shipwrecks often lack fine-scale refugia, cryptic microhabitats, and turf algal cover needed by benthic feeders (</w:delText>
        </w:r>
        <w:r w:rsidR="001437F9" w:rsidRPr="001437F9" w:rsidDel="00E37DDA">
          <w:rPr>
            <w:lang w:val="en-GB"/>
          </w:rPr>
          <w:delText>Simon et al. 2013, Koeck et al. 2014, Mattos &amp; Yeemin 2020, Monchanin et al. 2021, Monchanin et al. 2025)</w:delText>
        </w:r>
      </w:del>
      <w:del w:id="488" w:author="Scarlett Taylor" w:date="2025-10-27T13:09:00Z" w16du:dateUtc="2025-10-27T06:09:00Z">
        <w:r w:rsidR="001437F9" w:rsidDel="00EE3582">
          <w:rPr>
            <w:lang w:val="en-GB"/>
          </w:rPr>
          <w:delText xml:space="preserve">, </w:delText>
        </w:r>
        <w:r w:rsidRPr="00C715CC" w:rsidDel="00EE3582">
          <w:rPr>
            <w:lang w:val="en-GB"/>
          </w:rPr>
          <w:delText xml:space="preserve">Differences in depth, location, and reef structure may also play a role. However, the nearby pinnacles surveyed at similar depths supported higher densities of grazers and invertivores. </w:delText>
        </w:r>
      </w:del>
      <w:ins w:id="489" w:author="Scarlett Taylor" w:date="2025-10-28T13:34:00Z" w16du:dateUtc="2025-10-28T06:34:00Z">
        <w:r w:rsidRPr="00662340">
          <w:rPr>
            <w:lang w:val="en-GB"/>
          </w:rPr>
          <w:t>Sites occurred at similar depths (&lt; 30 m), where diversity and herbivore biomass typically remain stable and major declines occur only beyond 30–40 m when coral cover and fine-scale complexity decrease (</w:t>
        </w:r>
        <w:proofErr w:type="spellStart"/>
        <w:r w:rsidRPr="00662340">
          <w:rPr>
            <w:lang w:val="en-GB"/>
          </w:rPr>
          <w:t>Stefanoudis</w:t>
        </w:r>
        <w:proofErr w:type="spellEnd"/>
        <w:r w:rsidRPr="00662340">
          <w:rPr>
            <w:lang w:val="en-GB"/>
          </w:rPr>
          <w:t xml:space="preserve"> et al. 2019, Pinheiro et al. 2023). Nearby </w:t>
        </w:r>
        <w:r w:rsidRPr="00662340">
          <w:rPr>
            <w:lang w:val="en-GB"/>
          </w:rPr>
          <w:lastRenderedPageBreak/>
          <w:t xml:space="preserve">pinnacles at comparable depths still supported higher densities of grazers and invertivores, indicating that structural relief and microhabitat availability, rather than depth, were the primary drivers (Paxton et al. 2020b, Leitner et al. 2021, Galbraith 2021, Galbraith et al. 2021). </w:t>
        </w:r>
      </w:ins>
      <w:ins w:id="490" w:author="Scarlett Taylor" w:date="2025-10-28T13:42:00Z" w16du:dateUtc="2025-10-28T06:42:00Z">
        <w:r w:rsidR="00762376" w:rsidRPr="00762376">
          <w:rPr>
            <w:lang w:val="en-GB"/>
          </w:rPr>
          <w:t>Analyses by geographic zone (proximity to shore) confirmed that this divergence persisted, indicating that physical setting alone cannot explain the consistent underrepresentation of lower trophic groups on shipwrecks.</w:t>
        </w:r>
        <w:r w:rsidR="00762376">
          <w:rPr>
            <w:lang w:val="en-GB"/>
          </w:rPr>
          <w:t xml:space="preserve"> </w:t>
        </w:r>
      </w:ins>
      <w:del w:id="491" w:author="Scarlett Taylor" w:date="2025-10-28T13:34:00Z" w16du:dateUtc="2025-10-28T06:34:00Z">
        <w:r w:rsidRPr="00C715CC" w:rsidDel="00662340">
          <w:rPr>
            <w:lang w:val="en-GB"/>
          </w:rPr>
          <w:delText>Zone-based analyses confirmed that trophic divergence persisted, suggesting that physical setting alone cannot fully explain the consistent underrepresentation of lower trophic groups on shipwrecks</w:delText>
        </w:r>
      </w:del>
      <w:del w:id="492" w:author="Scarlett Taylor" w:date="2025-10-28T13:42:00Z" w16du:dateUtc="2025-10-28T06:42:00Z">
        <w:r w:rsidRPr="00C715CC" w:rsidDel="00762376">
          <w:rPr>
            <w:lang w:val="en-GB"/>
          </w:rPr>
          <w:delText xml:space="preserve">. </w:delText>
        </w:r>
      </w:del>
      <w:r w:rsidRPr="00C715CC">
        <w:rPr>
          <w:lang w:val="en-GB"/>
        </w:rPr>
        <w:t>Strong currents around wrecks may further limit benthic foraging and favour species that feed higher in the water column (</w:t>
      </w:r>
      <w:ins w:id="493" w:author="Scarlett Taylor" w:date="2025-10-27T17:21:00Z" w16du:dateUtc="2025-10-27T10:21:00Z">
        <w:r w:rsidR="006D0BA9">
          <w:rPr>
            <w:lang w:val="en-GB"/>
          </w:rPr>
          <w:t xml:space="preserve">Leitner et al. 2021, </w:t>
        </w:r>
      </w:ins>
      <w:r w:rsidRPr="00C715CC">
        <w:rPr>
          <w:lang w:val="en-GB"/>
        </w:rPr>
        <w:t>Galbraith 2021</w:t>
      </w:r>
      <w:ins w:id="494" w:author="Scarlett Taylor" w:date="2025-10-27T17:21:00Z" w16du:dateUtc="2025-10-27T10:21:00Z">
        <w:r w:rsidR="006D0BA9">
          <w:rPr>
            <w:lang w:val="en-GB"/>
          </w:rPr>
          <w:t>, Galbraith et al. 2021</w:t>
        </w:r>
      </w:ins>
      <w:r w:rsidRPr="00C715CC">
        <w:rPr>
          <w:lang w:val="en-GB"/>
        </w:rPr>
        <w:t>).</w:t>
      </w:r>
    </w:p>
    <w:p w14:paraId="506D14EF" w14:textId="667ACE94" w:rsidR="00AE3E3C" w:rsidRDefault="00000000" w:rsidP="001E279D">
      <w:pPr>
        <w:spacing w:after="240" w:line="480" w:lineRule="auto"/>
        <w:rPr>
          <w:ins w:id="495" w:author="Scarlett Taylor" w:date="2025-10-28T13:40:00Z" w16du:dateUtc="2025-10-28T06:40:00Z"/>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w:t>
      </w:r>
      <w:r w:rsidR="003C2044">
        <w:rPr>
          <w:lang w:val="en-GB"/>
        </w:rPr>
        <w:t>et al.</w:t>
      </w:r>
      <w:r w:rsidRPr="00C715CC">
        <w:rPr>
          <w:lang w:val="en-GB"/>
        </w:rPr>
        <w:t xml:space="preserve"> 2015</w:t>
      </w:r>
      <w:ins w:id="496" w:author="Scarlett Taylor" w:date="2025-10-28T13:37:00Z" w16du:dateUtc="2025-10-28T06:37:00Z">
        <w:r w:rsidR="00AE3E3C">
          <w:rPr>
            <w:lang w:val="en-GB"/>
          </w:rPr>
          <w:t>, Gress et al. 202</w:t>
        </w:r>
      </w:ins>
      <w:ins w:id="497" w:author="Scarlett Taylor" w:date="2025-10-29T19:20:00Z" w16du:dateUtc="2025-10-29T12:20:00Z">
        <w:r w:rsidR="00B54455">
          <w:rPr>
            <w:lang w:val="en-GB"/>
          </w:rPr>
          <w:t>3</w:t>
        </w:r>
      </w:ins>
      <w:r w:rsidRPr="00C715CC">
        <w:rPr>
          <w:lang w:val="en-GB"/>
        </w:rPr>
        <w:t xml:space="preserve">), potentially allowing persistence on shipwrecks where benthic forage is limited. </w:t>
      </w:r>
      <w:ins w:id="498" w:author="Scarlett Taylor" w:date="2025-10-28T14:03:00Z" w16du:dateUtc="2025-10-28T07:03:00Z">
        <w:r w:rsidR="0085757A" w:rsidRPr="0085757A">
          <w:rPr>
            <w:lang w:val="en-GB"/>
          </w:rPr>
          <w:t xml:space="preserve">Recent observations indicate that this flexibility may represent ecological opportunism rather than resource limitation, as </w:t>
        </w:r>
        <w:r w:rsidR="0085757A" w:rsidRPr="004302EF">
          <w:rPr>
            <w:i/>
            <w:iCs/>
            <w:lang w:val="en-GB"/>
          </w:rPr>
          <w:t xml:space="preserve">S. </w:t>
        </w:r>
        <w:proofErr w:type="spellStart"/>
        <w:r w:rsidR="0085757A" w:rsidRPr="004302EF">
          <w:rPr>
            <w:i/>
            <w:iCs/>
            <w:lang w:val="en-GB"/>
          </w:rPr>
          <w:t>javus</w:t>
        </w:r>
        <w:proofErr w:type="spellEnd"/>
        <w:r w:rsidR="0085757A" w:rsidRPr="0085757A">
          <w:rPr>
            <w:lang w:val="en-GB"/>
          </w:rPr>
          <w:t xml:space="preserve"> has been proposed to feed opportunistically on epibiotic algae and zooplankton from coral polyps (Gress et al. 202</w:t>
        </w:r>
      </w:ins>
      <w:ins w:id="499" w:author="Scarlett Taylor" w:date="2025-10-29T19:20:00Z" w16du:dateUtc="2025-10-29T12:20:00Z">
        <w:r w:rsidR="00B54455">
          <w:rPr>
            <w:lang w:val="en-GB"/>
          </w:rPr>
          <w:t>3</w:t>
        </w:r>
      </w:ins>
      <w:ins w:id="500" w:author="Scarlett Taylor" w:date="2025-10-28T14:03:00Z" w16du:dateUtc="2025-10-28T07:03:00Z">
        <w:r w:rsidR="0085757A" w:rsidRPr="0085757A">
          <w:rPr>
            <w:lang w:val="en-GB"/>
          </w:rPr>
          <w:t>).</w:t>
        </w:r>
        <w:r w:rsidR="0085757A">
          <w:rPr>
            <w:lang w:val="en-GB"/>
          </w:rPr>
          <w:t xml:space="preserve"> </w:t>
        </w:r>
      </w:ins>
      <w:r w:rsidRPr="00C715CC">
        <w:rPr>
          <w:lang w:val="en-GB"/>
        </w:rPr>
        <w:t>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2020), suggesting a degree of dietary or habitat plasticity not shared by other herbivorous taxa.</w:t>
      </w:r>
      <w:ins w:id="501" w:author="Scarlett Taylor" w:date="2025-10-28T14:07:00Z" w16du:dateUtc="2025-10-28T07:07:00Z">
        <w:r w:rsidR="0085757A" w:rsidRPr="0085757A">
          <w:rPr>
            <w:rFonts w:ascii="-webkit-standard" w:hAnsi="-webkit-standard"/>
            <w:color w:val="000000"/>
            <w:sz w:val="27"/>
            <w:szCs w:val="27"/>
          </w:rPr>
          <w:t xml:space="preserve"> </w:t>
        </w:r>
      </w:ins>
      <w:ins w:id="502" w:author="Scarlett Taylor" w:date="2025-10-28T14:07:00Z">
        <w:r w:rsidR="0085757A" w:rsidRPr="0085757A">
          <w:t xml:space="preserve">Similar trends have been reported in the eastern Mediterranean, where </w:t>
        </w:r>
        <w:proofErr w:type="spellStart"/>
        <w:r w:rsidR="0085757A" w:rsidRPr="0085757A">
          <w:t>planktivores</w:t>
        </w:r>
        <w:proofErr w:type="spellEnd"/>
        <w:r w:rsidR="0085757A" w:rsidRPr="0085757A">
          <w:t xml:space="preserve"> dominate shipwreck assemblages (</w:t>
        </w:r>
        <w:proofErr w:type="spellStart"/>
        <w:r w:rsidR="0085757A" w:rsidRPr="0085757A">
          <w:t>Sensurat</w:t>
        </w:r>
        <w:proofErr w:type="spellEnd"/>
        <w:r w:rsidR="0085757A" w:rsidRPr="0085757A">
          <w:t>-Genc et al. 2022), implying that the structural features of wrecks may consistently favour planktivorous species.</w:t>
        </w:r>
      </w:ins>
      <w:ins w:id="503" w:author="Scarlett Taylor" w:date="2025-10-28T14:07:00Z" w16du:dateUtc="2025-10-28T07:07:00Z">
        <w:r w:rsidR="0085757A">
          <w:t xml:space="preserve"> </w:t>
        </w:r>
      </w:ins>
      <w:del w:id="504" w:author="Scarlett Taylor" w:date="2025-10-28T14:04:00Z" w16du:dateUtc="2025-10-28T07:04:00Z">
        <w:r w:rsidRPr="00C715CC" w:rsidDel="0085757A">
          <w:rPr>
            <w:lang w:val="en-GB"/>
          </w:rPr>
          <w:delText xml:space="preserve"> </w:delText>
        </w:r>
      </w:del>
      <w:del w:id="505" w:author="Scarlett Taylor" w:date="2025-10-28T14:07:00Z" w16du:dateUtc="2025-10-28T07:07:00Z">
        <w:r w:rsidRPr="00C715CC" w:rsidDel="0085757A">
          <w:rPr>
            <w:lang w:val="en-GB"/>
          </w:rPr>
          <w:delText xml:space="preserve">Additionally, a </w:delText>
        </w:r>
        <w:r w:rsidRPr="00C715CC" w:rsidDel="0085757A">
          <w:rPr>
            <w:lang w:val="en-GB"/>
          </w:rPr>
          <w:lastRenderedPageBreak/>
          <w:delText xml:space="preserve">dominance of planktivores has been observed on shipwrecks in other regions, including the eastern Mediterranean (Sensurat-Genc </w:delText>
        </w:r>
        <w:r w:rsidR="003C2044" w:rsidDel="0085757A">
          <w:rPr>
            <w:lang w:val="en-GB"/>
          </w:rPr>
          <w:delText>et al.</w:delText>
        </w:r>
        <w:r w:rsidRPr="00C715CC" w:rsidDel="0085757A">
          <w:rPr>
            <w:lang w:val="en-GB"/>
          </w:rPr>
          <w:delText xml:space="preserve"> 2022), suggesting that the structural features of wrecks may consistently favour planktivorous species. </w:delText>
        </w:r>
      </w:del>
    </w:p>
    <w:p w14:paraId="1558D416" w14:textId="0549366B" w:rsidR="00C57308" w:rsidRPr="00C715CC" w:rsidRDefault="00EE3582" w:rsidP="001E279D">
      <w:pPr>
        <w:spacing w:after="240" w:line="480" w:lineRule="auto"/>
        <w:rPr>
          <w:lang w:val="en-GB"/>
        </w:rPr>
      </w:pPr>
      <w:ins w:id="506" w:author="Scarlett Taylor" w:date="2025-10-27T13:02:00Z" w16du:dateUtc="2025-10-27T06:02:00Z">
        <w:r w:rsidRPr="00EE3582">
          <w:rPr>
            <w:lang w:val="en-GB"/>
          </w:rPr>
          <w:t>Depth-associated shifts toward planktivory are well documented at greater depths, but the similarity in depths among our sites suggests that the wreck–pinnacle contrast observed here is better explained by structure and flow (Jankowski et al. 2015</w:t>
        </w:r>
      </w:ins>
      <w:ins w:id="507" w:author="Scarlett Taylor" w:date="2025-10-27T13:05:00Z" w16du:dateUtc="2025-10-27T06:05:00Z">
        <w:r>
          <w:rPr>
            <w:lang w:val="en-GB"/>
          </w:rPr>
          <w:t>,</w:t>
        </w:r>
      </w:ins>
      <w:ins w:id="508" w:author="Scarlett Taylor" w:date="2025-10-27T13:02:00Z" w16du:dateUtc="2025-10-27T06:02:00Z">
        <w:r w:rsidRPr="00EE3582">
          <w:rPr>
            <w:lang w:val="en-GB"/>
          </w:rPr>
          <w:t xml:space="preserve"> </w:t>
        </w:r>
        <w:proofErr w:type="spellStart"/>
        <w:r w:rsidRPr="00EE3582">
          <w:rPr>
            <w:lang w:val="en-GB"/>
          </w:rPr>
          <w:t>Stefanoudis</w:t>
        </w:r>
        <w:proofErr w:type="spellEnd"/>
        <w:r w:rsidRPr="00EE3582">
          <w:rPr>
            <w:lang w:val="en-GB"/>
          </w:rPr>
          <w:t xml:space="preserve"> et al. 2019).</w:t>
        </w:r>
      </w:ins>
      <w:ins w:id="509" w:author="Scarlett Taylor" w:date="2025-10-27T13:05:00Z" w16du:dateUtc="2025-10-27T06:05:00Z">
        <w:r>
          <w:rPr>
            <w:lang w:val="en-GB"/>
          </w:rPr>
          <w:t xml:space="preserve"> </w:t>
        </w:r>
      </w:ins>
      <w:ins w:id="510" w:author="Scarlett Taylor" w:date="2025-10-27T10:42:00Z" w16du:dateUtc="2025-10-27T03:42:00Z">
        <w:r w:rsidR="00A13133" w:rsidRPr="00A13133">
          <w:rPr>
            <w:lang w:val="en-GB"/>
          </w:rPr>
          <w:t xml:space="preserve">Although </w:t>
        </w:r>
        <w:r w:rsidR="00A13133">
          <w:rPr>
            <w:lang w:val="en-GB"/>
          </w:rPr>
          <w:t xml:space="preserve">other </w:t>
        </w:r>
        <w:r w:rsidR="00A13133" w:rsidRPr="00A13133">
          <w:rPr>
            <w:lang w:val="en-GB"/>
          </w:rPr>
          <w:t>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balance across reef types.</w:t>
        </w:r>
        <w:r w:rsidR="00A13133">
          <w:rPr>
            <w:lang w:val="en-GB"/>
          </w:rPr>
          <w:t xml:space="preserve"> </w:t>
        </w:r>
      </w:ins>
      <w:del w:id="511" w:author="Scarlett Taylor" w:date="2025-10-29T17:03:00Z" w16du:dateUtc="2025-10-29T10:03:00Z">
        <w:r w:rsidRPr="00C715CC" w:rsidDel="004302EF">
          <w:rPr>
            <w:lang w:val="en-GB"/>
          </w:rPr>
          <w:delText>These patterns</w:delText>
        </w:r>
      </w:del>
      <w:ins w:id="512" w:author="Scarlett Taylor" w:date="2025-10-29T17:03:00Z" w16du:dateUtc="2025-10-29T10:03:00Z">
        <w:r w:rsidR="004302EF">
          <w:rPr>
            <w:lang w:val="en-GB"/>
          </w:rPr>
          <w:t>Results here</w:t>
        </w:r>
      </w:ins>
      <w:r w:rsidRPr="00C715CC">
        <w:rPr>
          <w:lang w:val="en-GB"/>
        </w:rPr>
        <w:t xml:space="preserve"> highlight that most </w:t>
      </w:r>
      <w:ins w:id="513" w:author="Scarlett Taylor" w:date="2025-10-29T17:03:00Z" w16du:dateUtc="2025-10-29T10:03:00Z">
        <w:r w:rsidR="004302EF">
          <w:rPr>
            <w:lang w:val="en-GB"/>
          </w:rPr>
          <w:t xml:space="preserve">low-trophic, </w:t>
        </w:r>
      </w:ins>
      <w:r w:rsidRPr="00C715CC">
        <w:rPr>
          <w:lang w:val="en-GB"/>
        </w:rPr>
        <w:t>benthic-feeding species remain functionally excluded from shipwreck communities</w:t>
      </w:r>
      <w:ins w:id="514" w:author="Scarlett Taylor" w:date="2025-10-27T16:36:00Z" w16du:dateUtc="2025-10-27T09:36:00Z">
        <w:r w:rsidR="00900BDB">
          <w:rPr>
            <w:lang w:val="en-GB"/>
          </w:rPr>
          <w:t xml:space="preserve">, </w:t>
        </w:r>
      </w:ins>
      <w:del w:id="515" w:author="Scarlett Taylor" w:date="2025-10-27T16:36:00Z" w16du:dateUtc="2025-10-27T09:36:00Z">
        <w:r w:rsidRPr="00C715CC" w:rsidDel="00900BDB">
          <w:rPr>
            <w:lang w:val="en-GB"/>
          </w:rPr>
          <w:delText xml:space="preserve"> </w:delText>
        </w:r>
      </w:del>
      <w:ins w:id="516" w:author="Scarlett Taylor" w:date="2025-10-27T16:36:00Z" w16du:dateUtc="2025-10-27T09:36:00Z">
        <w:r w:rsidR="00900BDB" w:rsidRPr="00900BDB">
          <w:rPr>
            <w:lang w:val="en-GB"/>
          </w:rPr>
          <w:t>and that addressing habitat and resource limitations in artificial reef design may help support these groups, though it remains uncertain whether such changes would fully replicate natural reef assemblages.</w:t>
        </w:r>
        <w:r w:rsidR="00900BDB">
          <w:rPr>
            <w:lang w:val="en-GB"/>
          </w:rPr>
          <w:t xml:space="preserve"> </w:t>
        </w:r>
      </w:ins>
      <w:del w:id="517" w:author="Scarlett Taylor" w:date="2025-10-27T16:36:00Z" w16du:dateUtc="2025-10-27T09:36:00Z">
        <w:r w:rsidRPr="00C715CC" w:rsidDel="00900BDB">
          <w:rPr>
            <w:lang w:val="en-GB"/>
          </w:rPr>
          <w:delText>unless habitat and resource limitations are addressed explicitly in artificial reef design.</w:delText>
        </w:r>
      </w:del>
    </w:p>
    <w:p w14:paraId="0BCD0186" w14:textId="77777777" w:rsidR="00C57308" w:rsidRPr="00C715CC" w:rsidRDefault="00000000" w:rsidP="00132A98">
      <w:pPr>
        <w:pStyle w:val="Heading2"/>
      </w:pPr>
      <w:bookmarkStart w:id="518" w:name="_tu4l9qpiadwm" w:colFirst="0" w:colLast="0"/>
      <w:bookmarkEnd w:id="518"/>
      <w:r w:rsidRPr="00C715CC">
        <w:t xml:space="preserve">4.3. Functional limitations of ARs as ecosystem surrogates </w:t>
      </w:r>
    </w:p>
    <w:p w14:paraId="63222BED" w14:textId="6218756E" w:rsidR="0085757A" w:rsidRDefault="00000000" w:rsidP="001E279D">
      <w:pPr>
        <w:spacing w:after="240" w:line="480" w:lineRule="auto"/>
        <w:rPr>
          <w:ins w:id="519" w:author="Scarlett Taylor" w:date="2025-10-28T14:09:00Z" w16du:dateUtc="2025-10-28T07:09:00Z"/>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ins w:id="520" w:author="Scarlett Taylor" w:date="2025-10-28T14:09:00Z" w16du:dateUtc="2025-10-28T07:09:00Z">
        <w:r w:rsidR="0085757A">
          <w:rPr>
            <w:lang w:val="en-GB"/>
          </w:rPr>
          <w:t xml:space="preserve"> and</w:t>
        </w:r>
      </w:ins>
      <w:del w:id="521" w:author="Scarlett Taylor" w:date="2025-10-28T14:09:00Z" w16du:dateUtc="2025-10-28T07:09:00Z">
        <w:r w:rsidRPr="00C715CC" w:rsidDel="0085757A">
          <w:rPr>
            <w:lang w:val="en-GB"/>
          </w:rPr>
          <w:delText>/</w:delText>
        </w:r>
      </w:del>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w:t>
      </w:r>
      <w:ins w:id="522" w:author="Scarlett Taylor" w:date="2025-10-27T17:22:00Z" w16du:dateUtc="2025-10-27T10:22:00Z">
        <w:r w:rsidR="006D0BA9">
          <w:rPr>
            <w:lang w:val="en-GB"/>
          </w:rPr>
          <w:t>a</w:t>
        </w:r>
      </w:ins>
      <w:r w:rsidRPr="00C715CC">
        <w:rPr>
          <w:lang w:val="en-GB"/>
        </w:rPr>
        <w:t xml:space="preserve">). Assemblages dominated by predators and lacking </w:t>
      </w:r>
      <w:r w:rsidRPr="00C715CC">
        <w:rPr>
          <w:lang w:val="en-GB"/>
        </w:rPr>
        <w:lastRenderedPageBreak/>
        <w:t xml:space="preserve">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w:t>
      </w:r>
    </w:p>
    <w:p w14:paraId="52C027A1" w14:textId="7E5A487A" w:rsidR="00C57308" w:rsidRPr="00C715CC" w:rsidRDefault="00000000" w:rsidP="001E279D">
      <w:pPr>
        <w:spacing w:after="240" w:line="480" w:lineRule="auto"/>
        <w:rPr>
          <w:lang w:val="en-GB"/>
        </w:rPr>
      </w:pPr>
      <w:del w:id="523" w:author="Scarlett Taylor" w:date="2025-10-28T14:09:00Z" w16du:dateUtc="2025-10-28T07:09:00Z">
        <w:r w:rsidRPr="00C715CC" w:rsidDel="0085757A">
          <w:rPr>
            <w:lang w:val="en-GB"/>
          </w:rPr>
          <w:delText xml:space="preserve"> </w:delText>
        </w:r>
      </w:del>
      <w:r w:rsidRPr="00C715CC">
        <w:rPr>
          <w:lang w:val="en-GB"/>
        </w:rPr>
        <w:t>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del w:id="524" w:author="Scarlett Taylor" w:date="2025-10-27T17:21:00Z" w16du:dateUtc="2025-10-27T10:21:00Z">
        <w:r w:rsidR="001437F9" w:rsidRPr="00C715CC" w:rsidDel="006D0BA9">
          <w:rPr>
            <w:lang w:val="en-GB"/>
          </w:rPr>
          <w:delText xml:space="preserve">Monchanin </w:delText>
        </w:r>
        <w:r w:rsidR="001437F9" w:rsidDel="006D0BA9">
          <w:rPr>
            <w:lang w:val="en-GB"/>
          </w:rPr>
          <w:delText>et al.</w:delText>
        </w:r>
        <w:r w:rsidR="001437F9" w:rsidRPr="00C715CC" w:rsidDel="006D0BA9">
          <w:rPr>
            <w:lang w:val="en-GB"/>
          </w:rPr>
          <w:delText xml:space="preserve"> </w:delText>
        </w:r>
      </w:del>
      <w:r w:rsidRPr="00C715CC">
        <w:rPr>
          <w:lang w:val="en-GB"/>
        </w:rPr>
        <w:t xml:space="preserve">2025). While shipwrecks may offer fisheries value and act as de facto refuges under high exploitation pressure </w:t>
      </w:r>
      <w:ins w:id="525" w:author="Scarlett Taylor" w:date="2025-10-13T22:06:00Z" w16du:dateUtc="2025-10-13T15:06:00Z">
        <w:r w:rsidR="00992DDB">
          <w:rPr>
            <w:lang w:val="en-GB"/>
          </w:rPr>
          <w:t>(</w:t>
        </w:r>
      </w:ins>
      <w:r w:rsidRPr="00C715CC">
        <w:rPr>
          <w:lang w:val="en-GB"/>
        </w:rPr>
        <w:t>as they serve as physical barriers to bottom-trawling practices</w:t>
      </w:r>
      <w:ins w:id="526" w:author="Scarlett Taylor" w:date="2025-10-27T13:14:00Z" w16du:dateUtc="2025-10-27T06:14:00Z">
        <w:r w:rsidR="00EE3582">
          <w:rPr>
            <w:lang w:val="en-GB"/>
          </w:rPr>
          <w:t xml:space="preserve"> </w:t>
        </w:r>
      </w:ins>
      <w:del w:id="527" w:author="Scarlett Taylor" w:date="2025-10-27T13:14:00Z" w16du:dateUtc="2025-10-27T06:14:00Z">
        <w:r w:rsidRPr="00C715CC" w:rsidDel="00EE3582">
          <w:rPr>
            <w:lang w:val="en-GB"/>
          </w:rPr>
          <w:delText xml:space="preserve"> </w:delText>
        </w:r>
      </w:del>
      <w:del w:id="528" w:author="Scarlett Taylor" w:date="2025-10-13T22:06:00Z" w16du:dateUtc="2025-10-13T15:06:00Z">
        <w:r w:rsidRPr="00C715CC" w:rsidDel="00992DDB">
          <w:rPr>
            <w:lang w:val="en-GB"/>
          </w:rPr>
          <w:delText>(</w:delText>
        </w:r>
      </w:del>
      <w:ins w:id="529" w:author="Scarlett Taylor" w:date="2025-10-27T13:14:00Z" w16du:dateUtc="2025-10-27T06:14:00Z">
        <w:r w:rsidR="00EE3582">
          <w:rPr>
            <w:lang w:val="en-GB"/>
          </w:rPr>
          <w:t>(</w:t>
        </w:r>
      </w:ins>
      <w:r w:rsidRPr="00C715CC">
        <w:rPr>
          <w:lang w:val="en-GB"/>
        </w:rPr>
        <w:t xml:space="preserve">Hickman </w:t>
      </w:r>
      <w:r w:rsidR="003C2044">
        <w:rPr>
          <w:lang w:val="en-GB"/>
        </w:rPr>
        <w:t>et al.</w:t>
      </w:r>
      <w:r w:rsidRPr="00C715CC">
        <w:rPr>
          <w:lang w:val="en-GB"/>
        </w:rPr>
        <w:t xml:space="preserve"> 2024)</w:t>
      </w:r>
      <w:ins w:id="530" w:author="Scarlett Taylor" w:date="2025-10-28T14:10:00Z" w16du:dateUtc="2025-10-28T07:10:00Z">
        <w:r w:rsidR="0085757A">
          <w:rPr>
            <w:lang w:val="en-GB"/>
          </w:rPr>
          <w:t>)</w:t>
        </w:r>
      </w:ins>
      <w:r w:rsidRPr="00C715CC">
        <w:rPr>
          <w:lang w:val="en-GB"/>
        </w:rPr>
        <w:t xml:space="preserve">,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531" w:name="_f110367vqcnr" w:colFirst="0" w:colLast="0"/>
      <w:bookmarkEnd w:id="531"/>
      <w:r w:rsidRPr="00C715CC">
        <w:t xml:space="preserve">4.4. Design and management implications </w:t>
      </w:r>
    </w:p>
    <w:p w14:paraId="620BE7AC" w14:textId="54B89825" w:rsidR="00C57308" w:rsidRPr="00C715CC" w:rsidRDefault="00000000" w:rsidP="001E279D">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w:t>
      </w:r>
      <w:del w:id="532" w:author="Scarlett Taylor" w:date="2025-10-28T14:12:00Z" w16du:dateUtc="2025-10-28T07:12:00Z">
        <w:r w:rsidRPr="00C715CC" w:rsidDel="0085757A">
          <w:rPr>
            <w:lang w:val="en-GB"/>
          </w:rPr>
          <w:delText>play a valuable role in</w:delText>
        </w:r>
      </w:del>
      <w:ins w:id="533" w:author="Scarlett Taylor" w:date="2025-10-28T14:12:00Z" w16du:dateUtc="2025-10-28T07:12:00Z">
        <w:r w:rsidR="0085757A">
          <w:rPr>
            <w:lang w:val="en-GB"/>
          </w:rPr>
          <w:t>contribute</w:t>
        </w:r>
      </w:ins>
      <w:r w:rsidRPr="00C715CC">
        <w:rPr>
          <w:lang w:val="en-GB"/>
        </w:rPr>
        <w:t xml:space="preserve"> </w:t>
      </w:r>
      <w:ins w:id="534" w:author="Scarlett Taylor" w:date="2025-10-28T14:12:00Z" w16du:dateUtc="2025-10-28T07:12:00Z">
        <w:r w:rsidR="0085757A">
          <w:rPr>
            <w:lang w:val="en-GB"/>
          </w:rPr>
          <w:t xml:space="preserve">to </w:t>
        </w:r>
      </w:ins>
      <w:r w:rsidRPr="00C715CC">
        <w:rPr>
          <w:lang w:val="en-GB"/>
        </w:rPr>
        <w:t>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w:t>
      </w:r>
      <w:proofErr w:type="spellStart"/>
      <w:ins w:id="535" w:author="Scarlett Taylor" w:date="2025-10-29T17:04:00Z" w16du:dateUtc="2025-10-29T10:04:00Z">
        <w:r w:rsidR="004302EF">
          <w:rPr>
            <w:lang w:val="en-GB"/>
          </w:rPr>
          <w:t>Pondella</w:t>
        </w:r>
        <w:proofErr w:type="spellEnd"/>
        <w:r w:rsidR="004302EF">
          <w:rPr>
            <w:lang w:val="en-GB"/>
          </w:rPr>
          <w:t xml:space="preserve"> et al 2022, </w:t>
        </w:r>
      </w:ins>
      <w:r w:rsidRPr="00C715CC">
        <w:rPr>
          <w:lang w:val="en-GB"/>
        </w:rPr>
        <w:t xml:space="preserve">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w:t>
      </w:r>
      <w:ins w:id="536" w:author="Scarlett Taylor" w:date="2025-10-27T13:04:00Z" w16du:dateUtc="2025-10-27T06:04:00Z">
        <w:r w:rsidR="00EE3582" w:rsidRPr="00EE3582">
          <w:rPr>
            <w:lang w:val="en-GB"/>
          </w:rPr>
          <w:t xml:space="preserve">Within this depth range, design variables </w:t>
        </w:r>
      </w:ins>
      <w:ins w:id="537" w:author="Scarlett Taylor" w:date="2025-10-28T14:13:00Z" w16du:dateUtc="2025-10-28T07:13:00Z">
        <w:r w:rsidR="0085757A">
          <w:rPr>
            <w:lang w:val="en-GB"/>
          </w:rPr>
          <w:t>controlling</w:t>
        </w:r>
      </w:ins>
      <w:ins w:id="538" w:author="Scarlett Taylor" w:date="2025-10-27T13:04:00Z" w16du:dateUtc="2025-10-27T06:04:00Z">
        <w:r w:rsidR="00EE3582" w:rsidRPr="00EE3582">
          <w:rPr>
            <w:lang w:val="en-GB"/>
          </w:rPr>
          <w:t xml:space="preserve"> microhabitat and refuge space </w:t>
        </w:r>
      </w:ins>
      <w:ins w:id="539" w:author="Scarlett Taylor" w:date="2025-10-28T14:13:00Z" w16du:dateUtc="2025-10-28T07:13:00Z">
        <w:r w:rsidR="0085757A">
          <w:rPr>
            <w:lang w:val="en-GB"/>
          </w:rPr>
          <w:t>exert greater influence</w:t>
        </w:r>
      </w:ins>
      <w:ins w:id="540" w:author="Scarlett Taylor" w:date="2025-10-27T13:04:00Z" w16du:dateUtc="2025-10-27T06:04:00Z">
        <w:r w:rsidR="00EE3582" w:rsidRPr="00EE3582">
          <w:rPr>
            <w:lang w:val="en-GB"/>
          </w:rPr>
          <w:t xml:space="preserve"> on functional outcomes than depth itself (Jankowski et al. 2015</w:t>
        </w:r>
      </w:ins>
      <w:ins w:id="541" w:author="Scarlett Taylor" w:date="2025-10-27T13:05:00Z" w16du:dateUtc="2025-10-27T06:05:00Z">
        <w:r w:rsidR="00EE3582">
          <w:rPr>
            <w:lang w:val="en-GB"/>
          </w:rPr>
          <w:t>,</w:t>
        </w:r>
      </w:ins>
      <w:ins w:id="542" w:author="Scarlett Taylor" w:date="2025-10-27T13:04:00Z" w16du:dateUtc="2025-10-27T06:04:00Z">
        <w:r w:rsidR="00EE3582" w:rsidRPr="00EE3582">
          <w:rPr>
            <w:lang w:val="en-GB"/>
          </w:rPr>
          <w:t xml:space="preserve"> Pinheiro et al. 2023).</w:t>
        </w:r>
        <w:r w:rsidR="00EE3582">
          <w:rPr>
            <w:lang w:val="en-GB"/>
          </w:rPr>
          <w:t xml:space="preserve"> </w:t>
        </w:r>
      </w:ins>
      <w:ins w:id="543" w:author="Scarlett Taylor" w:date="2025-10-28T14:14:00Z" w16du:dateUtc="2025-10-28T07:14:00Z">
        <w:r w:rsidR="005E6C43" w:rsidRPr="005E6C43">
          <w:rPr>
            <w:lang w:val="en-GB"/>
          </w:rPr>
          <w:t xml:space="preserve">Structures providing vertical relief are effective at attracting predators, yet replicating the full ecological breadth of natural reefs requires fine-scale </w:t>
        </w:r>
        <w:r w:rsidR="005E6C43" w:rsidRPr="005E6C43">
          <w:rPr>
            <w:lang w:val="en-GB"/>
          </w:rPr>
          <w:lastRenderedPageBreak/>
          <w:t xml:space="preserve">complexity: branching substrates, cavities, and textured surfaces that support turf algae and invertebrate prey (Koeck et al. 2014, Mattos &amp; </w:t>
        </w:r>
        <w:proofErr w:type="spellStart"/>
        <w:r w:rsidR="005E6C43" w:rsidRPr="005E6C43">
          <w:rPr>
            <w:lang w:val="en-GB"/>
          </w:rPr>
          <w:t>Yeemin</w:t>
        </w:r>
        <w:proofErr w:type="spellEnd"/>
        <w:r w:rsidR="005E6C43" w:rsidRPr="005E6C43">
          <w:rPr>
            <w:lang w:val="en-GB"/>
          </w:rPr>
          <w:t xml:space="preserve"> 2020).</w:t>
        </w:r>
        <w:r w:rsidR="005E6C43">
          <w:rPr>
            <w:lang w:val="en-GB"/>
          </w:rPr>
          <w:t xml:space="preserve"> </w:t>
        </w:r>
      </w:ins>
      <w:del w:id="544" w:author="Scarlett Taylor" w:date="2025-10-28T14:14:00Z" w16du:dateUtc="2025-10-28T07:14:00Z">
        <w:r w:rsidRPr="00C715CC" w:rsidDel="005E6C43">
          <w:rPr>
            <w:lang w:val="en-GB"/>
          </w:rPr>
          <w:delText>Structures that offer vertical relief are highly effective at attracting predators, particularly mobile and pelagic species (</w:delText>
        </w:r>
        <w:r w:rsidR="001437F9" w:rsidRPr="00C715CC" w:rsidDel="005E6C43">
          <w:rPr>
            <w:lang w:val="en-GB"/>
          </w:rPr>
          <w:delText xml:space="preserve">Simon </w:delText>
        </w:r>
        <w:r w:rsidR="001437F9" w:rsidDel="005E6C43">
          <w:rPr>
            <w:lang w:val="en-GB"/>
          </w:rPr>
          <w:delText>et al.</w:delText>
        </w:r>
        <w:r w:rsidR="001437F9" w:rsidRPr="00C715CC" w:rsidDel="005E6C43">
          <w:rPr>
            <w:lang w:val="en-GB"/>
          </w:rPr>
          <w:delText xml:space="preserve"> 2013</w:delText>
        </w:r>
        <w:r w:rsidR="001437F9" w:rsidDel="005E6C43">
          <w:rPr>
            <w:lang w:val="en-GB"/>
          </w:rPr>
          <w:delText xml:space="preserve">, </w:delText>
        </w:r>
        <w:r w:rsidRPr="00C715CC" w:rsidDel="005E6C43">
          <w:rPr>
            <w:lang w:val="en-GB"/>
          </w:rPr>
          <w:delText xml:space="preserve">Paxton </w:delText>
        </w:r>
        <w:r w:rsidR="003C2044" w:rsidDel="005E6C43">
          <w:rPr>
            <w:lang w:val="en-GB"/>
          </w:rPr>
          <w:delText>et al.</w:delText>
        </w:r>
        <w:r w:rsidRPr="00C715CC" w:rsidDel="005E6C43">
          <w:rPr>
            <w:lang w:val="en-GB"/>
          </w:rPr>
          <w:delText xml:space="preserve"> 2020b). However, replicating the full ecological breadth of natural reefs requires more than height alone (Monchanin </w:delText>
        </w:r>
        <w:r w:rsidR="003C2044" w:rsidDel="005E6C43">
          <w:rPr>
            <w:lang w:val="en-GB"/>
          </w:rPr>
          <w:delText>et al.</w:delText>
        </w:r>
        <w:r w:rsidRPr="00C715CC" w:rsidDel="005E6C43">
          <w:rPr>
            <w:lang w:val="en-GB"/>
          </w:rPr>
          <w:delText xml:space="preserve"> 202</w:delText>
        </w:r>
        <w:r w:rsidR="001437F9" w:rsidDel="005E6C43">
          <w:rPr>
            <w:lang w:val="en-GB"/>
          </w:rPr>
          <w:delText>1</w:delText>
        </w:r>
        <w:r w:rsidRPr="00C715CC" w:rsidDel="005E6C43">
          <w:rPr>
            <w:lang w:val="en-GB"/>
          </w:rPr>
          <w:delText xml:space="preserve">, </w:delText>
        </w:r>
        <w:r w:rsidR="001437F9" w:rsidRPr="00C715CC" w:rsidDel="005E6C43">
          <w:rPr>
            <w:lang w:val="en-GB"/>
          </w:rPr>
          <w:delText xml:space="preserve">Schram </w:delText>
        </w:r>
        <w:r w:rsidR="001437F9" w:rsidDel="005E6C43">
          <w:rPr>
            <w:lang w:val="en-GB"/>
          </w:rPr>
          <w:delText>et al.</w:delText>
        </w:r>
        <w:r w:rsidR="001437F9" w:rsidRPr="00C715CC" w:rsidDel="005E6C43">
          <w:rPr>
            <w:lang w:val="en-GB"/>
          </w:rPr>
          <w:delText xml:space="preserve"> 2024</w:delText>
        </w:r>
        <w:r w:rsidR="001437F9" w:rsidDel="005E6C43">
          <w:rPr>
            <w:lang w:val="en-GB"/>
          </w:rPr>
          <w:delText xml:space="preserve">, </w:delText>
        </w:r>
        <w:r w:rsidR="001437F9" w:rsidRPr="00C715CC" w:rsidDel="005E6C43">
          <w:rPr>
            <w:lang w:val="en-GB"/>
          </w:rPr>
          <w:delText xml:space="preserve">Monchanin </w:delText>
        </w:r>
        <w:r w:rsidR="001437F9" w:rsidDel="005E6C43">
          <w:rPr>
            <w:lang w:val="en-GB"/>
          </w:rPr>
          <w:delText>et al.</w:delText>
        </w:r>
        <w:r w:rsidR="001437F9" w:rsidRPr="00C715CC" w:rsidDel="005E6C43">
          <w:rPr>
            <w:lang w:val="en-GB"/>
          </w:rPr>
          <w:delText xml:space="preserve"> </w:delText>
        </w:r>
        <w:r w:rsidRPr="00C715CC" w:rsidDel="005E6C43">
          <w:rPr>
            <w:lang w:val="en-GB"/>
          </w:rPr>
          <w:delText>2025). Small grazers and invertivores depend on benthic complexity: fine-scale refugia, branching substrates, crevices, and textured surfaces that support turf algae and invertebrate prey</w:delText>
        </w:r>
        <w:r w:rsidR="005A599C" w:rsidDel="005E6C43">
          <w:rPr>
            <w:lang w:val="en-GB"/>
          </w:rPr>
          <w:delText>; features that are often lacking from artificial reef structures</w:delText>
        </w:r>
        <w:r w:rsidRPr="00C715CC" w:rsidDel="005E6C43">
          <w:rPr>
            <w:lang w:val="en-GB"/>
          </w:rPr>
          <w:delText xml:space="preserve"> (Koeck </w:delText>
        </w:r>
        <w:r w:rsidR="003C2044" w:rsidDel="005E6C43">
          <w:rPr>
            <w:lang w:val="en-GB"/>
          </w:rPr>
          <w:delText>et al.</w:delText>
        </w:r>
        <w:r w:rsidRPr="00C715CC" w:rsidDel="005E6C43">
          <w:rPr>
            <w:lang w:val="en-GB"/>
          </w:rPr>
          <w:delText xml:space="preserve"> 2014</w:delText>
        </w:r>
      </w:del>
      <w:del w:id="545" w:author="Scarlett Taylor" w:date="2025-10-13T22:08:00Z" w16du:dateUtc="2025-10-13T15:08:00Z">
        <w:r w:rsidRPr="00C715CC" w:rsidDel="00992DDB">
          <w:rPr>
            <w:lang w:val="en-GB"/>
          </w:rPr>
          <w:delText>;</w:delText>
        </w:r>
      </w:del>
      <w:del w:id="546" w:author="Scarlett Taylor" w:date="2025-10-28T14:14:00Z" w16du:dateUtc="2025-10-28T07:14:00Z">
        <w:r w:rsidRPr="00C715CC" w:rsidDel="005E6C43">
          <w:rPr>
            <w:lang w:val="en-GB"/>
          </w:rPr>
          <w:delText xml:space="preserve"> </w:delText>
        </w:r>
        <w:r w:rsidR="003C2044" w:rsidDel="005E6C43">
          <w:rPr>
            <w:lang w:val="en-GB"/>
          </w:rPr>
          <w:delText>Mattos &amp; Yeemin</w:delText>
        </w:r>
        <w:r w:rsidRPr="00C715CC" w:rsidDel="005E6C43">
          <w:rPr>
            <w:lang w:val="en-GB"/>
          </w:rPr>
          <w:delText xml:space="preserve"> 2020). </w:delText>
        </w:r>
      </w:del>
      <w:ins w:id="547" w:author="Scarlett Taylor" w:date="2025-10-28T14:14:00Z" w16du:dateUtc="2025-10-28T07:14:00Z">
        <w:r w:rsidR="005E6C43" w:rsidRPr="005E6C43">
          <w:rPr>
            <w:lang w:val="en-GB"/>
          </w:rPr>
          <w:t>Modular and internally complex designs promote colonisation by benthic specialists more effectively than uniform hulls or concrete blocks</w:t>
        </w:r>
        <w:r w:rsidR="005E6C43" w:rsidRPr="005E6C43" w:rsidDel="005E6C43">
          <w:rPr>
            <w:lang w:val="en-GB"/>
          </w:rPr>
          <w:t xml:space="preserve"> </w:t>
        </w:r>
      </w:ins>
      <w:del w:id="548" w:author="Scarlett Taylor" w:date="2025-10-28T14:14:00Z" w16du:dateUtc="2025-10-28T07:14:00Z">
        <w:r w:rsidRPr="00C715CC" w:rsidDel="005E6C43">
          <w:rPr>
            <w:lang w:val="en-GB"/>
          </w:rPr>
          <w:delText>Studies show that modular units and internally complex structures can promote the coloni</w:delText>
        </w:r>
        <w:r w:rsidR="009D4853" w:rsidRPr="00C715CC" w:rsidDel="005E6C43">
          <w:rPr>
            <w:lang w:val="en-GB"/>
          </w:rPr>
          <w:delText>s</w:delText>
        </w:r>
        <w:r w:rsidRPr="00C715CC" w:rsidDel="005E6C43">
          <w:rPr>
            <w:lang w:val="en-GB"/>
          </w:rPr>
          <w:delText xml:space="preserve">ation of benthic specialists more effectively than uniform concrete blocks or ship hulls </w:delText>
        </w:r>
      </w:del>
      <w:r w:rsidR="001437F9" w:rsidRPr="001437F9">
        <w:rPr>
          <w:lang w:val="en-GB"/>
        </w:rPr>
        <w:t>(</w:t>
      </w:r>
      <w:ins w:id="549" w:author="Scarlett Taylor" w:date="2025-10-13T22:08:00Z" w16du:dateUtc="2025-10-13T15:08:00Z">
        <w:r w:rsidR="00992DDB" w:rsidRPr="001437F9">
          <w:rPr>
            <w:lang w:val="en-GB"/>
          </w:rPr>
          <w:t xml:space="preserve">Jaxion-Harm et al. 2018, </w:t>
        </w:r>
      </w:ins>
      <w:proofErr w:type="spellStart"/>
      <w:r w:rsidR="001437F9" w:rsidRPr="001437F9">
        <w:rPr>
          <w:lang w:val="en-GB"/>
        </w:rPr>
        <w:t>Monchanin</w:t>
      </w:r>
      <w:proofErr w:type="spellEnd"/>
      <w:r w:rsidR="001437F9" w:rsidRPr="001437F9">
        <w:rPr>
          <w:lang w:val="en-GB"/>
        </w:rPr>
        <w:t xml:space="preserve"> et al. 2021, </w:t>
      </w:r>
      <w:del w:id="550" w:author="Scarlett Taylor" w:date="2025-10-27T17:23:00Z" w16du:dateUtc="2025-10-27T10:23:00Z">
        <w:r w:rsidR="001437F9" w:rsidRPr="001437F9" w:rsidDel="006D0BA9">
          <w:rPr>
            <w:lang w:val="en-GB"/>
          </w:rPr>
          <w:delText xml:space="preserve">Monchanin et al. </w:delText>
        </w:r>
      </w:del>
      <w:r w:rsidR="001437F9" w:rsidRPr="001437F9">
        <w:rPr>
          <w:lang w:val="en-GB"/>
        </w:rPr>
        <w:t xml:space="preserve">2025, </w:t>
      </w:r>
      <w:del w:id="551" w:author="Scarlett Taylor" w:date="2025-10-13T22:08:00Z" w16du:dateUtc="2025-10-13T15:08:00Z">
        <w:r w:rsidR="001437F9" w:rsidRPr="001437F9" w:rsidDel="00992DDB">
          <w:rPr>
            <w:lang w:val="en-GB"/>
          </w:rPr>
          <w:delText xml:space="preserve">Jaxion-Harm et al. 2018, </w:delText>
        </w:r>
      </w:del>
      <w:r w:rsidR="001437F9" w:rsidRPr="001437F9">
        <w:rPr>
          <w:lang w:val="en-GB"/>
        </w:rPr>
        <w:t>Baillie et al. 2024)</w:t>
      </w:r>
      <w:r w:rsidR="001437F9">
        <w:rPr>
          <w:lang w:val="en-GB"/>
        </w:rPr>
        <w:t xml:space="preserve">. </w:t>
      </w:r>
      <w:ins w:id="552" w:author="Scarlett Taylor" w:date="2025-10-28T14:14:00Z" w16du:dateUtc="2025-10-28T07:14:00Z">
        <w:r w:rsidR="005E6C43" w:rsidRPr="005E6C43">
          <w:rPr>
            <w:lang w:val="en-GB"/>
          </w:rPr>
          <w:t>Incorporating varied surface materials and internal cavities, often absent from metal shipwrecks, can enhance habitat heterogeneity and functional diversity.</w:t>
        </w:r>
      </w:ins>
      <w:del w:id="553" w:author="Scarlett Taylor" w:date="2025-10-28T14:14:00Z" w16du:dateUtc="2025-10-28T07:14:00Z">
        <w:r w:rsidRPr="00C715CC" w:rsidDel="005E6C43">
          <w:rPr>
            <w:lang w:val="en-GB"/>
          </w:rPr>
          <w:delText>Internal cavities and varied surface materials that shipwrecks may lack, can help to improve habitat heterogeneity and support functional diversity in fish assemblages.</w:delText>
        </w:r>
      </w:del>
    </w:p>
    <w:p w14:paraId="7DC38C12" w14:textId="61FA2308" w:rsidR="00C57308" w:rsidRPr="00C715CC" w:rsidRDefault="00000000" w:rsidP="001E279D">
      <w:pPr>
        <w:spacing w:before="240" w:after="240" w:line="480" w:lineRule="auto"/>
        <w:rPr>
          <w:lang w:val="en-GB"/>
        </w:rPr>
      </w:pPr>
      <w:r w:rsidRPr="00C715CC">
        <w:rPr>
          <w:lang w:val="en-GB"/>
        </w:rPr>
        <w:t xml:space="preserve">The surrounding environment </w:t>
      </w:r>
      <w:del w:id="554" w:author="Scarlett Taylor" w:date="2025-10-28T14:15:00Z" w16du:dateUtc="2025-10-28T07:15:00Z">
        <w:r w:rsidRPr="00C715CC" w:rsidDel="005E6C43">
          <w:rPr>
            <w:lang w:val="en-GB"/>
          </w:rPr>
          <w:delText xml:space="preserve">may </w:delText>
        </w:r>
      </w:del>
      <w:r w:rsidRPr="00C715CC">
        <w:rPr>
          <w:lang w:val="en-GB"/>
        </w:rPr>
        <w:t xml:space="preserve">also </w:t>
      </w:r>
      <w:del w:id="555" w:author="Scarlett Taylor" w:date="2025-10-28T14:15:00Z" w16du:dateUtc="2025-10-28T07:15:00Z">
        <w:r w:rsidRPr="00C715CC" w:rsidDel="005E6C43">
          <w:rPr>
            <w:lang w:val="en-GB"/>
          </w:rPr>
          <w:delText xml:space="preserve">strongly </w:delText>
        </w:r>
      </w:del>
      <w:r w:rsidRPr="00C715CC">
        <w:rPr>
          <w:lang w:val="en-GB"/>
        </w:rPr>
        <w:t>shape</w:t>
      </w:r>
      <w:ins w:id="556" w:author="Scarlett Taylor" w:date="2025-10-28T14:14:00Z" w16du:dateUtc="2025-10-28T07:14:00Z">
        <w:r w:rsidR="005E6C43">
          <w:rPr>
            <w:lang w:val="en-GB"/>
          </w:rPr>
          <w:t>s</w:t>
        </w:r>
      </w:ins>
      <w:r w:rsidRPr="00C715CC">
        <w:rPr>
          <w:lang w:val="en-GB"/>
        </w:rPr>
        <w:t xml:space="preserve"> reef performance. Hydrodynamic conditions, such as current strength and direction, </w:t>
      </w:r>
      <w:ins w:id="557" w:author="Scarlett Taylor" w:date="2025-10-13T22:08:00Z" w16du:dateUtc="2025-10-13T15:08:00Z">
        <w:r w:rsidR="00992DDB">
          <w:rPr>
            <w:lang w:val="en-GB"/>
          </w:rPr>
          <w:t xml:space="preserve">can </w:t>
        </w:r>
      </w:ins>
      <w:r w:rsidRPr="00C715CC">
        <w:rPr>
          <w:lang w:val="en-GB"/>
        </w:rPr>
        <w:t xml:space="preserve">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w:t>
      </w:r>
      <w:r w:rsidR="00B90758">
        <w:rPr>
          <w:color w:val="000000"/>
        </w:rPr>
        <w:lastRenderedPageBreak/>
        <w:t xml:space="preserve">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w:t>
      </w:r>
      <w:ins w:id="558" w:author="Scarlett Taylor" w:date="2025-10-18T16:23:00Z" w16du:dateUtc="2025-10-18T09:23:00Z">
        <w:r w:rsidR="00593CF3">
          <w:rPr>
            <w:lang w:val="en-GB"/>
          </w:rPr>
          <w:t>,</w:t>
        </w:r>
      </w:ins>
      <w:del w:id="559" w:author="Scarlett Taylor" w:date="2025-10-18T16:23:00Z" w16du:dateUtc="2025-10-18T09:23:00Z">
        <w:r w:rsidR="003C73AD" w:rsidDel="00593CF3">
          <w:rPr>
            <w:lang w:val="en-GB"/>
          </w:rPr>
          <w:delText>;</w:delText>
        </w:r>
      </w:del>
      <w:r w:rsidR="003C73AD">
        <w:rPr>
          <w:lang w:val="en-GB"/>
        </w:rPr>
        <w:t xml:space="preserve"> </w:t>
      </w:r>
      <w:r w:rsidRPr="00C715CC">
        <w:rPr>
          <w:lang w:val="en-GB"/>
        </w:rPr>
        <w:t xml:space="preserve">Medeiros </w:t>
      </w:r>
      <w:r w:rsidR="003C2044">
        <w:rPr>
          <w:lang w:val="en-GB"/>
        </w:rPr>
        <w:t>et al.</w:t>
      </w:r>
      <w:r w:rsidRPr="00C715CC">
        <w:rPr>
          <w:lang w:val="en-GB"/>
        </w:rPr>
        <w:t xml:space="preserve"> 2022</w:t>
      </w:r>
      <w:del w:id="560" w:author="Scarlett Taylor" w:date="2025-10-28T14:19:00Z" w16du:dateUtc="2025-10-28T07:19:00Z">
        <w:r w:rsidR="001437F9" w:rsidDel="005E6C43">
          <w:rPr>
            <w:lang w:val="en-GB"/>
          </w:rPr>
          <w:delText>,</w:delText>
        </w:r>
        <w:r w:rsidR="003C73AD" w:rsidDel="005E6C43">
          <w:rPr>
            <w:lang w:val="en-GB"/>
          </w:rPr>
          <w:delText xml:space="preserve"> Paxton et al. 2023</w:delText>
        </w:r>
      </w:del>
      <w:del w:id="561" w:author="Scarlett Taylor" w:date="2025-10-28T14:17:00Z" w16du:dateUtc="2025-10-28T07:17:00Z">
        <w:r w:rsidRPr="00C715CC" w:rsidDel="005E6C43">
          <w:rPr>
            <w:lang w:val="en-GB"/>
          </w:rPr>
          <w:delText xml:space="preserve">). </w:delText>
        </w:r>
        <w:r w:rsidR="003C73AD" w:rsidDel="005E6C43">
          <w:rPr>
            <w:lang w:val="en-GB"/>
          </w:rPr>
          <w:delText>This is</w:delText>
        </w:r>
      </w:del>
      <w:ins w:id="562" w:author="Scarlett Taylor" w:date="2025-10-28T14:17:00Z" w16du:dateUtc="2025-10-28T07:17:00Z">
        <w:r w:rsidR="005E6C43">
          <w:rPr>
            <w:lang w:val="en-GB"/>
          </w:rPr>
          <w:t xml:space="preserve">), </w:t>
        </w:r>
      </w:ins>
      <w:ins w:id="563" w:author="Scarlett Taylor" w:date="2025-10-28T14:19:00Z" w16du:dateUtc="2025-10-28T07:19:00Z">
        <w:r w:rsidR="005E6C43">
          <w:rPr>
            <w:lang w:val="en-GB"/>
          </w:rPr>
          <w:t xml:space="preserve">a </w:t>
        </w:r>
      </w:ins>
      <w:del w:id="564" w:author="Scarlett Taylor" w:date="2025-10-28T14:19:00Z" w16du:dateUtc="2025-10-28T07:19:00Z">
        <w:r w:rsidR="003C73AD" w:rsidDel="005E6C43">
          <w:rPr>
            <w:lang w:val="en-GB"/>
          </w:rPr>
          <w:delText xml:space="preserve"> </w:delText>
        </w:r>
      </w:del>
      <w:r w:rsidR="003C73AD">
        <w:rPr>
          <w:lang w:val="en-GB"/>
        </w:rPr>
        <w:t>central</w:t>
      </w:r>
      <w:ins w:id="565" w:author="Scarlett Taylor" w:date="2025-10-28T14:19:00Z" w16du:dateUtc="2025-10-28T07:19:00Z">
        <w:r w:rsidR="005E6C43">
          <w:rPr>
            <w:lang w:val="en-GB"/>
          </w:rPr>
          <w:t xml:space="preserve"> issue</w:t>
        </w:r>
      </w:ins>
      <w:r w:rsidR="003C73AD">
        <w:rPr>
          <w:lang w:val="en-GB"/>
        </w:rPr>
        <w:t xml:space="preserve"> to the </w:t>
      </w:r>
      <w:del w:id="566" w:author="Scarlett Taylor" w:date="2025-10-28T14:17:00Z" w16du:dateUtc="2025-10-28T07:17:00Z">
        <w:r w:rsidR="003C73AD" w:rsidDel="005E6C43">
          <w:rPr>
            <w:lang w:val="en-GB"/>
          </w:rPr>
          <w:delText>attractor versus producer hypothesis that is subject to debate</w:delText>
        </w:r>
      </w:del>
      <w:ins w:id="567" w:author="Scarlett Taylor" w:date="2025-10-28T14:17:00Z" w16du:dateUtc="2025-10-28T07:17:00Z">
        <w:r w:rsidR="005E6C43">
          <w:rPr>
            <w:lang w:val="en-GB"/>
          </w:rPr>
          <w:t>attractor-producer debate</w:t>
        </w:r>
      </w:ins>
      <w:r w:rsidR="003C73AD">
        <w:rPr>
          <w:lang w:val="en-GB"/>
        </w:rPr>
        <w:t xml:space="preserve"> in the artificial reef literature (see Paxton et al. 2023 review). </w:t>
      </w:r>
      <w:ins w:id="568" w:author="Scarlett Taylor" w:date="2025-10-28T14:20:00Z" w16du:dateUtc="2025-10-28T07:20:00Z">
        <w:r w:rsidR="005E6C43" w:rsidRPr="005E6C43">
          <w:rPr>
            <w:lang w:val="en-GB"/>
          </w:rPr>
          <w:t xml:space="preserve">Although displacement can heighten exploitation risk when fish move away from protected areas, other studies report minimal effects of proximity (Ross et al. 2016, </w:t>
        </w:r>
        <w:proofErr w:type="spellStart"/>
        <w:r w:rsidR="005E6C43" w:rsidRPr="005E6C43">
          <w:rPr>
            <w:lang w:val="en-GB"/>
          </w:rPr>
          <w:t>Sensurat</w:t>
        </w:r>
        <w:proofErr w:type="spellEnd"/>
        <w:r w:rsidR="005E6C43" w:rsidRPr="005E6C43">
          <w:rPr>
            <w:lang w:val="en-GB"/>
          </w:rPr>
          <w:t>-Genc et al. 2022).</w:t>
        </w:r>
        <w:r w:rsidR="005E6C43">
          <w:rPr>
            <w:lang w:val="en-GB"/>
          </w:rPr>
          <w:t xml:space="preserve"> </w:t>
        </w:r>
      </w:ins>
      <w:del w:id="569" w:author="Scarlett Taylor" w:date="2025-10-28T14:20:00Z" w16du:dateUtc="2025-10-28T07:20:00Z">
        <w:r w:rsidRPr="00C715CC" w:rsidDel="005E6C43">
          <w:rPr>
            <w:lang w:val="en-GB"/>
          </w:rPr>
          <w:delText>Such displacement can also increase vulnerability to exploitation, particularly when artificial habitats draw fish away from protected areas. However, other studies report limited effects of proximity to natural reefs on fish assemblages at shipwrecks (</w:delText>
        </w:r>
        <w:r w:rsidR="000D57B8" w:rsidDel="005E6C43">
          <w:rPr>
            <w:lang w:val="en-GB"/>
          </w:rPr>
          <w:delText>Ross et al. 20</w:delText>
        </w:r>
        <w:r w:rsidR="0003772F" w:rsidDel="005E6C43">
          <w:rPr>
            <w:lang w:val="en-GB"/>
          </w:rPr>
          <w:delText>1</w:delText>
        </w:r>
        <w:r w:rsidR="000D57B8" w:rsidDel="005E6C43">
          <w:rPr>
            <w:lang w:val="en-GB"/>
          </w:rPr>
          <w:delText xml:space="preserve">6, </w:delText>
        </w:r>
        <w:r w:rsidRPr="00C715CC" w:rsidDel="005E6C43">
          <w:rPr>
            <w:lang w:val="en-GB"/>
          </w:rPr>
          <w:delText xml:space="preserve">Sensurat-Genc </w:delText>
        </w:r>
        <w:r w:rsidR="003C2044" w:rsidDel="005E6C43">
          <w:rPr>
            <w:lang w:val="en-GB"/>
          </w:rPr>
          <w:delText>et al.</w:delText>
        </w:r>
        <w:r w:rsidRPr="00C715CC" w:rsidDel="005E6C43">
          <w:rPr>
            <w:lang w:val="en-GB"/>
          </w:rPr>
          <w:delText xml:space="preserve"> 2022). </w:delText>
        </w:r>
      </w:del>
      <w:r w:rsidRPr="00C715CC">
        <w:rPr>
          <w:lang w:val="en-GB"/>
        </w:rPr>
        <w:t xml:space="preserve">Even where displacement occurs, it may not be ecologically detrimental in all contexts. </w:t>
      </w:r>
      <w:ins w:id="570" w:author="Scarlett Taylor" w:date="2025-10-28T14:16:00Z" w16du:dateUtc="2025-10-28T07:16:00Z">
        <w:r w:rsidR="005E6C43">
          <w:rPr>
            <w:lang w:val="en-GB"/>
          </w:rPr>
          <w:t>I</w:t>
        </w:r>
        <w:r w:rsidR="005E6C43" w:rsidRPr="005E6C43">
          <w:rPr>
            <w:lang w:val="en-GB"/>
          </w:rPr>
          <w:t>n heavily fished zones, shipwrecks can nonetheless act as de facto refuges, increasing biomass and structural complexity relative to trawled habitats (Hickman et al. 2024).</w:t>
        </w:r>
        <w:r w:rsidR="005E6C43">
          <w:rPr>
            <w:lang w:val="en-GB"/>
          </w:rPr>
          <w:t xml:space="preserve"> </w:t>
        </w:r>
      </w:ins>
      <w:del w:id="571" w:author="Scarlett Taylor" w:date="2025-10-28T14:16:00Z" w16du:dateUtc="2025-10-28T07:16:00Z">
        <w:r w:rsidRPr="00C715CC" w:rsidDel="005E6C43">
          <w:rPr>
            <w:lang w:val="en-GB"/>
          </w:rPr>
          <w:delText xml:space="preserve">In areas with high fishing pressure, shipwrecks can act as de facto marine refuges, supporting greater fish biomass and more structured communities than surrounding trawled zones (Hickman </w:delText>
        </w:r>
        <w:r w:rsidR="003C2044" w:rsidDel="005E6C43">
          <w:rPr>
            <w:lang w:val="en-GB"/>
          </w:rPr>
          <w:delText>et al.</w:delText>
        </w:r>
        <w:r w:rsidRPr="00C715CC" w:rsidDel="005E6C43">
          <w:rPr>
            <w:lang w:val="en-GB"/>
          </w:rPr>
          <w:delText xml:space="preserve"> 2024). </w:delText>
        </w:r>
      </w:del>
      <w:ins w:id="572" w:author="Scarlett Taylor" w:date="2025-10-28T14:16:00Z" w16du:dateUtc="2025-10-28T07:16:00Z">
        <w:r w:rsidR="005E6C43" w:rsidRPr="005E6C43">
          <w:rPr>
            <w:lang w:val="en-GB"/>
          </w:rPr>
          <w:t>These patterns emphasise spatial planning</w:t>
        </w:r>
      </w:ins>
      <w:ins w:id="573" w:author="Scarlett Taylor" w:date="2025-10-29T17:05:00Z" w16du:dateUtc="2025-10-29T10:05:00Z">
        <w:r w:rsidR="004302EF">
          <w:rPr>
            <w:lang w:val="en-GB"/>
          </w:rPr>
          <w:t xml:space="preserve"> for artificial reefs</w:t>
        </w:r>
      </w:ins>
      <w:ins w:id="574" w:author="Scarlett Taylor" w:date="2025-10-28T14:16:00Z" w16du:dateUtc="2025-10-28T07:16:00Z">
        <w:r w:rsidR="005E6C43" w:rsidRPr="005E6C43">
          <w:rPr>
            <w:lang w:val="en-GB"/>
          </w:rPr>
          <w:t xml:space="preserve"> that promotes functional complementarity with natural reefs</w:t>
        </w:r>
        <w:r w:rsidR="005E6C43">
          <w:rPr>
            <w:lang w:val="en-GB"/>
          </w:rPr>
          <w:t>,</w:t>
        </w:r>
        <w:r w:rsidR="005E6C43" w:rsidRPr="005E6C43">
          <w:rPr>
            <w:lang w:val="en-GB"/>
          </w:rPr>
          <w:t xml:space="preserve"> while mitigating anthropogenic impacts in degraded seascapes.</w:t>
        </w:r>
      </w:ins>
      <w:del w:id="575" w:author="Scarlett Taylor" w:date="2025-10-28T14:16:00Z" w16du:dateUtc="2025-10-28T07:16:00Z">
        <w:r w:rsidRPr="00C715CC" w:rsidDel="005E6C43">
          <w:rPr>
            <w:lang w:val="en-GB"/>
          </w:rPr>
          <w:delText>These findings highlight the importance of spatial planning that prioritises functional complementarity with natural reefs, while also recognising the potential of ARs to provide refuge and mitigate anthropogenic impacts in degraded seascapes.</w:delText>
        </w:r>
      </w:del>
    </w:p>
    <w:p w14:paraId="51E17F88" w14:textId="111089F5" w:rsidR="00C57308" w:rsidRPr="00C715CC" w:rsidRDefault="00862F71" w:rsidP="001E279D">
      <w:pPr>
        <w:spacing w:before="240" w:after="240" w:line="480" w:lineRule="auto"/>
        <w:rPr>
          <w:lang w:val="en-GB"/>
        </w:rPr>
      </w:pPr>
      <w:ins w:id="576" w:author="Scarlett Taylor" w:date="2025-10-28T14:24:00Z" w16du:dateUtc="2025-10-28T07:24:00Z">
        <w:r w:rsidRPr="00862F71">
          <w:rPr>
            <w:lang w:val="en-GB"/>
          </w:rPr>
          <w:t>Broader management strategies should ensure that artificial reefs are implemented alongside natural reef conservation to sustain ecosystem function.</w:t>
        </w:r>
        <w:r>
          <w:rPr>
            <w:lang w:val="en-GB"/>
          </w:rPr>
          <w:t xml:space="preserve"> </w:t>
        </w:r>
      </w:ins>
      <w:del w:id="577" w:author="Scarlett Taylor" w:date="2025-10-28T14:24:00Z" w16du:dateUtc="2025-10-28T07:24:00Z">
        <w:r w:rsidRPr="00C715CC" w:rsidDel="00862F71">
          <w:rPr>
            <w:lang w:val="en-GB"/>
          </w:rPr>
          <w:delText xml:space="preserve">Beyond site-level design, broader management strategies in the Gulf of Thailand should ensure that artificial reefs are paired with </w:delText>
        </w:r>
        <w:r w:rsidRPr="00C715CC" w:rsidDel="00862F71">
          <w:rPr>
            <w:lang w:val="en-GB"/>
          </w:rPr>
          <w:lastRenderedPageBreak/>
          <w:delText>natural reef conservation to</w:delText>
        </w:r>
      </w:del>
      <w:del w:id="578" w:author="Scarlett Taylor" w:date="2025-10-14T16:05:00Z" w16du:dateUtc="2025-10-14T09:05:00Z">
        <w:r w:rsidRPr="00C715CC" w:rsidDel="00AA4F25">
          <w:rPr>
            <w:lang w:val="en-GB"/>
          </w:rPr>
          <w:delText xml:space="preserve"> ensure</w:delText>
        </w:r>
      </w:del>
      <w:del w:id="579" w:author="Scarlett Taylor" w:date="2025-10-28T14:24:00Z" w16du:dateUtc="2025-10-28T07:24:00Z">
        <w:r w:rsidRPr="00C715CC" w:rsidDel="00862F71">
          <w:rPr>
            <w:lang w:val="en-GB"/>
          </w:rPr>
          <w:delText xml:space="preserve"> ecosystem function</w:delText>
        </w:r>
      </w:del>
      <w:del w:id="580" w:author="Scarlett Taylor" w:date="2025-10-14T16:05:00Z" w16du:dateUtc="2025-10-14T09:05:00Z">
        <w:r w:rsidRPr="00C715CC" w:rsidDel="00AA4F25">
          <w:rPr>
            <w:lang w:val="en-GB"/>
          </w:rPr>
          <w:delText xml:space="preserve"> is maintained. </w:delText>
        </w:r>
      </w:del>
      <w:ins w:id="581" w:author="Scarlett Taylor" w:date="2025-10-28T14:24:00Z" w16du:dateUtc="2025-10-28T07:24:00Z">
        <w:r w:rsidRPr="00862F71">
          <w:rPr>
            <w:lang w:val="en-GB"/>
          </w:rPr>
          <w:t xml:space="preserve">Shipwrecks and similar structures can contribute to fisheries management, particularly by supporting larger predators (Harvey et al. 2021), but they are not ecological replacements for natural reefs and must be integrated within comprehensive reef management frameworks that prioritise ecosystem conservation (Streich et al. 2017, </w:t>
        </w:r>
      </w:ins>
      <w:proofErr w:type="spellStart"/>
      <w:ins w:id="582" w:author="Scarlett Taylor" w:date="2025-10-29T17:05:00Z" w16du:dateUtc="2025-10-29T10:05:00Z">
        <w:r w:rsidR="004302EF">
          <w:rPr>
            <w:lang w:val="en-GB"/>
          </w:rPr>
          <w:t>Pondella</w:t>
        </w:r>
        <w:proofErr w:type="spellEnd"/>
        <w:r w:rsidR="004302EF">
          <w:rPr>
            <w:lang w:val="en-GB"/>
          </w:rPr>
          <w:t xml:space="preserve"> et al. 202</w:t>
        </w:r>
      </w:ins>
      <w:ins w:id="583" w:author="Scarlett Taylor" w:date="2025-10-29T17:06:00Z" w16du:dateUtc="2025-10-29T10:06:00Z">
        <w:r w:rsidR="004302EF">
          <w:rPr>
            <w:lang w:val="en-GB"/>
          </w:rPr>
          <w:t xml:space="preserve">2, </w:t>
        </w:r>
      </w:ins>
      <w:ins w:id="584" w:author="Scarlett Taylor" w:date="2025-10-28T14:24:00Z" w16du:dateUtc="2025-10-28T07:24:00Z">
        <w:r w:rsidRPr="00862F71">
          <w:rPr>
            <w:lang w:val="en-GB"/>
          </w:rPr>
          <w:t>Sibley et al. 2023).</w:t>
        </w:r>
        <w:r>
          <w:rPr>
            <w:lang w:val="en-GB"/>
          </w:rPr>
          <w:t xml:space="preserve"> </w:t>
        </w:r>
      </w:ins>
      <w:del w:id="585" w:author="Scarlett Taylor" w:date="2025-10-28T14:24:00Z" w16du:dateUtc="2025-10-28T07:24:00Z">
        <w:r w:rsidRPr="00C715CC" w:rsidDel="00862F71">
          <w:rPr>
            <w:lang w:val="en-GB"/>
          </w:rPr>
          <w:delText xml:space="preserve">While shipwrecks and similar structures can support fisheries management, particularly with </w:delText>
        </w:r>
        <w:r w:rsidR="00E13A21" w:rsidDel="00862F71">
          <w:rPr>
            <w:lang w:val="en-GB"/>
          </w:rPr>
          <w:delText>larger</w:delText>
        </w:r>
        <w:r w:rsidRPr="00C715CC" w:rsidDel="00862F71">
          <w:rPr>
            <w:lang w:val="en-GB"/>
          </w:rPr>
          <w:delText xml:space="preserve"> predators (Harvey </w:delText>
        </w:r>
        <w:r w:rsidR="003C2044" w:rsidDel="00862F71">
          <w:rPr>
            <w:lang w:val="en-GB"/>
          </w:rPr>
          <w:delText>et al.</w:delText>
        </w:r>
        <w:r w:rsidRPr="00C715CC" w:rsidDel="00862F71">
          <w:rPr>
            <w:lang w:val="en-GB"/>
          </w:rPr>
          <w:delText xml:space="preserve"> 2021), they are not ecological replacements for natural reefs and must be integrated within broader reef management strategies that prioritise ecosystem conservation (</w:delText>
        </w:r>
        <w:r w:rsidR="000D57B8" w:rsidRPr="00C715CC" w:rsidDel="00862F71">
          <w:rPr>
            <w:lang w:val="en-GB"/>
          </w:rPr>
          <w:delText xml:space="preserve">Streich </w:delText>
        </w:r>
        <w:r w:rsidR="000D57B8" w:rsidDel="00862F71">
          <w:rPr>
            <w:lang w:val="en-GB"/>
          </w:rPr>
          <w:delText>et al.</w:delText>
        </w:r>
        <w:r w:rsidR="000D57B8" w:rsidRPr="00C715CC" w:rsidDel="00862F71">
          <w:rPr>
            <w:lang w:val="en-GB"/>
          </w:rPr>
          <w:delText xml:space="preserve"> 2017</w:delText>
        </w:r>
        <w:r w:rsidR="000D57B8" w:rsidDel="00862F71">
          <w:rPr>
            <w:lang w:val="en-GB"/>
          </w:rPr>
          <w:delText>, S</w:delText>
        </w:r>
        <w:r w:rsidRPr="00C715CC" w:rsidDel="00862F71">
          <w:rPr>
            <w:lang w:val="en-GB"/>
          </w:rPr>
          <w:delText xml:space="preserve">ibley </w:delText>
        </w:r>
        <w:r w:rsidR="003C2044" w:rsidDel="00862F71">
          <w:rPr>
            <w:lang w:val="en-GB"/>
          </w:rPr>
          <w:delText>et al.</w:delText>
        </w:r>
        <w:r w:rsidRPr="00C715CC" w:rsidDel="00862F71">
          <w:rPr>
            <w:lang w:val="en-GB"/>
          </w:rPr>
          <w:delText xml:space="preserve"> 2023). </w:delText>
        </w:r>
      </w:del>
      <w:r w:rsidRPr="00C715CC">
        <w:rPr>
          <w:lang w:val="en-GB"/>
        </w:rPr>
        <w:t xml:space="preserve">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w:t>
      </w:r>
      <w:ins w:id="586" w:author="Scarlett Taylor" w:date="2025-10-14T16:08:00Z" w16du:dateUtc="2025-10-14T09:08:00Z">
        <w:r w:rsidR="00A940A4">
          <w:rPr>
            <w:lang w:val="en-GB"/>
          </w:rPr>
          <w:t xml:space="preserve"> Deploying </w:t>
        </w:r>
      </w:ins>
      <w:ins w:id="587" w:author="Scarlett Taylor" w:date="2025-10-14T16:10:00Z" w16du:dateUtc="2025-10-14T09:10:00Z">
        <w:r w:rsidR="00A940A4">
          <w:rPr>
            <w:lang w:val="en-GB"/>
          </w:rPr>
          <w:t xml:space="preserve">metal </w:t>
        </w:r>
      </w:ins>
      <w:ins w:id="588" w:author="Scarlett Taylor" w:date="2025-10-14T16:08:00Z" w16du:dateUtc="2025-10-14T09:08:00Z">
        <w:r w:rsidR="00A940A4">
          <w:rPr>
            <w:lang w:val="en-GB"/>
          </w:rPr>
          <w:t>shipwrecks as artificial reefs</w:t>
        </w:r>
      </w:ins>
      <w:del w:id="589" w:author="Scarlett Taylor" w:date="2025-10-14T16:08:00Z" w16du:dateUtc="2025-10-14T09:08:00Z">
        <w:r w:rsidRPr="00C715CC" w:rsidDel="00A940A4">
          <w:rPr>
            <w:lang w:val="en-GB"/>
          </w:rPr>
          <w:delText xml:space="preserve"> Positioning artificial reefs</w:delText>
        </w:r>
      </w:del>
      <w:r w:rsidRPr="00C715CC">
        <w:rPr>
          <w:lang w:val="en-GB"/>
        </w:rPr>
        <w:t xml:space="preserve">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w:t>
      </w:r>
      <w:ins w:id="590" w:author="Scarlett Taylor" w:date="2025-10-29T17:06:00Z" w16du:dateUtc="2025-10-29T10:06:00Z">
        <w:r w:rsidR="004302EF">
          <w:rPr>
            <w:lang w:val="en-GB"/>
          </w:rPr>
          <w:t xml:space="preserve">, </w:t>
        </w:r>
        <w:proofErr w:type="spellStart"/>
        <w:r w:rsidR="004302EF">
          <w:rPr>
            <w:lang w:val="en-GB"/>
          </w:rPr>
          <w:t>Pondella</w:t>
        </w:r>
        <w:proofErr w:type="spellEnd"/>
        <w:r w:rsidR="004302EF">
          <w:rPr>
            <w:lang w:val="en-GB"/>
          </w:rPr>
          <w:t xml:space="preserve"> et al. 2022</w:t>
        </w:r>
      </w:ins>
      <w:r w:rsidRPr="00C715CC">
        <w:rPr>
          <w:lang w:val="en-GB"/>
        </w:rPr>
        <w:t>).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w:t>
      </w:r>
      <w:ins w:id="591" w:author="Scarlett Taylor" w:date="2025-10-29T17:06:00Z" w16du:dateUtc="2025-10-29T10:06:00Z">
        <w:r w:rsidR="004302EF">
          <w:rPr>
            <w:lang w:val="en-GB"/>
          </w:rPr>
          <w:t>(</w:t>
        </w:r>
        <w:proofErr w:type="spellStart"/>
        <w:r w:rsidR="004302EF">
          <w:rPr>
            <w:lang w:val="en-GB"/>
          </w:rPr>
          <w:t>P</w:t>
        </w:r>
      </w:ins>
      <w:ins w:id="592" w:author="Scarlett Taylor" w:date="2025-10-29T17:07:00Z" w16du:dateUtc="2025-10-29T10:07:00Z">
        <w:r w:rsidR="004302EF">
          <w:rPr>
            <w:lang w:val="en-GB"/>
          </w:rPr>
          <w:t>ondella</w:t>
        </w:r>
        <w:proofErr w:type="spellEnd"/>
        <w:r w:rsidR="004302EF">
          <w:rPr>
            <w:lang w:val="en-GB"/>
          </w:rPr>
          <w:t xml:space="preserve"> et al. 2022) </w:t>
        </w:r>
      </w:ins>
      <w:r w:rsidRPr="00C715CC">
        <w:rPr>
          <w:lang w:val="en-GB"/>
        </w:rPr>
        <w:t xml:space="preserve">and ensuring alignment </w:t>
      </w:r>
      <w:r w:rsidRPr="00C715CC">
        <w:rPr>
          <w:lang w:val="en-GB"/>
        </w:rPr>
        <w:lastRenderedPageBreak/>
        <w:t xml:space="preserve">with regional reef conservation priorities. </w:t>
      </w:r>
      <w:ins w:id="593" w:author="Scarlett Taylor" w:date="2025-10-28T14:23:00Z" w16du:dateUtc="2025-10-28T07:23:00Z">
        <w:r w:rsidR="005E6C43">
          <w:rPr>
            <w:lang w:val="en-GB"/>
          </w:rPr>
          <w:t>Ultimately, a</w:t>
        </w:r>
        <w:r w:rsidR="005E6C43" w:rsidRPr="005E6C43">
          <w:rPr>
            <w:lang w:val="en-GB"/>
          </w:rPr>
          <w:t>rtificial reefs can complement conservation goals, yet the protection and restoration of natural reefs remain fundamental to sustaining biodiversity and resilience.</w:t>
        </w:r>
      </w:ins>
      <w:del w:id="594" w:author="Scarlett Taylor" w:date="2025-10-28T14:23:00Z" w16du:dateUtc="2025-10-28T07:23:00Z">
        <w:r w:rsidRPr="00C715CC" w:rsidDel="005E6C43">
          <w:rPr>
            <w:lang w:val="en-GB"/>
          </w:rPr>
          <w:delText xml:space="preserve">Ultimately, artificial reefs </w:delText>
        </w:r>
        <w:r w:rsidR="005253F1" w:rsidRPr="00C715CC" w:rsidDel="005E6C43">
          <w:rPr>
            <w:lang w:val="en-GB"/>
          </w:rPr>
          <w:delText>have the potential to</w:delText>
        </w:r>
        <w:r w:rsidRPr="00C715CC" w:rsidDel="005E6C43">
          <w:rPr>
            <w:lang w:val="en-GB"/>
          </w:rPr>
          <w:delText xml:space="preserve"> complement conservation goals, but protecting and restoring natural reefs remains essential to sustaining biodiversity and ecosystem resilience in the region. </w:delText>
        </w:r>
      </w:del>
    </w:p>
    <w:p w14:paraId="52E65AF3" w14:textId="1B45BCB5" w:rsidR="00C57308" w:rsidDel="00862F71" w:rsidRDefault="00862F71" w:rsidP="00862F71">
      <w:pPr>
        <w:spacing w:before="240" w:after="240" w:line="480" w:lineRule="auto"/>
        <w:rPr>
          <w:del w:id="595" w:author="Scarlett Taylor" w:date="2025-10-28T14:30:00Z" w16du:dateUtc="2025-10-28T07:30:00Z"/>
          <w:lang w:val="en-GB"/>
        </w:rPr>
      </w:pPr>
      <w:ins w:id="596" w:author="Scarlett Taylor" w:date="2025-10-28T14:29:00Z" w16du:dateUtc="2025-10-28T07:29:00Z">
        <w:r w:rsidRPr="00862F71">
          <w:rPr>
            <w:lang w:val="en-GB"/>
          </w:rPr>
          <w:t>Future research should extend beyond fish assemblages to include benthic and fouling communities that influence habitat development and successional dynamics (Fowler &amp; Booth 2012, Galbraith et al. 2021, 2022).</w:t>
        </w:r>
        <w:r>
          <w:rPr>
            <w:lang w:val="en-GB"/>
          </w:rPr>
          <w:t xml:space="preserve"> </w:t>
        </w:r>
      </w:ins>
      <w:del w:id="597" w:author="Scarlett Taylor" w:date="2025-10-28T14:29:00Z" w16du:dateUtc="2025-10-28T07:29:00Z">
        <w:r w:rsidRPr="00C715CC" w:rsidDel="00862F71">
          <w:rPr>
            <w:lang w:val="en-GB"/>
          </w:rPr>
          <w:delText>Where this study focused on variance of fish assemblages across natural and artificial reef sites, future research should extend beyond fish to include benthic and fouling communities, which influence habitat development and substrate use over time (</w:delText>
        </w:r>
        <w:r w:rsidR="003C2044" w:rsidDel="00862F71">
          <w:rPr>
            <w:lang w:val="en-GB"/>
          </w:rPr>
          <w:delText>Fowler &amp; Booth</w:delText>
        </w:r>
        <w:r w:rsidRPr="00C715CC" w:rsidDel="00862F71">
          <w:rPr>
            <w:lang w:val="en-GB"/>
          </w:rPr>
          <w:delText xml:space="preserve"> 2012). </w:delText>
        </w:r>
      </w:del>
      <w:r w:rsidRPr="00C715CC">
        <w:rPr>
          <w:lang w:val="en-GB"/>
        </w:rPr>
        <w:t xml:space="preserve">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w:t>
      </w:r>
      <w:ins w:id="598" w:author="Scarlett Taylor" w:date="2025-10-28T14:29:00Z" w16du:dateUtc="2025-10-28T07:29:00Z">
        <w:r>
          <w:rPr>
            <w:lang w:val="en-GB"/>
          </w:rPr>
          <w:t>C</w:t>
        </w:r>
        <w:r w:rsidRPr="00862F71">
          <w:rPr>
            <w:lang w:val="en-GB"/>
          </w:rPr>
          <w:t xml:space="preserve">omparative analyses of modular and monolithic designs can identify strategies that enhance habitat suitability for lower trophic guilds (Mattos &amp; </w:t>
        </w:r>
        <w:proofErr w:type="spellStart"/>
        <w:r w:rsidRPr="00862F71">
          <w:rPr>
            <w:lang w:val="en-GB"/>
          </w:rPr>
          <w:t>Yeemin</w:t>
        </w:r>
        <w:proofErr w:type="spellEnd"/>
        <w:r w:rsidRPr="00862F71">
          <w:rPr>
            <w:lang w:val="en-GB"/>
          </w:rPr>
          <w:t xml:space="preserve"> 2020).</w:t>
        </w:r>
        <w:r>
          <w:rPr>
            <w:lang w:val="en-GB"/>
          </w:rPr>
          <w:t xml:space="preserve"> </w:t>
        </w:r>
      </w:ins>
      <w:del w:id="599" w:author="Scarlett Taylor" w:date="2025-10-28T14:29:00Z" w16du:dateUtc="2025-10-28T07:29:00Z">
        <w:r w:rsidRPr="00C715CC" w:rsidDel="00862F71">
          <w:rPr>
            <w:lang w:val="en-GB"/>
          </w:rPr>
          <w:delText>Structural comparisons between modular and monolithic designs, particularly with respect to internal complexity, may reveal strategies for enhancing habitat suitability for lower trophic guilds (</w:delText>
        </w:r>
        <w:r w:rsidR="003C2044" w:rsidDel="00862F71">
          <w:rPr>
            <w:lang w:val="en-GB"/>
          </w:rPr>
          <w:delText>Mattos &amp; Yeemin</w:delText>
        </w:r>
        <w:r w:rsidRPr="00C715CC" w:rsidDel="00862F71">
          <w:rPr>
            <w:lang w:val="en-GB"/>
          </w:rPr>
          <w:delText xml:space="preserve"> 2020). </w:delText>
        </w:r>
      </w:del>
      <w:r w:rsidRPr="00C715CC">
        <w:rPr>
          <w:lang w:val="en-GB"/>
        </w:rPr>
        <w:t xml:space="preserve">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w:t>
      </w:r>
      <w:del w:id="600" w:author="Scarlett Taylor" w:date="2025-10-13T22:13:00Z" w16du:dateUtc="2025-10-13T15:13:00Z">
        <w:r w:rsidRPr="00C715CC" w:rsidDel="00386A6B">
          <w:rPr>
            <w:lang w:val="en-GB"/>
          </w:rPr>
          <w:delText xml:space="preserve">Overall, this study provides a foundation for evaluating functional </w:delText>
        </w:r>
        <w:r w:rsidR="005A599C" w:rsidDel="00386A6B">
          <w:rPr>
            <w:lang w:val="en-GB"/>
          </w:rPr>
          <w:delText xml:space="preserve">performance and </w:delText>
        </w:r>
        <w:r w:rsidRPr="00C715CC" w:rsidDel="00386A6B">
          <w:rPr>
            <w:lang w:val="en-GB"/>
          </w:rPr>
          <w:delText xml:space="preserve">outcomes of artificial reefs. </w:delText>
        </w:r>
      </w:del>
      <w:ins w:id="601" w:author="Scarlett Taylor" w:date="2025-10-28T14:30:00Z" w16du:dateUtc="2025-10-28T07:30:00Z">
        <w:r w:rsidRPr="00862F71">
          <w:rPr>
            <w:lang w:val="en-GB"/>
          </w:rPr>
          <w:t xml:space="preserve">Continued emphasis on context-specific design, </w:t>
        </w:r>
        <w:r w:rsidRPr="00862F71">
          <w:rPr>
            <w:lang w:val="en-GB"/>
          </w:rPr>
          <w:lastRenderedPageBreak/>
          <w:t>ecological function, and long-term monitoring will ensure that artificial reefs contribute effectively to ecosystem resilience, biodiversity conservation, and sustainable reef management under accelerating environmental change.</w:t>
        </w:r>
      </w:ins>
      <w:del w:id="602" w:author="Scarlett Taylor" w:date="2025-10-28T14:30:00Z" w16du:dateUtc="2025-10-28T07:30:00Z">
        <w:r w:rsidRPr="00C715CC" w:rsidDel="00862F71">
          <w:rPr>
            <w:lang w:val="en-GB"/>
          </w:rPr>
          <w:delText>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delText>
        </w:r>
      </w:del>
    </w:p>
    <w:p w14:paraId="4536A329" w14:textId="77777777" w:rsidR="00862F71" w:rsidRPr="00C715CC" w:rsidRDefault="00862F71" w:rsidP="001E279D">
      <w:pPr>
        <w:spacing w:before="240" w:after="240" w:line="480" w:lineRule="auto"/>
        <w:rPr>
          <w:ins w:id="603" w:author="Scarlett Taylor" w:date="2025-10-28T14:30:00Z" w16du:dateUtc="2025-10-28T07:30:00Z"/>
          <w:lang w:val="en-GB"/>
        </w:rPr>
      </w:pPr>
    </w:p>
    <w:p w14:paraId="6A3BEE3F" w14:textId="77777777" w:rsidR="00C57308" w:rsidRPr="00C715CC" w:rsidRDefault="00000000" w:rsidP="004302EF">
      <w:pPr>
        <w:pStyle w:val="Heading1"/>
      </w:pPr>
      <w:bookmarkStart w:id="604" w:name="_boey4qhpyqif" w:colFirst="0" w:colLast="0"/>
      <w:bookmarkEnd w:id="604"/>
      <w:r w:rsidRPr="00C715CC">
        <w:t>5. CONCLUSION</w:t>
      </w:r>
    </w:p>
    <w:p w14:paraId="182FDC27" w14:textId="3E0661B4"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w:t>
      </w:r>
      <w:del w:id="605" w:author="Scarlett Taylor" w:date="2025-10-13T22:14:00Z" w16du:dateUtc="2025-10-13T15:14:00Z">
        <w:r w:rsidRPr="00491E9D" w:rsidDel="00386A6B">
          <w:delText>depends on more than high relief and isolation. Designs</w:delText>
        </w:r>
      </w:del>
      <w:ins w:id="606" w:author="Scarlett Taylor" w:date="2025-10-13T22:14:00Z" w16du:dateUtc="2025-10-13T15:14:00Z">
        <w:r w:rsidR="00386A6B">
          <w:t xml:space="preserve">of </w:t>
        </w:r>
      </w:ins>
      <w:ins w:id="607" w:author="Scarlett Taylor" w:date="2025-10-27T13:46:00Z" w16du:dateUtc="2025-10-27T06:46:00Z">
        <w:r w:rsidR="007F3FEE">
          <w:t>artificial</w:t>
        </w:r>
      </w:ins>
      <w:ins w:id="608" w:author="Scarlett Taylor" w:date="2025-10-13T22:14:00Z" w16du:dateUtc="2025-10-13T15:14:00Z">
        <w:r w:rsidR="00386A6B">
          <w:t xml:space="preserve"> reefs</w:t>
        </w:r>
      </w:ins>
      <w:r w:rsidRPr="00491E9D">
        <w:t xml:space="preserve">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w:t>
      </w:r>
      <w:r w:rsidRPr="00491E9D">
        <w:lastRenderedPageBreak/>
        <w:t>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609" w:name="_yk50kyr7wai0" w:colFirst="0" w:colLast="0"/>
      <w:bookmarkEnd w:id="609"/>
      <w:r w:rsidRPr="00C715CC">
        <w:lastRenderedPageBreak/>
        <w:t>6. TABLES</w:t>
      </w:r>
    </w:p>
    <w:p w14:paraId="2A0D94E6" w14:textId="6D9B55DB"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w:t>
      </w:r>
      <w:ins w:id="610" w:author="Scarlett Taylor" w:date="2025-10-28T11:43:00Z" w16du:dateUtc="2025-10-28T04:43:00Z">
        <w:r w:rsidR="00D8760D">
          <w:rPr>
            <w:lang w:val="en-GB"/>
          </w:rPr>
          <w:t xml:space="preserve">and month-year </w:t>
        </w:r>
      </w:ins>
      <w:r w:rsidRPr="00C715CC">
        <w:rPr>
          <w:lang w:val="en-GB"/>
        </w:rPr>
        <w:t>as</w:t>
      </w:r>
      <w:del w:id="611" w:author="Scarlett Taylor" w:date="2025-10-28T11:43:00Z" w16du:dateUtc="2025-10-28T04:43:00Z">
        <w:r w:rsidRPr="00C715CC" w:rsidDel="00D8760D">
          <w:rPr>
            <w:lang w:val="en-GB"/>
          </w:rPr>
          <w:delText xml:space="preserve"> a </w:delText>
        </w:r>
      </w:del>
      <w:ins w:id="612" w:author="Scarlett Taylor" w:date="2025-10-28T11:44:00Z" w16du:dateUtc="2025-10-28T04:44:00Z">
        <w:r w:rsidR="00D8760D">
          <w:rPr>
            <w:lang w:val="en-GB"/>
          </w:rPr>
          <w:t xml:space="preserve"> </w:t>
        </w:r>
      </w:ins>
      <w:r w:rsidRPr="00C715CC">
        <w:rPr>
          <w:lang w:val="en-GB"/>
        </w:rPr>
        <w:t>random intercept</w:t>
      </w:r>
      <w:ins w:id="613" w:author="Scarlett Taylor" w:date="2025-10-28T11:44:00Z" w16du:dateUtc="2025-10-28T04:44:00Z">
        <w:r w:rsidR="00D8760D">
          <w:rPr>
            <w:lang w:val="en-GB"/>
          </w:rPr>
          <w:t>s</w:t>
        </w:r>
      </w:ins>
      <w:r w:rsidRPr="00C715CC">
        <w:rPr>
          <w:lang w:val="en-GB"/>
        </w:rPr>
        <w: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5DD22F67" w:rsidR="00C57308" w:rsidRPr="00C715CC" w:rsidRDefault="004E2216" w:rsidP="00087EAF">
            <w:pPr>
              <w:rPr>
                <w:lang w:val="en-GB"/>
              </w:rPr>
            </w:pPr>
            <w:ins w:id="614" w:author="Scarlett Taylor" w:date="2025-10-28T11:44:00Z" w16du:dateUtc="2025-10-28T04:44:00Z">
              <w:r w:rsidRPr="004E2216">
                <w:rPr>
                  <w:lang w:val="en-GB"/>
                </w:rPr>
                <w:t>47.8 [28.1–83.4]</w:t>
              </w:r>
            </w:ins>
            <w:del w:id="615" w:author="Scarlett Taylor" w:date="2025-10-28T11:44:00Z" w16du:dateUtc="2025-10-28T04:44:00Z">
              <w:r w:rsidRPr="00C715CC" w:rsidDel="004E2216">
                <w:rPr>
                  <w:lang w:val="en-GB"/>
                </w:rPr>
                <w:delText xml:space="preserve">59.7 </w:delText>
              </w:r>
              <w:r w:rsidR="003E1C2C" w:rsidRPr="00C715CC" w:rsidDel="004E2216">
                <w:rPr>
                  <w:lang w:val="en-GB"/>
                </w:rPr>
                <w:delText>[</w:delText>
              </w:r>
              <w:r w:rsidRPr="00C715CC" w:rsidDel="004E2216">
                <w:rPr>
                  <w:lang w:val="en-GB"/>
                </w:rPr>
                <w:delText>38</w:delText>
              </w:r>
              <w:r w:rsidR="00087EAF" w:rsidRPr="00C715CC" w:rsidDel="004E2216">
                <w:rPr>
                  <w:lang w:val="en-GB"/>
                </w:rPr>
                <w:delText>.1–</w:delText>
              </w:r>
              <w:r w:rsidRPr="00C715CC" w:rsidDel="004E2216">
                <w:rPr>
                  <w:lang w:val="en-GB"/>
                </w:rPr>
                <w:delText>94</w:delText>
              </w:r>
              <w:r w:rsidR="00087EAF" w:rsidRPr="00C715CC" w:rsidDel="004E2216">
                <w:rPr>
                  <w:lang w:val="en-GB"/>
                </w:rPr>
                <w:delText>.1</w:delText>
              </w:r>
              <w:r w:rsidR="003E1C2C" w:rsidRPr="00C715CC" w:rsidDel="004E2216">
                <w:rPr>
                  <w:lang w:val="en-GB"/>
                </w:rPr>
                <w:delText>]</w:delText>
              </w:r>
            </w:del>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087A3906" w:rsidR="00C57308" w:rsidRPr="00C715CC" w:rsidRDefault="004E2216" w:rsidP="00087EAF">
            <w:pPr>
              <w:rPr>
                <w:lang w:val="en-GB"/>
              </w:rPr>
            </w:pPr>
            <w:ins w:id="616" w:author="Scarlett Taylor" w:date="2025-10-28T11:44:00Z" w16du:dateUtc="2025-10-28T04:44:00Z">
              <w:r w:rsidRPr="004E2216">
                <w:rPr>
                  <w:lang w:val="en-GB"/>
                </w:rPr>
                <w:t>100.7 [56.2–179.0]</w:t>
              </w:r>
            </w:ins>
            <w:del w:id="617" w:author="Scarlett Taylor" w:date="2025-10-28T11:44:00Z" w16du:dateUtc="2025-10-28T04:44:00Z">
              <w:r w:rsidRPr="00C715CC" w:rsidDel="004E2216">
                <w:rPr>
                  <w:lang w:val="en-GB"/>
                </w:rPr>
                <w:delText xml:space="preserve">127.9 </w:delText>
              </w:r>
              <w:r w:rsidR="00087EAF" w:rsidRPr="00C715CC" w:rsidDel="004E2216">
                <w:rPr>
                  <w:lang w:val="en-GB"/>
                </w:rPr>
                <w:delText>[</w:delText>
              </w:r>
              <w:r w:rsidRPr="00C715CC" w:rsidDel="004E2216">
                <w:rPr>
                  <w:lang w:val="en-GB"/>
                </w:rPr>
                <w:delText>9</w:delText>
              </w:r>
              <w:r w:rsidR="00087EAF" w:rsidRPr="00C715CC" w:rsidDel="004E2216">
                <w:rPr>
                  <w:lang w:val="en-GB"/>
                </w:rPr>
                <w:delText>0.6–</w:delText>
              </w:r>
              <w:r w:rsidRPr="00C715CC" w:rsidDel="004E2216">
                <w:rPr>
                  <w:lang w:val="en-GB"/>
                </w:rPr>
                <w:delText>18</w:delText>
              </w:r>
              <w:r w:rsidR="00087EAF" w:rsidRPr="00C715CC" w:rsidDel="004E2216">
                <w:rPr>
                  <w:lang w:val="en-GB"/>
                </w:rPr>
                <w:delText>0.8]</w:delText>
              </w:r>
            </w:del>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35160037" w:rsidR="00C57308" w:rsidRPr="00C715CC" w:rsidRDefault="004E2216" w:rsidP="00087EAF">
            <w:pPr>
              <w:rPr>
                <w:lang w:val="en-GB"/>
              </w:rPr>
            </w:pPr>
            <w:ins w:id="618" w:author="Scarlett Taylor" w:date="2025-10-28T11:44:00Z" w16du:dateUtc="2025-10-28T04:44:00Z">
              <w:r w:rsidRPr="004E2216">
                <w:rPr>
                  <w:lang w:val="en-GB"/>
                </w:rPr>
                <w:t>98.4 [64.6–148.4]</w:t>
              </w:r>
            </w:ins>
            <w:del w:id="619" w:author="Scarlett Taylor" w:date="2025-10-28T11:44:00Z" w16du:dateUtc="2025-10-28T04:44:00Z">
              <w:r w:rsidRPr="00C715CC" w:rsidDel="004E2216">
                <w:rPr>
                  <w:lang w:val="en-GB"/>
                </w:rPr>
                <w:delText xml:space="preserve">105.9 </w:delText>
              </w:r>
              <w:r w:rsidR="00087EAF" w:rsidRPr="00C715CC" w:rsidDel="004E2216">
                <w:rPr>
                  <w:lang w:val="en-GB"/>
                </w:rPr>
                <w:delText>[</w:delText>
              </w:r>
              <w:r w:rsidRPr="00C715CC" w:rsidDel="004E2216">
                <w:rPr>
                  <w:lang w:val="en-GB"/>
                </w:rPr>
                <w:delText>7</w:delText>
              </w:r>
              <w:r w:rsidR="00087EAF" w:rsidRPr="00C715CC" w:rsidDel="004E2216">
                <w:rPr>
                  <w:lang w:val="en-GB"/>
                </w:rPr>
                <w:delText>7.6</w:delText>
              </w:r>
              <w:r w:rsidRPr="00C715CC" w:rsidDel="004E2216">
                <w:rPr>
                  <w:lang w:val="en-GB"/>
                </w:rPr>
                <w:delText>-145</w:delText>
              </w:r>
              <w:r w:rsidR="00087EAF" w:rsidRPr="00C715CC" w:rsidDel="004E2216">
                <w:rPr>
                  <w:lang w:val="en-GB"/>
                </w:rPr>
                <w:delText>.1]</w:delText>
              </w:r>
            </w:del>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0932C051" w:rsidR="00C57308" w:rsidRPr="00C715CC" w:rsidRDefault="004E2216" w:rsidP="00087EAF">
            <w:pPr>
              <w:rPr>
                <w:lang w:val="en-GB"/>
              </w:rPr>
            </w:pPr>
            <w:ins w:id="620" w:author="Scarlett Taylor" w:date="2025-10-28T11:44:00Z" w16du:dateUtc="2025-10-28T04:44:00Z">
              <w:r w:rsidRPr="004E2216">
                <w:rPr>
                  <w:lang w:val="en-GB"/>
                </w:rPr>
                <w:t>28.7 [13.1–63.9]</w:t>
              </w:r>
            </w:ins>
            <w:del w:id="621" w:author="Scarlett Taylor" w:date="2025-10-28T11:44:00Z" w16du:dateUtc="2025-10-28T04:44:00Z">
              <w:r w:rsidRPr="00C715CC" w:rsidDel="004E2216">
                <w:rPr>
                  <w:lang w:val="en-GB"/>
                </w:rPr>
                <w:delText xml:space="preserve">33.0 </w:delText>
              </w:r>
              <w:r w:rsidR="003E1C2C" w:rsidRPr="00C715CC" w:rsidDel="004E2216">
                <w:rPr>
                  <w:lang w:val="en-GB"/>
                </w:rPr>
                <w:delText>[</w:delText>
              </w:r>
              <w:r w:rsidRPr="00C715CC" w:rsidDel="004E2216">
                <w:rPr>
                  <w:lang w:val="en-GB"/>
                </w:rPr>
                <w:delText>1</w:delText>
              </w:r>
              <w:r w:rsidR="00087EAF" w:rsidRPr="00C715CC" w:rsidDel="004E2216">
                <w:rPr>
                  <w:lang w:val="en-GB"/>
                </w:rPr>
                <w:delText>5.9–</w:delText>
              </w:r>
              <w:r w:rsidRPr="00C715CC" w:rsidDel="004E2216">
                <w:rPr>
                  <w:lang w:val="en-GB"/>
                </w:rPr>
                <w:delText>6</w:delText>
              </w:r>
              <w:r w:rsidR="00087EAF" w:rsidRPr="00C715CC" w:rsidDel="004E2216">
                <w:rPr>
                  <w:lang w:val="en-GB"/>
                </w:rPr>
                <w:delText>5.8</w:delText>
              </w:r>
              <w:r w:rsidR="003E1C2C" w:rsidRPr="00C715CC" w:rsidDel="004E2216">
                <w:rPr>
                  <w:lang w:val="en-GB"/>
                </w:rPr>
                <w:delText>]</w:delText>
              </w:r>
            </w:del>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7C72995D" w:rsidR="00C57308" w:rsidRPr="00C715CC" w:rsidRDefault="004E2216" w:rsidP="00087EAF">
            <w:pPr>
              <w:rPr>
                <w:lang w:val="en-GB"/>
              </w:rPr>
            </w:pPr>
            <w:ins w:id="622" w:author="Scarlett Taylor" w:date="2025-10-28T11:44:00Z" w16du:dateUtc="2025-10-28T04:44:00Z">
              <w:r w:rsidRPr="004E2216">
                <w:rPr>
                  <w:lang w:val="en-GB"/>
                </w:rPr>
                <w:t>54.5 [24.2–120.7</w:t>
              </w:r>
            </w:ins>
            <w:del w:id="623" w:author="Scarlett Taylor" w:date="2025-10-28T11:44:00Z" w16du:dateUtc="2025-10-28T04:44:00Z">
              <w:r w:rsidRPr="00C715CC" w:rsidDel="004E2216">
                <w:rPr>
                  <w:lang w:val="en-GB"/>
                </w:rPr>
                <w:delText xml:space="preserve">55.9 </w:delText>
              </w:r>
              <w:r w:rsidR="00087EAF" w:rsidRPr="00C715CC" w:rsidDel="004E2216">
                <w:rPr>
                  <w:lang w:val="en-GB"/>
                </w:rPr>
                <w:delText>[</w:delText>
              </w:r>
              <w:r w:rsidRPr="00C715CC" w:rsidDel="004E2216">
                <w:rPr>
                  <w:lang w:val="en-GB"/>
                </w:rPr>
                <w:delText>3</w:delText>
              </w:r>
              <w:r w:rsidR="00087EAF" w:rsidRPr="00C715CC" w:rsidDel="004E2216">
                <w:rPr>
                  <w:lang w:val="en-GB"/>
                </w:rPr>
                <w:delText>1.6</w:delText>
              </w:r>
              <w:r w:rsidRPr="00C715CC" w:rsidDel="004E2216">
                <w:rPr>
                  <w:lang w:val="en-GB"/>
                </w:rPr>
                <w:delText>–</w:delText>
              </w:r>
              <w:r w:rsidR="00087EAF" w:rsidRPr="00C715CC" w:rsidDel="004E2216">
                <w:rPr>
                  <w:lang w:val="en-GB"/>
                </w:rPr>
                <w:delText>96.7]</w:delText>
              </w:r>
            </w:del>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2E5AD721" w:rsidR="00C57308" w:rsidRPr="00C715CC" w:rsidRDefault="004E2216" w:rsidP="00087EAF">
            <w:pPr>
              <w:rPr>
                <w:lang w:val="en-GB"/>
              </w:rPr>
            </w:pPr>
            <w:ins w:id="624" w:author="Scarlett Taylor" w:date="2025-10-28T11:45:00Z" w16du:dateUtc="2025-10-28T04:45:00Z">
              <w:r w:rsidRPr="004E2216">
                <w:rPr>
                  <w:lang w:val="en-GB"/>
                </w:rPr>
                <w:t>58.7 [35.1–100.5]</w:t>
              </w:r>
            </w:ins>
            <w:del w:id="625" w:author="Scarlett Taylor" w:date="2025-10-28T11:45:00Z" w16du:dateUtc="2025-10-28T04:45:00Z">
              <w:r w:rsidRPr="00C715CC" w:rsidDel="004E2216">
                <w:rPr>
                  <w:lang w:val="en-GB"/>
                </w:rPr>
                <w:delText>56</w:delText>
              </w:r>
              <w:r w:rsidR="00087EAF" w:rsidRPr="00C715CC" w:rsidDel="004E2216">
                <w:rPr>
                  <w:lang w:val="en-GB"/>
                </w:rPr>
                <w:delText>.0</w:delText>
              </w:r>
              <w:r w:rsidRPr="00C715CC" w:rsidDel="004E2216">
                <w:rPr>
                  <w:lang w:val="en-GB"/>
                </w:rPr>
                <w:delText xml:space="preserve"> </w:delText>
              </w:r>
              <w:r w:rsidR="00087EAF" w:rsidRPr="00C715CC" w:rsidDel="004E2216">
                <w:rPr>
                  <w:lang w:val="en-GB"/>
                </w:rPr>
                <w:delText>[</w:delText>
              </w:r>
              <w:r w:rsidRPr="00C715CC" w:rsidDel="004E2216">
                <w:rPr>
                  <w:lang w:val="en-GB"/>
                </w:rPr>
                <w:delText>3</w:delText>
              </w:r>
              <w:r w:rsidR="00087EAF" w:rsidRPr="00C715CC" w:rsidDel="004E2216">
                <w:rPr>
                  <w:lang w:val="en-GB"/>
                </w:rPr>
                <w:delText>3.9</w:delText>
              </w:r>
              <w:r w:rsidRPr="00C715CC" w:rsidDel="004E2216">
                <w:rPr>
                  <w:lang w:val="en-GB"/>
                </w:rPr>
                <w:delText>–9</w:delText>
              </w:r>
              <w:r w:rsidR="00087EAF" w:rsidRPr="00C715CC" w:rsidDel="004E2216">
                <w:rPr>
                  <w:lang w:val="en-GB"/>
                </w:rPr>
                <w:delText>3.6]</w:delText>
              </w:r>
            </w:del>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0F2817F" w:rsidR="00C57308" w:rsidRPr="00C715CC" w:rsidRDefault="004E2216" w:rsidP="00087EAF">
            <w:pPr>
              <w:rPr>
                <w:lang w:val="en-GB"/>
              </w:rPr>
            </w:pPr>
            <w:ins w:id="626" w:author="Scarlett Taylor" w:date="2025-10-28T11:45:00Z" w16du:dateUtc="2025-10-28T04:45:00Z">
              <w:r w:rsidRPr="004E2216">
                <w:rPr>
                  <w:lang w:val="en-GB"/>
                </w:rPr>
                <w:t>41.7 [11.0–150.2]</w:t>
              </w:r>
            </w:ins>
            <w:del w:id="627" w:author="Scarlett Taylor" w:date="2025-10-28T11:45:00Z" w16du:dateUtc="2025-10-28T04:45:00Z">
              <w:r w:rsidRPr="00C715CC" w:rsidDel="004E2216">
                <w:rPr>
                  <w:lang w:val="en-GB"/>
                </w:rPr>
                <w:delText xml:space="preserve">43.5 </w:delText>
              </w:r>
              <w:r w:rsidR="003E1C2C" w:rsidRPr="00C715CC" w:rsidDel="004E2216">
                <w:rPr>
                  <w:lang w:val="en-GB"/>
                </w:rPr>
                <w:delText>[</w:delText>
              </w:r>
              <w:r w:rsidRPr="00C715CC" w:rsidDel="004E2216">
                <w:rPr>
                  <w:lang w:val="en-GB"/>
                </w:rPr>
                <w:delText>13</w:delText>
              </w:r>
              <w:r w:rsidR="00087EAF" w:rsidRPr="00C715CC" w:rsidDel="004E2216">
                <w:rPr>
                  <w:lang w:val="en-GB"/>
                </w:rPr>
                <w:delText>.2–</w:delText>
              </w:r>
              <w:r w:rsidRPr="00C715CC" w:rsidDel="004E2216">
                <w:rPr>
                  <w:lang w:val="en-GB"/>
                </w:rPr>
                <w:delText>140</w:delText>
              </w:r>
              <w:r w:rsidR="00087EAF" w:rsidRPr="00C715CC" w:rsidDel="004E2216">
                <w:rPr>
                  <w:lang w:val="en-GB"/>
                </w:rPr>
                <w:delText>.1</w:delText>
              </w:r>
              <w:r w:rsidR="003E1C2C" w:rsidRPr="00C715CC" w:rsidDel="004E2216">
                <w:rPr>
                  <w:lang w:val="en-GB"/>
                </w:rPr>
                <w:delText>]</w:delText>
              </w:r>
            </w:del>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20CBDB52" w:rsidR="00C57308" w:rsidRPr="00C715CC" w:rsidRDefault="004E2216" w:rsidP="00087EAF">
            <w:pPr>
              <w:rPr>
                <w:lang w:val="en-GB"/>
              </w:rPr>
            </w:pPr>
            <w:ins w:id="628" w:author="Scarlett Taylor" w:date="2025-10-28T11:45:00Z" w16du:dateUtc="2025-10-28T04:45:00Z">
              <w:r w:rsidRPr="004E2216">
                <w:rPr>
                  <w:lang w:val="en-GB"/>
                </w:rPr>
                <w:t>69.7 [18.2–250.3]</w:t>
              </w:r>
            </w:ins>
            <w:del w:id="629" w:author="Scarlett Taylor" w:date="2025-10-28T11:45:00Z" w16du:dateUtc="2025-10-28T04:45:00Z">
              <w:r w:rsidRPr="00C715CC" w:rsidDel="004E2216">
                <w:rPr>
                  <w:lang w:val="en-GB"/>
                </w:rPr>
                <w:delText xml:space="preserve">68.7 </w:delText>
              </w:r>
              <w:r w:rsidR="00087EAF" w:rsidRPr="00C715CC" w:rsidDel="004E2216">
                <w:rPr>
                  <w:lang w:val="en-GB"/>
                </w:rPr>
                <w:delText>[</w:delText>
              </w:r>
              <w:r w:rsidRPr="00C715CC" w:rsidDel="004E2216">
                <w:rPr>
                  <w:lang w:val="en-GB"/>
                </w:rPr>
                <w:delText>26</w:delText>
              </w:r>
              <w:r w:rsidR="00087EAF" w:rsidRPr="00C715CC" w:rsidDel="004E2216">
                <w:rPr>
                  <w:lang w:val="en-GB"/>
                </w:rPr>
                <w:delText>.2</w:delText>
              </w:r>
              <w:r w:rsidRPr="00C715CC" w:rsidDel="004E2216">
                <w:rPr>
                  <w:lang w:val="en-GB"/>
                </w:rPr>
                <w:delText>–17</w:delText>
              </w:r>
              <w:r w:rsidR="00087EAF" w:rsidRPr="00C715CC" w:rsidDel="004E2216">
                <w:rPr>
                  <w:lang w:val="en-GB"/>
                </w:rPr>
                <w:delText>1.9]</w:delText>
              </w:r>
            </w:del>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406C4F04" w:rsidR="00C57308" w:rsidRPr="00C715CC" w:rsidRDefault="004E2216" w:rsidP="00087EAF">
            <w:pPr>
              <w:rPr>
                <w:lang w:val="en-GB"/>
              </w:rPr>
            </w:pPr>
            <w:ins w:id="630" w:author="Scarlett Taylor" w:date="2025-10-28T11:45:00Z" w16du:dateUtc="2025-10-28T04:45:00Z">
              <w:r w:rsidRPr="004E2216">
                <w:rPr>
                  <w:lang w:val="en-GB"/>
                </w:rPr>
                <w:t>134.8 [59.1–311.3]</w:t>
              </w:r>
            </w:ins>
            <w:del w:id="631" w:author="Scarlett Taylor" w:date="2025-10-28T11:45:00Z" w16du:dateUtc="2025-10-28T04:45:00Z">
              <w:r w:rsidRPr="00C715CC" w:rsidDel="004E2216">
                <w:rPr>
                  <w:lang w:val="en-GB"/>
                </w:rPr>
                <w:delText xml:space="preserve">130.5 </w:delText>
              </w:r>
              <w:r w:rsidR="00087EAF" w:rsidRPr="00C715CC" w:rsidDel="004E2216">
                <w:rPr>
                  <w:lang w:val="en-GB"/>
                </w:rPr>
                <w:delText>[</w:delText>
              </w:r>
              <w:r w:rsidRPr="00C715CC" w:rsidDel="004E2216">
                <w:rPr>
                  <w:lang w:val="en-GB"/>
                </w:rPr>
                <w:delText>56</w:delText>
              </w:r>
              <w:r w:rsidR="00087EAF" w:rsidRPr="00C715CC" w:rsidDel="004E2216">
                <w:rPr>
                  <w:lang w:val="en-GB"/>
                </w:rPr>
                <w:delText>.6</w:delText>
              </w:r>
              <w:r w:rsidRPr="00C715CC" w:rsidDel="004E2216">
                <w:rPr>
                  <w:lang w:val="en-GB"/>
                </w:rPr>
                <w:delText>–30</w:delText>
              </w:r>
              <w:r w:rsidR="00087EAF" w:rsidRPr="00C715CC" w:rsidDel="004E2216">
                <w:rPr>
                  <w:lang w:val="en-GB"/>
                </w:rPr>
                <w:delText>1.7]</w:delText>
              </w:r>
            </w:del>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323788AD" w:rsidR="00C57308" w:rsidRPr="00C715CC" w:rsidRDefault="004E2216" w:rsidP="00087EAF">
            <w:pPr>
              <w:rPr>
                <w:lang w:val="en-GB"/>
              </w:rPr>
            </w:pPr>
            <w:ins w:id="632" w:author="Scarlett Taylor" w:date="2025-10-28T11:45:00Z" w16du:dateUtc="2025-10-28T04:45:00Z">
              <w:r w:rsidRPr="004E2216">
                <w:rPr>
                  <w:lang w:val="en-GB"/>
                </w:rPr>
                <w:t>24.6 [9.0–70.2]</w:t>
              </w:r>
            </w:ins>
            <w:del w:id="633" w:author="Scarlett Taylor" w:date="2025-10-28T11:45:00Z" w16du:dateUtc="2025-10-28T04:45:00Z">
              <w:r w:rsidRPr="00C715CC" w:rsidDel="004E2216">
                <w:rPr>
                  <w:lang w:val="en-GB"/>
                </w:rPr>
                <w:delText xml:space="preserve">25.6 </w:delText>
              </w:r>
              <w:r w:rsidR="003E1C2C" w:rsidRPr="00C715CC" w:rsidDel="004E2216">
                <w:rPr>
                  <w:lang w:val="en-GB"/>
                </w:rPr>
                <w:delText>[</w:delText>
              </w:r>
              <w:r w:rsidRPr="00C715CC" w:rsidDel="004E2216">
                <w:rPr>
                  <w:lang w:val="en-GB"/>
                </w:rPr>
                <w:delText>10</w:delText>
              </w:r>
              <w:r w:rsidR="00087EAF" w:rsidRPr="00C715CC" w:rsidDel="004E2216">
                <w:rPr>
                  <w:lang w:val="en-GB"/>
                </w:rPr>
                <w:delText>.2–</w:delText>
              </w:r>
              <w:r w:rsidRPr="00C715CC" w:rsidDel="004E2216">
                <w:rPr>
                  <w:lang w:val="en-GB"/>
                </w:rPr>
                <w:delText>68</w:delText>
              </w:r>
              <w:r w:rsidR="00087EAF" w:rsidRPr="00C715CC" w:rsidDel="004E2216">
                <w:rPr>
                  <w:lang w:val="en-GB"/>
                </w:rPr>
                <w:delText>.0</w:delText>
              </w:r>
              <w:r w:rsidR="003E1C2C" w:rsidRPr="00C715CC" w:rsidDel="004E2216">
                <w:rPr>
                  <w:lang w:val="en-GB"/>
                </w:rPr>
                <w:delText>]</w:delText>
              </w:r>
            </w:del>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0F88EF30" w:rsidR="00C57308" w:rsidRPr="00C715CC" w:rsidRDefault="004E2216" w:rsidP="00087EAF">
            <w:pPr>
              <w:rPr>
                <w:lang w:val="en-GB"/>
              </w:rPr>
            </w:pPr>
            <w:ins w:id="634" w:author="Scarlett Taylor" w:date="2025-10-28T11:45:00Z" w16du:dateUtc="2025-10-28T04:45:00Z">
              <w:r w:rsidRPr="004E2216">
                <w:rPr>
                  <w:lang w:val="en-GB"/>
                </w:rPr>
                <w:t>9.1 [3.0–26.6]</w:t>
              </w:r>
            </w:ins>
            <w:del w:id="635" w:author="Scarlett Taylor" w:date="2025-10-28T11:45:00Z" w16du:dateUtc="2025-10-28T04:45:00Z">
              <w:r w:rsidRPr="00C715CC" w:rsidDel="004E2216">
                <w:rPr>
                  <w:lang w:val="en-GB"/>
                </w:rPr>
                <w:delText xml:space="preserve">11.0 </w:delText>
              </w:r>
              <w:r w:rsidR="00087EAF" w:rsidRPr="00C715CC" w:rsidDel="004E2216">
                <w:rPr>
                  <w:lang w:val="en-GB"/>
                </w:rPr>
                <w:delText>[</w:delText>
              </w:r>
              <w:r w:rsidRPr="00C715CC" w:rsidDel="004E2216">
                <w:rPr>
                  <w:lang w:val="en-GB"/>
                </w:rPr>
                <w:delText>5</w:delText>
              </w:r>
              <w:r w:rsidR="00087EAF" w:rsidRPr="00C715CC" w:rsidDel="004E2216">
                <w:rPr>
                  <w:lang w:val="en-GB"/>
                </w:rPr>
                <w:delText>.1–</w:delText>
              </w:r>
              <w:r w:rsidRPr="00C715CC" w:rsidDel="004E2216">
                <w:rPr>
                  <w:lang w:val="en-GB"/>
                </w:rPr>
                <w:delText>23</w:delText>
              </w:r>
              <w:r w:rsidR="00087EAF" w:rsidRPr="00C715CC" w:rsidDel="004E2216">
                <w:rPr>
                  <w:lang w:val="en-GB"/>
                </w:rPr>
                <w:delText>.3]</w:delText>
              </w:r>
            </w:del>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4DF9CFFB" w:rsidR="00C57308" w:rsidRPr="00C715CC" w:rsidRDefault="004E2216" w:rsidP="00087EAF">
            <w:pPr>
              <w:rPr>
                <w:lang w:val="en-GB"/>
              </w:rPr>
            </w:pPr>
            <w:ins w:id="636" w:author="Scarlett Taylor" w:date="2025-10-28T11:46:00Z" w16du:dateUtc="2025-10-28T04:46:00Z">
              <w:r w:rsidRPr="004E2216">
                <w:rPr>
                  <w:lang w:val="en-GB"/>
                </w:rPr>
                <w:t>26.2 [13.4–51.6]</w:t>
              </w:r>
            </w:ins>
            <w:del w:id="637" w:author="Scarlett Taylor" w:date="2025-10-28T11:46:00Z" w16du:dateUtc="2025-10-28T04:46:00Z">
              <w:r w:rsidRPr="00C715CC" w:rsidDel="004E2216">
                <w:rPr>
                  <w:lang w:val="en-GB"/>
                </w:rPr>
                <w:delText xml:space="preserve">26.4 </w:delText>
              </w:r>
              <w:r w:rsidR="00087EAF" w:rsidRPr="00C715CC" w:rsidDel="004E2216">
                <w:rPr>
                  <w:lang w:val="en-GB"/>
                </w:rPr>
                <w:delText>[</w:delText>
              </w:r>
              <w:r w:rsidRPr="00C715CC" w:rsidDel="004E2216">
                <w:rPr>
                  <w:lang w:val="en-GB"/>
                </w:rPr>
                <w:delText>13</w:delText>
              </w:r>
              <w:r w:rsidR="00087EAF" w:rsidRPr="00C715CC" w:rsidDel="004E2216">
                <w:rPr>
                  <w:lang w:val="en-GB"/>
                </w:rPr>
                <w:delText>.4</w:delText>
              </w:r>
              <w:r w:rsidRPr="00C715CC" w:rsidDel="004E2216">
                <w:rPr>
                  <w:lang w:val="en-GB"/>
                </w:rPr>
                <w:delText>–51</w:delText>
              </w:r>
              <w:r w:rsidR="00087EAF" w:rsidRPr="00C715CC" w:rsidDel="004E2216">
                <w:rPr>
                  <w:lang w:val="en-GB"/>
                </w:rPr>
                <w:delText>.1]</w:delText>
              </w:r>
            </w:del>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408FA9F7" w:rsidR="003E1C2C" w:rsidRPr="00C715CC" w:rsidRDefault="004E2216" w:rsidP="003E1C2C">
            <w:pPr>
              <w:jc w:val="right"/>
              <w:rPr>
                <w:lang w:val="en-GB"/>
              </w:rPr>
            </w:pPr>
            <w:ins w:id="638" w:author="Scarlett Taylor" w:date="2025-10-28T11:46:00Z" w16du:dateUtc="2025-10-28T04:46:00Z">
              <w:r w:rsidRPr="004E2216">
                <w:rPr>
                  <w:lang w:val="en-GB"/>
                </w:rPr>
                <w:t>0.745</w:t>
              </w:r>
            </w:ins>
            <w:del w:id="639" w:author="Scarlett Taylor" w:date="2025-10-28T11:46:00Z" w16du:dateUtc="2025-10-28T04:46:00Z">
              <w:r w:rsidR="003E1C2C" w:rsidRPr="00C715CC" w:rsidDel="004E2216">
                <w:rPr>
                  <w:lang w:val="en-GB"/>
                </w:rPr>
                <w:delText>0.760</w:delText>
              </w:r>
            </w:del>
          </w:p>
        </w:tc>
        <w:tc>
          <w:tcPr>
            <w:tcW w:w="1748" w:type="dxa"/>
            <w:tcBorders>
              <w:top w:val="single" w:sz="12" w:space="0" w:color="000000"/>
            </w:tcBorders>
            <w:tcMar>
              <w:top w:w="100" w:type="dxa"/>
              <w:left w:w="100" w:type="dxa"/>
              <w:bottom w:w="100" w:type="dxa"/>
              <w:right w:w="100" w:type="dxa"/>
            </w:tcMar>
          </w:tcPr>
          <w:p w14:paraId="512095DD" w14:textId="3D954C4D" w:rsidR="003E1C2C" w:rsidRPr="00C715CC" w:rsidRDefault="004E2216" w:rsidP="00EE4FC8">
            <w:pPr>
              <w:jc w:val="center"/>
              <w:rPr>
                <w:lang w:val="en-GB"/>
              </w:rPr>
            </w:pPr>
            <w:ins w:id="640" w:author="Scarlett Taylor" w:date="2025-10-28T11:46:00Z" w16du:dateUtc="2025-10-28T04:46:00Z">
              <w:r w:rsidRPr="004E2216">
                <w:rPr>
                  <w:lang w:val="en-GB"/>
                </w:rPr>
                <w:t>[0.029, 1.460]</w:t>
              </w:r>
            </w:ins>
            <w:del w:id="641" w:author="Scarlett Taylor" w:date="2025-10-28T11:46:00Z" w16du:dateUtc="2025-10-28T04:46:00Z">
              <w:r w:rsidR="003E1C2C" w:rsidRPr="00C715CC" w:rsidDel="004E2216">
                <w:rPr>
                  <w:lang w:val="en-GB"/>
                </w:rPr>
                <w:delText>[0.197, 1.340]</w:delText>
              </w:r>
            </w:del>
          </w:p>
        </w:tc>
        <w:tc>
          <w:tcPr>
            <w:tcW w:w="922" w:type="dxa"/>
            <w:tcBorders>
              <w:top w:val="single" w:sz="12" w:space="0" w:color="000000"/>
            </w:tcBorders>
            <w:tcMar>
              <w:top w:w="100" w:type="dxa"/>
              <w:left w:w="100" w:type="dxa"/>
              <w:bottom w:w="100" w:type="dxa"/>
              <w:right w:w="100" w:type="dxa"/>
            </w:tcMar>
            <w:vAlign w:val="center"/>
          </w:tcPr>
          <w:p w14:paraId="6A22215D" w14:textId="31F358E3" w:rsidR="003E1C2C" w:rsidRPr="00C715CC" w:rsidRDefault="004E2216" w:rsidP="003E1C2C">
            <w:pPr>
              <w:jc w:val="center"/>
              <w:rPr>
                <w:lang w:val="en-GB"/>
              </w:rPr>
            </w:pPr>
            <w:ins w:id="642" w:author="Scarlett Taylor" w:date="2025-10-28T11:46:00Z" w16du:dateUtc="2025-10-28T04:46:00Z">
              <w:r w:rsidRPr="004E2216">
                <w:rPr>
                  <w:lang w:val="en-GB"/>
                </w:rPr>
                <w:t>0.978</w:t>
              </w:r>
            </w:ins>
            <w:del w:id="643" w:author="Scarlett Taylor" w:date="2025-10-28T11:46:00Z" w16du:dateUtc="2025-10-28T04:46:00Z">
              <w:r w:rsidR="003E1C2C" w:rsidRPr="00C715CC" w:rsidDel="004E2216">
                <w:rPr>
                  <w:lang w:val="en-GB"/>
                </w:rPr>
                <w:delText>0.994</w:delText>
              </w:r>
            </w:del>
          </w:p>
        </w:tc>
        <w:tc>
          <w:tcPr>
            <w:tcW w:w="922" w:type="dxa"/>
            <w:tcBorders>
              <w:top w:val="single" w:sz="12" w:space="0" w:color="000000"/>
            </w:tcBorders>
            <w:tcMar>
              <w:top w:w="100" w:type="dxa"/>
              <w:left w:w="100" w:type="dxa"/>
              <w:bottom w:w="100" w:type="dxa"/>
              <w:right w:w="100" w:type="dxa"/>
            </w:tcMar>
            <w:vAlign w:val="center"/>
          </w:tcPr>
          <w:p w14:paraId="3A66E412" w14:textId="5819E2B1" w:rsidR="003E1C2C" w:rsidRPr="00C715CC" w:rsidRDefault="004E2216" w:rsidP="003E1C2C">
            <w:pPr>
              <w:jc w:val="center"/>
              <w:rPr>
                <w:lang w:val="en-GB"/>
              </w:rPr>
            </w:pPr>
            <w:ins w:id="644" w:author="Scarlett Taylor" w:date="2025-10-28T11:46:00Z" w16du:dateUtc="2025-10-28T04:46:00Z">
              <w:r w:rsidRPr="004E2216">
                <w:rPr>
                  <w:lang w:val="en-GB"/>
                </w:rPr>
                <w:t>0.022</w:t>
              </w:r>
            </w:ins>
            <w:del w:id="645" w:author="Scarlett Taylor" w:date="2025-10-28T11:46:00Z" w16du:dateUtc="2025-10-28T04:46:00Z">
              <w:r w:rsidR="003E1C2C" w:rsidRPr="00C715CC" w:rsidDel="004E2216">
                <w:rPr>
                  <w:lang w:val="en-GB"/>
                </w:rPr>
                <w:delText>0.006</w:delText>
              </w:r>
            </w:del>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68E3F9A0" w:rsidR="003E1C2C" w:rsidRPr="00C715CC" w:rsidRDefault="004E2216" w:rsidP="003E1C2C">
            <w:pPr>
              <w:jc w:val="right"/>
              <w:rPr>
                <w:lang w:val="en-GB"/>
              </w:rPr>
            </w:pPr>
            <w:ins w:id="646" w:author="Scarlett Taylor" w:date="2025-10-28T11:46:00Z" w16du:dateUtc="2025-10-28T04:46:00Z">
              <w:r w:rsidRPr="004E2216">
                <w:rPr>
                  <w:lang w:val="en-GB"/>
                </w:rPr>
                <w:t>0.717</w:t>
              </w:r>
            </w:ins>
            <w:del w:id="647" w:author="Scarlett Taylor" w:date="2025-10-28T11:46:00Z" w16du:dateUtc="2025-10-28T04:46:00Z">
              <w:r w:rsidR="003E1C2C" w:rsidRPr="00C715CC" w:rsidDel="004E2216">
                <w:rPr>
                  <w:lang w:val="en-GB"/>
                </w:rPr>
                <w:delText>0.574</w:delText>
              </w:r>
            </w:del>
          </w:p>
        </w:tc>
        <w:tc>
          <w:tcPr>
            <w:tcW w:w="1748" w:type="dxa"/>
            <w:tcMar>
              <w:top w:w="100" w:type="dxa"/>
              <w:left w:w="100" w:type="dxa"/>
              <w:bottom w:w="100" w:type="dxa"/>
              <w:right w:w="100" w:type="dxa"/>
            </w:tcMar>
          </w:tcPr>
          <w:p w14:paraId="2E1C0D5D" w14:textId="57FC720B" w:rsidR="003E1C2C" w:rsidRPr="00C715CC" w:rsidRDefault="004E2216" w:rsidP="00EE4FC8">
            <w:pPr>
              <w:jc w:val="center"/>
              <w:rPr>
                <w:lang w:val="en-GB"/>
              </w:rPr>
            </w:pPr>
            <w:ins w:id="648" w:author="Scarlett Taylor" w:date="2025-10-28T11:46:00Z" w16du:dateUtc="2025-10-28T04:46:00Z">
              <w:r w:rsidRPr="004E2216">
                <w:rPr>
                  <w:lang w:val="en-GB"/>
                </w:rPr>
                <w:t>[0.144, 1.310]</w:t>
              </w:r>
            </w:ins>
            <w:del w:id="649" w:author="Scarlett Taylor" w:date="2025-10-28T11:46:00Z" w16du:dateUtc="2025-10-28T04:46:00Z">
              <w:r w:rsidR="003E1C2C" w:rsidRPr="00C715CC" w:rsidDel="004E2216">
                <w:rPr>
                  <w:lang w:val="en-GB"/>
                </w:rPr>
                <w:delText>[0.022, 1.130]</w:delText>
              </w:r>
            </w:del>
          </w:p>
        </w:tc>
        <w:tc>
          <w:tcPr>
            <w:tcW w:w="922" w:type="dxa"/>
            <w:tcMar>
              <w:top w:w="100" w:type="dxa"/>
              <w:left w:w="100" w:type="dxa"/>
              <w:bottom w:w="100" w:type="dxa"/>
              <w:right w:w="100" w:type="dxa"/>
            </w:tcMar>
            <w:vAlign w:val="center"/>
          </w:tcPr>
          <w:p w14:paraId="05396AA7" w14:textId="60A58842" w:rsidR="003E1C2C" w:rsidRPr="00C715CC" w:rsidRDefault="004E2216" w:rsidP="003E1C2C">
            <w:pPr>
              <w:jc w:val="center"/>
              <w:rPr>
                <w:lang w:val="en-GB"/>
              </w:rPr>
            </w:pPr>
            <w:ins w:id="650" w:author="Scarlett Taylor" w:date="2025-10-28T11:47:00Z" w16du:dateUtc="2025-10-28T04:47:00Z">
              <w:r w:rsidRPr="004E2216">
                <w:rPr>
                  <w:lang w:val="en-GB"/>
                </w:rPr>
                <w:t>0.991</w:t>
              </w:r>
            </w:ins>
            <w:del w:id="651" w:author="Scarlett Taylor" w:date="2025-10-28T11:47:00Z" w16du:dateUtc="2025-10-28T04:47:00Z">
              <w:r w:rsidR="003E1C2C" w:rsidRPr="00C715CC" w:rsidDel="004E2216">
                <w:rPr>
                  <w:lang w:val="en-GB"/>
                </w:rPr>
                <w:delText>0.979</w:delText>
              </w:r>
            </w:del>
          </w:p>
        </w:tc>
        <w:tc>
          <w:tcPr>
            <w:tcW w:w="922" w:type="dxa"/>
            <w:tcMar>
              <w:top w:w="100" w:type="dxa"/>
              <w:left w:w="100" w:type="dxa"/>
              <w:bottom w:w="100" w:type="dxa"/>
              <w:right w:w="100" w:type="dxa"/>
            </w:tcMar>
            <w:vAlign w:val="center"/>
          </w:tcPr>
          <w:p w14:paraId="06BD2F2F" w14:textId="59EC09E4" w:rsidR="003E1C2C" w:rsidRPr="00C715CC" w:rsidRDefault="004E2216" w:rsidP="003E1C2C">
            <w:pPr>
              <w:jc w:val="center"/>
              <w:rPr>
                <w:lang w:val="en-GB"/>
              </w:rPr>
            </w:pPr>
            <w:ins w:id="652" w:author="Scarlett Taylor" w:date="2025-10-28T11:47:00Z" w16du:dateUtc="2025-10-28T04:47:00Z">
              <w:r w:rsidRPr="004E2216">
                <w:rPr>
                  <w:lang w:val="en-GB"/>
                </w:rPr>
                <w:t>0.009</w:t>
              </w:r>
            </w:ins>
            <w:del w:id="653" w:author="Scarlett Taylor" w:date="2025-10-28T11:47:00Z" w16du:dateUtc="2025-10-28T04:47:00Z">
              <w:r w:rsidR="003E1C2C" w:rsidRPr="00C715CC" w:rsidDel="004E2216">
                <w:rPr>
                  <w:lang w:val="en-GB"/>
                </w:rPr>
                <w:delText>0.021</w:delText>
              </w:r>
            </w:del>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6DBEB23A" w:rsidR="003E1C2C" w:rsidRPr="00C715CC" w:rsidRDefault="004E2216" w:rsidP="00EE4FC8">
            <w:pPr>
              <w:jc w:val="right"/>
              <w:rPr>
                <w:lang w:val="en-GB"/>
              </w:rPr>
            </w:pPr>
            <w:ins w:id="654" w:author="Scarlett Taylor" w:date="2025-10-28T11:47:00Z" w16du:dateUtc="2025-10-28T04:47:00Z">
              <w:r w:rsidRPr="004E2216">
                <w:rPr>
                  <w:lang w:val="en-GB"/>
                </w:rPr>
                <w:t>–0.031</w:t>
              </w:r>
            </w:ins>
            <w:del w:id="655" w:author="Scarlett Taylor" w:date="2025-10-28T11:47:00Z" w16du:dateUtc="2025-10-28T04:47:00Z">
              <w:r w:rsidR="003E1C2C" w:rsidRPr="00C715CC" w:rsidDel="004E2216">
                <w:rPr>
                  <w:lang w:val="en-GB"/>
                </w:rPr>
                <w:delText>–0.188</w:delText>
              </w:r>
            </w:del>
          </w:p>
        </w:tc>
        <w:tc>
          <w:tcPr>
            <w:tcW w:w="1748" w:type="dxa"/>
            <w:tcMar>
              <w:top w:w="100" w:type="dxa"/>
              <w:left w:w="100" w:type="dxa"/>
              <w:bottom w:w="100" w:type="dxa"/>
              <w:right w:w="100" w:type="dxa"/>
            </w:tcMar>
          </w:tcPr>
          <w:p w14:paraId="6BC29871" w14:textId="64948F4B" w:rsidR="003E1C2C" w:rsidRPr="00C715CC" w:rsidRDefault="004E2216" w:rsidP="00EE4FC8">
            <w:pPr>
              <w:jc w:val="center"/>
              <w:rPr>
                <w:lang w:val="en-GB"/>
              </w:rPr>
            </w:pPr>
            <w:ins w:id="656" w:author="Scarlett Taylor" w:date="2025-10-28T11:47:00Z" w16du:dateUtc="2025-10-28T04:47:00Z">
              <w:r w:rsidRPr="004E2216">
                <w:rPr>
                  <w:lang w:val="en-GB"/>
                </w:rPr>
                <w:t>[–0.642, 0.589]</w:t>
              </w:r>
            </w:ins>
            <w:del w:id="657" w:author="Scarlett Taylor" w:date="2025-10-28T11:47:00Z" w16du:dateUtc="2025-10-28T04:47:00Z">
              <w:r w:rsidR="003E1C2C" w:rsidRPr="00C715CC" w:rsidDel="004E2216">
                <w:rPr>
                  <w:lang w:val="en-GB"/>
                </w:rPr>
                <w:delText>[–0.657, 0.278]</w:delText>
              </w:r>
            </w:del>
          </w:p>
        </w:tc>
        <w:tc>
          <w:tcPr>
            <w:tcW w:w="922" w:type="dxa"/>
            <w:tcMar>
              <w:top w:w="100" w:type="dxa"/>
              <w:left w:w="100" w:type="dxa"/>
              <w:bottom w:w="100" w:type="dxa"/>
              <w:right w:w="100" w:type="dxa"/>
            </w:tcMar>
          </w:tcPr>
          <w:p w14:paraId="235F1D24" w14:textId="14473805" w:rsidR="003E1C2C" w:rsidRPr="00C715CC" w:rsidRDefault="004E2216" w:rsidP="00EE4FC8">
            <w:pPr>
              <w:jc w:val="center"/>
              <w:rPr>
                <w:lang w:val="en-GB"/>
              </w:rPr>
            </w:pPr>
            <w:ins w:id="658" w:author="Scarlett Taylor" w:date="2025-10-28T11:47:00Z" w16du:dateUtc="2025-10-28T04:47:00Z">
              <w:r w:rsidRPr="004E2216">
                <w:rPr>
                  <w:lang w:val="en-GB"/>
                </w:rPr>
                <w:t>0.457</w:t>
              </w:r>
            </w:ins>
            <w:del w:id="659" w:author="Scarlett Taylor" w:date="2025-10-28T11:47:00Z" w16du:dateUtc="2025-10-28T04:47:00Z">
              <w:r w:rsidR="003E1C2C" w:rsidRPr="00C715CC" w:rsidDel="004E2216">
                <w:rPr>
                  <w:lang w:val="en-GB"/>
                </w:rPr>
                <w:delText>0.203</w:delText>
              </w:r>
            </w:del>
          </w:p>
        </w:tc>
        <w:tc>
          <w:tcPr>
            <w:tcW w:w="922" w:type="dxa"/>
            <w:tcMar>
              <w:top w:w="100" w:type="dxa"/>
              <w:left w:w="100" w:type="dxa"/>
              <w:bottom w:w="100" w:type="dxa"/>
              <w:right w:w="100" w:type="dxa"/>
            </w:tcMar>
          </w:tcPr>
          <w:p w14:paraId="12EDABBF" w14:textId="40B6AB53" w:rsidR="003E1C2C" w:rsidRPr="00C715CC" w:rsidRDefault="004E2216" w:rsidP="00EE4FC8">
            <w:pPr>
              <w:jc w:val="center"/>
              <w:rPr>
                <w:lang w:val="en-GB"/>
              </w:rPr>
            </w:pPr>
            <w:ins w:id="660" w:author="Scarlett Taylor" w:date="2025-10-28T11:47:00Z" w16du:dateUtc="2025-10-28T04:47:00Z">
              <w:r w:rsidRPr="004E2216">
                <w:rPr>
                  <w:lang w:val="en-GB"/>
                </w:rPr>
                <w:t>0.543</w:t>
              </w:r>
            </w:ins>
            <w:del w:id="661" w:author="Scarlett Taylor" w:date="2025-10-28T11:47:00Z" w16du:dateUtc="2025-10-28T04:47:00Z">
              <w:r w:rsidR="003E1C2C" w:rsidRPr="00C715CC" w:rsidDel="004E2216">
                <w:rPr>
                  <w:lang w:val="en-GB"/>
                </w:rPr>
                <w:delText>0.797</w:delText>
              </w:r>
            </w:del>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65E6C788" w:rsidR="003E1C2C" w:rsidRPr="00C715CC" w:rsidRDefault="004E2216" w:rsidP="003E1C2C">
            <w:pPr>
              <w:jc w:val="right"/>
              <w:rPr>
                <w:lang w:val="en-GB"/>
              </w:rPr>
            </w:pPr>
            <w:ins w:id="662" w:author="Scarlett Taylor" w:date="2025-10-28T11:47:00Z" w16du:dateUtc="2025-10-28T04:47:00Z">
              <w:r w:rsidRPr="004E2216">
                <w:rPr>
                  <w:lang w:val="en-GB"/>
                </w:rPr>
                <w:t>0.628</w:t>
              </w:r>
            </w:ins>
            <w:del w:id="663" w:author="Scarlett Taylor" w:date="2025-10-28T11:47:00Z" w16du:dateUtc="2025-10-28T04:47:00Z">
              <w:r w:rsidR="003E1C2C" w:rsidRPr="00C715CC" w:rsidDel="004E2216">
                <w:rPr>
                  <w:lang w:val="en-GB"/>
                </w:rPr>
                <w:delText>0.525</w:delText>
              </w:r>
            </w:del>
          </w:p>
        </w:tc>
        <w:tc>
          <w:tcPr>
            <w:tcW w:w="1748" w:type="dxa"/>
            <w:tcMar>
              <w:top w:w="100" w:type="dxa"/>
              <w:left w:w="100" w:type="dxa"/>
              <w:bottom w:w="100" w:type="dxa"/>
              <w:right w:w="100" w:type="dxa"/>
            </w:tcMar>
          </w:tcPr>
          <w:p w14:paraId="38D658D1" w14:textId="24306341" w:rsidR="003E1C2C" w:rsidRPr="00C715CC" w:rsidRDefault="004E2216" w:rsidP="00EE4FC8">
            <w:pPr>
              <w:jc w:val="center"/>
              <w:rPr>
                <w:lang w:val="en-GB"/>
              </w:rPr>
            </w:pPr>
            <w:ins w:id="664" w:author="Scarlett Taylor" w:date="2025-10-28T11:47:00Z" w16du:dateUtc="2025-10-28T04:47:00Z">
              <w:r w:rsidRPr="004E2216">
                <w:rPr>
                  <w:lang w:val="en-GB"/>
                </w:rPr>
                <w:t>[–0.476, 1.750]</w:t>
              </w:r>
            </w:ins>
            <w:del w:id="665" w:author="Scarlett Taylor" w:date="2025-10-28T11:47:00Z" w16du:dateUtc="2025-10-28T04:47:00Z">
              <w:r w:rsidR="003E1C2C" w:rsidRPr="00C715CC" w:rsidDel="004E2216">
                <w:rPr>
                  <w:lang w:val="en-GB"/>
                </w:rPr>
                <w:delText>[–0.359, 1.420]</w:delText>
              </w:r>
            </w:del>
          </w:p>
        </w:tc>
        <w:tc>
          <w:tcPr>
            <w:tcW w:w="922" w:type="dxa"/>
            <w:tcMar>
              <w:top w:w="100" w:type="dxa"/>
              <w:left w:w="100" w:type="dxa"/>
              <w:bottom w:w="100" w:type="dxa"/>
              <w:right w:w="100" w:type="dxa"/>
            </w:tcMar>
            <w:vAlign w:val="center"/>
          </w:tcPr>
          <w:p w14:paraId="121A2411" w14:textId="2D75DDD7" w:rsidR="003E1C2C" w:rsidRPr="00C715CC" w:rsidRDefault="004E2216" w:rsidP="003E1C2C">
            <w:pPr>
              <w:jc w:val="center"/>
              <w:rPr>
                <w:lang w:val="en-GB"/>
              </w:rPr>
            </w:pPr>
            <w:ins w:id="666" w:author="Scarlett Taylor" w:date="2025-10-28T11:47:00Z" w16du:dateUtc="2025-10-28T04:47:00Z">
              <w:r w:rsidRPr="004E2216">
                <w:rPr>
                  <w:lang w:val="en-GB"/>
                </w:rPr>
                <w:t>0.880</w:t>
              </w:r>
            </w:ins>
            <w:del w:id="667" w:author="Scarlett Taylor" w:date="2025-10-28T11:47:00Z" w16du:dateUtc="2025-10-28T04:47:00Z">
              <w:r w:rsidR="003E1C2C" w:rsidRPr="00C715CC" w:rsidDel="004E2216">
                <w:rPr>
                  <w:lang w:val="en-GB"/>
                </w:rPr>
                <w:delText>0.891</w:delText>
              </w:r>
            </w:del>
          </w:p>
        </w:tc>
        <w:tc>
          <w:tcPr>
            <w:tcW w:w="922" w:type="dxa"/>
            <w:tcMar>
              <w:top w:w="100" w:type="dxa"/>
              <w:left w:w="100" w:type="dxa"/>
              <w:bottom w:w="100" w:type="dxa"/>
              <w:right w:w="100" w:type="dxa"/>
            </w:tcMar>
            <w:vAlign w:val="center"/>
          </w:tcPr>
          <w:p w14:paraId="0FE6675C" w14:textId="4785317A" w:rsidR="003E1C2C" w:rsidRPr="00C715CC" w:rsidRDefault="004E2216" w:rsidP="003E1C2C">
            <w:pPr>
              <w:jc w:val="center"/>
              <w:rPr>
                <w:lang w:val="en-GB"/>
              </w:rPr>
            </w:pPr>
            <w:ins w:id="668" w:author="Scarlett Taylor" w:date="2025-10-28T11:47:00Z" w16du:dateUtc="2025-10-28T04:47:00Z">
              <w:r w:rsidRPr="004E2216">
                <w:rPr>
                  <w:lang w:val="en-GB"/>
                </w:rPr>
                <w:t>0.120</w:t>
              </w:r>
            </w:ins>
            <w:del w:id="669" w:author="Scarlett Taylor" w:date="2025-10-28T11:47:00Z" w16du:dateUtc="2025-10-28T04:47:00Z">
              <w:r w:rsidR="003E1C2C" w:rsidRPr="00C715CC" w:rsidDel="004E2216">
                <w:rPr>
                  <w:lang w:val="en-GB"/>
                </w:rPr>
                <w:delText>0.109</w:delText>
              </w:r>
            </w:del>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4BF8AAE9" w:rsidR="003E1C2C" w:rsidRPr="00C715CC" w:rsidRDefault="004E2216" w:rsidP="003E1C2C">
            <w:pPr>
              <w:jc w:val="right"/>
              <w:rPr>
                <w:lang w:val="en-GB"/>
              </w:rPr>
            </w:pPr>
            <w:ins w:id="670" w:author="Scarlett Taylor" w:date="2025-10-28T11:48:00Z" w16du:dateUtc="2025-10-28T04:48:00Z">
              <w:r w:rsidRPr="004E2216">
                <w:rPr>
                  <w:lang w:val="en-GB"/>
                </w:rPr>
                <w:t>0.711</w:t>
              </w:r>
            </w:ins>
            <w:del w:id="671" w:author="Scarlett Taylor" w:date="2025-10-28T11:48:00Z" w16du:dateUtc="2025-10-28T04:48:00Z">
              <w:r w:rsidR="003E1C2C" w:rsidRPr="00C715CC" w:rsidDel="004E2216">
                <w:rPr>
                  <w:lang w:val="en-GB"/>
                </w:rPr>
                <w:delText>0.522</w:delText>
              </w:r>
            </w:del>
          </w:p>
        </w:tc>
        <w:tc>
          <w:tcPr>
            <w:tcW w:w="1748" w:type="dxa"/>
            <w:tcMar>
              <w:top w:w="100" w:type="dxa"/>
              <w:left w:w="100" w:type="dxa"/>
              <w:bottom w:w="100" w:type="dxa"/>
              <w:right w:w="100" w:type="dxa"/>
            </w:tcMar>
          </w:tcPr>
          <w:p w14:paraId="5E96C701" w14:textId="0BB4AF9D" w:rsidR="003E1C2C" w:rsidRPr="00C715CC" w:rsidRDefault="004E2216" w:rsidP="00EE4FC8">
            <w:pPr>
              <w:jc w:val="center"/>
              <w:rPr>
                <w:lang w:val="en-GB"/>
              </w:rPr>
            </w:pPr>
            <w:ins w:id="672" w:author="Scarlett Taylor" w:date="2025-10-28T11:48:00Z" w16du:dateUtc="2025-10-28T04:48:00Z">
              <w:r w:rsidRPr="004E2216">
                <w:rPr>
                  <w:lang w:val="en-GB"/>
                </w:rPr>
                <w:t>[–0.188, 1.610]</w:t>
              </w:r>
            </w:ins>
            <w:del w:id="673" w:author="Scarlett Taylor" w:date="2025-10-28T11:48:00Z" w16du:dateUtc="2025-10-28T04:48:00Z">
              <w:r w:rsidR="003E1C2C" w:rsidRPr="00C715CC" w:rsidDel="004E2216">
                <w:rPr>
                  <w:lang w:val="en-GB"/>
                </w:rPr>
                <w:delText>[–0.337, 1.420]</w:delText>
              </w:r>
            </w:del>
          </w:p>
        </w:tc>
        <w:tc>
          <w:tcPr>
            <w:tcW w:w="922" w:type="dxa"/>
            <w:tcMar>
              <w:top w:w="100" w:type="dxa"/>
              <w:left w:w="100" w:type="dxa"/>
              <w:bottom w:w="100" w:type="dxa"/>
              <w:right w:w="100" w:type="dxa"/>
            </w:tcMar>
            <w:vAlign w:val="center"/>
          </w:tcPr>
          <w:p w14:paraId="595D4C2D" w14:textId="0979A271" w:rsidR="003E1C2C" w:rsidRPr="00C715CC" w:rsidRDefault="004E2216" w:rsidP="003E1C2C">
            <w:pPr>
              <w:jc w:val="center"/>
              <w:rPr>
                <w:lang w:val="en-GB"/>
              </w:rPr>
            </w:pPr>
            <w:ins w:id="674" w:author="Scarlett Taylor" w:date="2025-10-28T11:48:00Z" w16du:dateUtc="2025-10-28T04:48:00Z">
              <w:r w:rsidRPr="004E2216">
                <w:rPr>
                  <w:lang w:val="en-GB"/>
                </w:rPr>
                <w:t>0.945</w:t>
              </w:r>
            </w:ins>
            <w:del w:id="675" w:author="Scarlett Taylor" w:date="2025-10-28T11:48:00Z" w16du:dateUtc="2025-10-28T04:48:00Z">
              <w:r w:rsidR="003E1C2C" w:rsidRPr="00C715CC" w:rsidDel="004E2216">
                <w:rPr>
                  <w:lang w:val="en-GB"/>
                </w:rPr>
                <w:delText>0.897</w:delText>
              </w:r>
            </w:del>
          </w:p>
        </w:tc>
        <w:tc>
          <w:tcPr>
            <w:tcW w:w="922" w:type="dxa"/>
            <w:tcMar>
              <w:top w:w="100" w:type="dxa"/>
              <w:left w:w="100" w:type="dxa"/>
              <w:bottom w:w="100" w:type="dxa"/>
              <w:right w:w="100" w:type="dxa"/>
            </w:tcMar>
            <w:vAlign w:val="center"/>
          </w:tcPr>
          <w:p w14:paraId="6B4039E1" w14:textId="4868FAC6" w:rsidR="003E1C2C" w:rsidRPr="00C715CC" w:rsidRDefault="004E2216" w:rsidP="003E1C2C">
            <w:pPr>
              <w:jc w:val="center"/>
              <w:rPr>
                <w:lang w:val="en-GB"/>
              </w:rPr>
            </w:pPr>
            <w:ins w:id="676" w:author="Scarlett Taylor" w:date="2025-10-28T11:48:00Z" w16du:dateUtc="2025-10-28T04:48:00Z">
              <w:r w:rsidRPr="004E2216">
                <w:rPr>
                  <w:lang w:val="en-GB"/>
                </w:rPr>
                <w:t>0.055</w:t>
              </w:r>
            </w:ins>
            <w:del w:id="677" w:author="Scarlett Taylor" w:date="2025-10-28T11:48:00Z" w16du:dateUtc="2025-10-28T04:48:00Z">
              <w:r w:rsidR="003E1C2C" w:rsidRPr="00C715CC" w:rsidDel="004E2216">
                <w:rPr>
                  <w:lang w:val="en-GB"/>
                </w:rPr>
                <w:delText>0.103</w:delText>
              </w:r>
            </w:del>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46E2C84E" w:rsidR="003E1C2C" w:rsidRPr="00C715CC" w:rsidRDefault="004E2216" w:rsidP="00EE4FC8">
            <w:pPr>
              <w:jc w:val="right"/>
              <w:rPr>
                <w:lang w:val="en-GB"/>
              </w:rPr>
            </w:pPr>
            <w:ins w:id="678" w:author="Scarlett Taylor" w:date="2025-10-28T11:50:00Z" w16du:dateUtc="2025-10-28T04:50:00Z">
              <w:r w:rsidRPr="004E2216">
                <w:rPr>
                  <w:lang w:val="en-GB"/>
                </w:rPr>
                <w:t>0.077</w:t>
              </w:r>
            </w:ins>
            <w:del w:id="679" w:author="Scarlett Taylor" w:date="2025-10-28T11:50:00Z" w16du:dateUtc="2025-10-28T04:50:00Z">
              <w:r w:rsidR="003E1C2C" w:rsidRPr="00C715CC" w:rsidDel="004E2216">
                <w:rPr>
                  <w:lang w:val="en-GB"/>
                </w:rPr>
                <w:delText>0.006</w:delText>
              </w:r>
            </w:del>
          </w:p>
        </w:tc>
        <w:tc>
          <w:tcPr>
            <w:tcW w:w="1748" w:type="dxa"/>
            <w:tcMar>
              <w:top w:w="100" w:type="dxa"/>
              <w:left w:w="100" w:type="dxa"/>
              <w:bottom w:w="100" w:type="dxa"/>
              <w:right w:w="100" w:type="dxa"/>
            </w:tcMar>
          </w:tcPr>
          <w:p w14:paraId="751B6254" w14:textId="6E37AE8A" w:rsidR="003E1C2C" w:rsidRPr="00C715CC" w:rsidRDefault="004E2216" w:rsidP="00EE4FC8">
            <w:pPr>
              <w:jc w:val="center"/>
              <w:rPr>
                <w:lang w:val="en-GB"/>
              </w:rPr>
            </w:pPr>
            <w:ins w:id="680" w:author="Scarlett Taylor" w:date="2025-10-28T11:50:00Z" w16du:dateUtc="2025-10-28T04:50:00Z">
              <w:r w:rsidRPr="004E2216">
                <w:rPr>
                  <w:lang w:val="en-GB"/>
                </w:rPr>
                <w:t>[–0.857, 0.994]</w:t>
              </w:r>
            </w:ins>
            <w:del w:id="681" w:author="Scarlett Taylor" w:date="2025-10-28T11:50:00Z" w16du:dateUtc="2025-10-28T04:50:00Z">
              <w:r w:rsidR="003E1C2C" w:rsidRPr="00C715CC" w:rsidDel="004E2216">
                <w:rPr>
                  <w:lang w:val="en-GB"/>
                </w:rPr>
                <w:delText>[–0.733, 0.738]</w:delText>
              </w:r>
            </w:del>
          </w:p>
        </w:tc>
        <w:tc>
          <w:tcPr>
            <w:tcW w:w="922" w:type="dxa"/>
            <w:tcMar>
              <w:top w:w="100" w:type="dxa"/>
              <w:left w:w="100" w:type="dxa"/>
              <w:bottom w:w="100" w:type="dxa"/>
              <w:right w:w="100" w:type="dxa"/>
            </w:tcMar>
          </w:tcPr>
          <w:p w14:paraId="36982CAC" w14:textId="0700477D" w:rsidR="003E1C2C" w:rsidRPr="00C715CC" w:rsidRDefault="004E2216" w:rsidP="00EE4FC8">
            <w:pPr>
              <w:jc w:val="center"/>
              <w:rPr>
                <w:lang w:val="en-GB"/>
              </w:rPr>
            </w:pPr>
            <w:ins w:id="682" w:author="Scarlett Taylor" w:date="2025-10-28T11:51:00Z" w16du:dateUtc="2025-10-28T04:51:00Z">
              <w:r w:rsidRPr="004E2216">
                <w:rPr>
                  <w:lang w:val="en-GB"/>
                </w:rPr>
                <w:t>0.574</w:t>
              </w:r>
            </w:ins>
            <w:del w:id="683" w:author="Scarlett Taylor" w:date="2025-10-28T11:51:00Z" w16du:dateUtc="2025-10-28T04:51:00Z">
              <w:r w:rsidR="003E1C2C" w:rsidRPr="00C715CC" w:rsidDel="004E2216">
                <w:rPr>
                  <w:lang w:val="en-GB"/>
                </w:rPr>
                <w:delText>0.507</w:delText>
              </w:r>
            </w:del>
          </w:p>
        </w:tc>
        <w:tc>
          <w:tcPr>
            <w:tcW w:w="922" w:type="dxa"/>
            <w:tcMar>
              <w:top w:w="100" w:type="dxa"/>
              <w:left w:w="100" w:type="dxa"/>
              <w:bottom w:w="100" w:type="dxa"/>
              <w:right w:w="100" w:type="dxa"/>
            </w:tcMar>
          </w:tcPr>
          <w:p w14:paraId="06F69B94" w14:textId="40999191" w:rsidR="003E1C2C" w:rsidRPr="00C715CC" w:rsidRDefault="004E2216" w:rsidP="00EE4FC8">
            <w:pPr>
              <w:jc w:val="center"/>
              <w:rPr>
                <w:lang w:val="en-GB"/>
              </w:rPr>
            </w:pPr>
            <w:ins w:id="684" w:author="Scarlett Taylor" w:date="2025-10-28T11:51:00Z" w16du:dateUtc="2025-10-28T04:51:00Z">
              <w:r w:rsidRPr="004E2216">
                <w:rPr>
                  <w:lang w:val="en-GB"/>
                </w:rPr>
                <w:t>0.426</w:t>
              </w:r>
            </w:ins>
            <w:del w:id="685" w:author="Scarlett Taylor" w:date="2025-10-28T11:51:00Z" w16du:dateUtc="2025-10-28T04:51:00Z">
              <w:r w:rsidR="003E1C2C" w:rsidRPr="00C715CC" w:rsidDel="004E2216">
                <w:rPr>
                  <w:lang w:val="en-GB"/>
                </w:rPr>
                <w:delText>0.493</w:delText>
              </w:r>
            </w:del>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CE44345" w:rsidR="003E1C2C" w:rsidRPr="00C715CC" w:rsidRDefault="004E2216" w:rsidP="003E1C2C">
            <w:pPr>
              <w:jc w:val="right"/>
              <w:rPr>
                <w:lang w:val="en-GB"/>
              </w:rPr>
            </w:pPr>
            <w:ins w:id="686" w:author="Scarlett Taylor" w:date="2025-10-28T11:51:00Z" w16du:dateUtc="2025-10-28T04:51:00Z">
              <w:r w:rsidRPr="004E2216">
                <w:rPr>
                  <w:lang w:val="en-GB"/>
                </w:rPr>
                <w:t>0.514</w:t>
              </w:r>
            </w:ins>
            <w:del w:id="687" w:author="Scarlett Taylor" w:date="2025-10-28T11:51:00Z" w16du:dateUtc="2025-10-28T04:51:00Z">
              <w:r w:rsidR="003E1C2C" w:rsidRPr="00C715CC" w:rsidDel="004E2216">
                <w:rPr>
                  <w:lang w:val="en-GB"/>
                </w:rPr>
                <w:delText>0.447</w:delText>
              </w:r>
            </w:del>
          </w:p>
        </w:tc>
        <w:tc>
          <w:tcPr>
            <w:tcW w:w="1748" w:type="dxa"/>
            <w:tcMar>
              <w:top w:w="100" w:type="dxa"/>
              <w:left w:w="100" w:type="dxa"/>
              <w:bottom w:w="100" w:type="dxa"/>
              <w:right w:w="100" w:type="dxa"/>
            </w:tcMar>
          </w:tcPr>
          <w:p w14:paraId="69E304C7" w14:textId="77D00154" w:rsidR="003E1C2C" w:rsidRPr="00C715CC" w:rsidRDefault="004E2216" w:rsidP="00EE4FC8">
            <w:pPr>
              <w:jc w:val="center"/>
              <w:rPr>
                <w:lang w:val="en-GB"/>
              </w:rPr>
            </w:pPr>
            <w:ins w:id="688" w:author="Scarlett Taylor" w:date="2025-10-28T11:51:00Z" w16du:dateUtc="2025-10-28T04:51:00Z">
              <w:r w:rsidRPr="004E2216">
                <w:rPr>
                  <w:lang w:val="en-GB"/>
                </w:rPr>
                <w:t>[–1.340, 2.380]</w:t>
              </w:r>
            </w:ins>
            <w:del w:id="689" w:author="Scarlett Taylor" w:date="2025-10-28T11:51:00Z" w16du:dateUtc="2025-10-28T04:51:00Z">
              <w:r w:rsidR="003E1C2C" w:rsidRPr="00C715CC" w:rsidDel="004E2216">
                <w:rPr>
                  <w:lang w:val="en-GB"/>
                </w:rPr>
                <w:delText>[–1.070, 1.990]</w:delText>
              </w:r>
            </w:del>
          </w:p>
        </w:tc>
        <w:tc>
          <w:tcPr>
            <w:tcW w:w="922" w:type="dxa"/>
            <w:tcMar>
              <w:top w:w="100" w:type="dxa"/>
              <w:left w:w="100" w:type="dxa"/>
              <w:bottom w:w="100" w:type="dxa"/>
              <w:right w:w="100" w:type="dxa"/>
            </w:tcMar>
            <w:vAlign w:val="center"/>
          </w:tcPr>
          <w:p w14:paraId="453B3ACE" w14:textId="1CAAB4A5" w:rsidR="003E1C2C" w:rsidRPr="00C715CC" w:rsidRDefault="004E2216" w:rsidP="003E1C2C">
            <w:pPr>
              <w:jc w:val="center"/>
              <w:rPr>
                <w:lang w:val="en-GB"/>
              </w:rPr>
            </w:pPr>
            <w:ins w:id="690" w:author="Scarlett Taylor" w:date="2025-10-28T11:51:00Z" w16du:dateUtc="2025-10-28T04:51:00Z">
              <w:r w:rsidRPr="004E2216">
                <w:rPr>
                  <w:lang w:val="en-GB"/>
                </w:rPr>
                <w:t>0.714</w:t>
              </w:r>
            </w:ins>
            <w:del w:id="691" w:author="Scarlett Taylor" w:date="2025-10-28T11:51:00Z" w16du:dateUtc="2025-10-28T04:51:00Z">
              <w:r w:rsidR="003E1C2C" w:rsidRPr="00C715CC" w:rsidDel="004E2216">
                <w:rPr>
                  <w:lang w:val="en-GB"/>
                </w:rPr>
                <w:delText>0.738</w:delText>
              </w:r>
            </w:del>
          </w:p>
        </w:tc>
        <w:tc>
          <w:tcPr>
            <w:tcW w:w="922" w:type="dxa"/>
            <w:tcMar>
              <w:top w:w="100" w:type="dxa"/>
              <w:left w:w="100" w:type="dxa"/>
              <w:bottom w:w="100" w:type="dxa"/>
              <w:right w:w="100" w:type="dxa"/>
            </w:tcMar>
            <w:vAlign w:val="center"/>
          </w:tcPr>
          <w:p w14:paraId="0C4BDBFD" w14:textId="0F37193F" w:rsidR="003E1C2C" w:rsidRPr="00C715CC" w:rsidRDefault="004E2216" w:rsidP="003E1C2C">
            <w:pPr>
              <w:jc w:val="center"/>
              <w:rPr>
                <w:lang w:val="en-GB"/>
              </w:rPr>
            </w:pPr>
            <w:ins w:id="692" w:author="Scarlett Taylor" w:date="2025-10-28T11:51:00Z" w16du:dateUtc="2025-10-28T04:51:00Z">
              <w:r w:rsidRPr="004E2216">
                <w:rPr>
                  <w:lang w:val="en-GB"/>
                </w:rPr>
                <w:t>0.286</w:t>
              </w:r>
            </w:ins>
            <w:del w:id="693" w:author="Scarlett Taylor" w:date="2025-10-28T11:51:00Z" w16du:dateUtc="2025-10-28T04:51:00Z">
              <w:r w:rsidR="003E1C2C" w:rsidRPr="00C715CC" w:rsidDel="004E2216">
                <w:rPr>
                  <w:lang w:val="en-GB"/>
                </w:rPr>
                <w:delText>0.262</w:delText>
              </w:r>
            </w:del>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0F5EBD61" w:rsidR="003E1C2C" w:rsidRPr="00C715CC" w:rsidRDefault="004E2216" w:rsidP="003E1C2C">
            <w:pPr>
              <w:jc w:val="right"/>
              <w:rPr>
                <w:lang w:val="en-GB"/>
              </w:rPr>
            </w:pPr>
            <w:ins w:id="694" w:author="Scarlett Taylor" w:date="2025-10-28T11:51:00Z" w16du:dateUtc="2025-10-28T04:51:00Z">
              <w:r w:rsidRPr="004E2216">
                <w:rPr>
                  <w:lang w:val="en-GB"/>
                </w:rPr>
                <w:t>1.190</w:t>
              </w:r>
            </w:ins>
            <w:del w:id="695" w:author="Scarlett Taylor" w:date="2025-10-28T11:51:00Z" w16du:dateUtc="2025-10-28T04:51:00Z">
              <w:r w:rsidR="003E1C2C" w:rsidRPr="00C715CC" w:rsidDel="004E2216">
                <w:rPr>
                  <w:lang w:val="en-GB"/>
                </w:rPr>
                <w:delText>1.100</w:delText>
              </w:r>
            </w:del>
          </w:p>
        </w:tc>
        <w:tc>
          <w:tcPr>
            <w:tcW w:w="1748" w:type="dxa"/>
            <w:tcMar>
              <w:top w:w="100" w:type="dxa"/>
              <w:left w:w="100" w:type="dxa"/>
              <w:bottom w:w="100" w:type="dxa"/>
              <w:right w:w="100" w:type="dxa"/>
            </w:tcMar>
          </w:tcPr>
          <w:p w14:paraId="6B3A028D" w14:textId="7E84DD84" w:rsidR="003E1C2C" w:rsidRPr="00C715CC" w:rsidRDefault="004E2216" w:rsidP="00EE4FC8">
            <w:pPr>
              <w:jc w:val="center"/>
              <w:rPr>
                <w:lang w:val="en-GB"/>
              </w:rPr>
            </w:pPr>
            <w:ins w:id="696" w:author="Scarlett Taylor" w:date="2025-10-28T11:52:00Z" w16du:dateUtc="2025-10-28T04:52:00Z">
              <w:r w:rsidRPr="004E2216">
                <w:rPr>
                  <w:lang w:val="en-GB"/>
                </w:rPr>
                <w:t>[–0.345, 2.700]</w:t>
              </w:r>
            </w:ins>
            <w:del w:id="697" w:author="Scarlett Taylor" w:date="2025-10-28T11:52:00Z" w16du:dateUtc="2025-10-28T04:52:00Z">
              <w:r w:rsidR="003E1C2C" w:rsidRPr="00C715CC" w:rsidDel="004E2216">
                <w:rPr>
                  <w:lang w:val="en-GB"/>
                </w:rPr>
                <w:delText>[–0.346, 2.580]</w:delText>
              </w:r>
            </w:del>
          </w:p>
        </w:tc>
        <w:tc>
          <w:tcPr>
            <w:tcW w:w="922" w:type="dxa"/>
            <w:tcMar>
              <w:top w:w="100" w:type="dxa"/>
              <w:left w:w="100" w:type="dxa"/>
              <w:bottom w:w="100" w:type="dxa"/>
              <w:right w:w="100" w:type="dxa"/>
            </w:tcMar>
            <w:vAlign w:val="center"/>
          </w:tcPr>
          <w:p w14:paraId="2B80C6D2" w14:textId="72832C4F" w:rsidR="003E1C2C" w:rsidRPr="00C715CC" w:rsidRDefault="004E2216" w:rsidP="003E1C2C">
            <w:pPr>
              <w:jc w:val="center"/>
              <w:rPr>
                <w:lang w:val="en-GB"/>
              </w:rPr>
            </w:pPr>
            <w:ins w:id="698" w:author="Scarlett Taylor" w:date="2025-10-28T11:52:00Z" w16du:dateUtc="2025-10-28T04:52:00Z">
              <w:r w:rsidRPr="004E2216">
                <w:rPr>
                  <w:lang w:val="en-GB"/>
                </w:rPr>
                <w:t>0.940</w:t>
              </w:r>
            </w:ins>
            <w:del w:id="699" w:author="Scarlett Taylor" w:date="2025-10-28T11:52:00Z" w16du:dateUtc="2025-10-28T04:52:00Z">
              <w:r w:rsidR="003E1C2C" w:rsidRPr="00C715CC" w:rsidDel="004E2216">
                <w:rPr>
                  <w:lang w:val="en-GB"/>
                </w:rPr>
                <w:delText>0.939</w:delText>
              </w:r>
            </w:del>
          </w:p>
        </w:tc>
        <w:tc>
          <w:tcPr>
            <w:tcW w:w="922" w:type="dxa"/>
            <w:tcMar>
              <w:top w:w="100" w:type="dxa"/>
              <w:left w:w="100" w:type="dxa"/>
              <w:bottom w:w="100" w:type="dxa"/>
              <w:right w:w="100" w:type="dxa"/>
            </w:tcMar>
            <w:vAlign w:val="center"/>
          </w:tcPr>
          <w:p w14:paraId="065839D7" w14:textId="25DFE281" w:rsidR="003E1C2C" w:rsidRPr="00C715CC" w:rsidRDefault="004E2216" w:rsidP="003E1C2C">
            <w:pPr>
              <w:jc w:val="center"/>
              <w:rPr>
                <w:lang w:val="en-GB"/>
              </w:rPr>
            </w:pPr>
            <w:ins w:id="700" w:author="Scarlett Taylor" w:date="2025-10-28T11:52:00Z" w16du:dateUtc="2025-10-28T04:52:00Z">
              <w:r w:rsidRPr="004E2216">
                <w:rPr>
                  <w:lang w:val="en-GB"/>
                </w:rPr>
                <w:t>0.060</w:t>
              </w:r>
            </w:ins>
            <w:del w:id="701" w:author="Scarlett Taylor" w:date="2025-10-28T11:52:00Z" w16du:dateUtc="2025-10-28T04:52:00Z">
              <w:r w:rsidR="003E1C2C" w:rsidRPr="00C715CC" w:rsidDel="004E2216">
                <w:rPr>
                  <w:lang w:val="en-GB"/>
                </w:rPr>
                <w:delText>0.061</w:delText>
              </w:r>
            </w:del>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2BC86434" w:rsidR="003E1C2C" w:rsidRPr="00C715CC" w:rsidRDefault="004E2216" w:rsidP="00EE4FC8">
            <w:pPr>
              <w:jc w:val="right"/>
              <w:rPr>
                <w:lang w:val="en-GB"/>
              </w:rPr>
            </w:pPr>
            <w:ins w:id="702" w:author="Scarlett Taylor" w:date="2025-10-28T11:52:00Z" w16du:dateUtc="2025-10-28T04:52:00Z">
              <w:r w:rsidRPr="004E2216">
                <w:rPr>
                  <w:lang w:val="en-GB"/>
                </w:rPr>
                <w:t>0.668</w:t>
              </w:r>
            </w:ins>
            <w:del w:id="703" w:author="Scarlett Taylor" w:date="2025-10-28T11:52:00Z" w16du:dateUtc="2025-10-28T04:52:00Z">
              <w:r w:rsidR="003E1C2C" w:rsidRPr="00C715CC" w:rsidDel="004E2216">
                <w:rPr>
                  <w:lang w:val="en-GB"/>
                </w:rPr>
                <w:delText>0.642</w:delText>
              </w:r>
            </w:del>
          </w:p>
        </w:tc>
        <w:tc>
          <w:tcPr>
            <w:tcW w:w="1748" w:type="dxa"/>
            <w:tcMar>
              <w:top w:w="100" w:type="dxa"/>
              <w:left w:w="100" w:type="dxa"/>
              <w:bottom w:w="100" w:type="dxa"/>
              <w:right w:w="100" w:type="dxa"/>
            </w:tcMar>
          </w:tcPr>
          <w:p w14:paraId="457A13B6" w14:textId="5A21DCDA" w:rsidR="003E1C2C" w:rsidRPr="00C715CC" w:rsidRDefault="004E2216" w:rsidP="00EE4FC8">
            <w:pPr>
              <w:jc w:val="center"/>
              <w:rPr>
                <w:lang w:val="en-GB"/>
              </w:rPr>
            </w:pPr>
            <w:ins w:id="704" w:author="Scarlett Taylor" w:date="2025-10-28T11:52:00Z" w16du:dateUtc="2025-10-28T04:52:00Z">
              <w:r w:rsidRPr="004E2216">
                <w:rPr>
                  <w:lang w:val="en-GB"/>
                </w:rPr>
                <w:t>[–0.865, 2.200]</w:t>
              </w:r>
            </w:ins>
            <w:del w:id="705" w:author="Scarlett Taylor" w:date="2025-10-28T11:52:00Z" w16du:dateUtc="2025-10-28T04:52:00Z">
              <w:r w:rsidR="003E1C2C" w:rsidRPr="00C715CC" w:rsidDel="004E2216">
                <w:rPr>
                  <w:lang w:val="en-GB"/>
                </w:rPr>
                <w:delText>[–0.616, 1.980]</w:delText>
              </w:r>
            </w:del>
          </w:p>
        </w:tc>
        <w:tc>
          <w:tcPr>
            <w:tcW w:w="922" w:type="dxa"/>
            <w:tcMar>
              <w:top w:w="100" w:type="dxa"/>
              <w:left w:w="100" w:type="dxa"/>
              <w:bottom w:w="100" w:type="dxa"/>
              <w:right w:w="100" w:type="dxa"/>
            </w:tcMar>
          </w:tcPr>
          <w:p w14:paraId="77530AED" w14:textId="79AC5BAD" w:rsidR="003E1C2C" w:rsidRPr="00C715CC" w:rsidRDefault="004E2216" w:rsidP="00EE4FC8">
            <w:pPr>
              <w:jc w:val="center"/>
              <w:rPr>
                <w:lang w:val="en-GB"/>
              </w:rPr>
            </w:pPr>
            <w:ins w:id="706" w:author="Scarlett Taylor" w:date="2025-10-28T11:52:00Z" w16du:dateUtc="2025-10-28T04:52:00Z">
              <w:r w:rsidRPr="004E2216">
                <w:rPr>
                  <w:lang w:val="en-GB"/>
                </w:rPr>
                <w:t>0.820</w:t>
              </w:r>
            </w:ins>
            <w:del w:id="707" w:author="Scarlett Taylor" w:date="2025-10-28T11:52:00Z" w16du:dateUtc="2025-10-28T04:52:00Z">
              <w:r w:rsidR="003E1C2C" w:rsidRPr="00C715CC" w:rsidDel="004E2216">
                <w:rPr>
                  <w:lang w:val="en-GB"/>
                </w:rPr>
                <w:delText>0.854</w:delText>
              </w:r>
            </w:del>
          </w:p>
        </w:tc>
        <w:tc>
          <w:tcPr>
            <w:tcW w:w="922" w:type="dxa"/>
            <w:tcMar>
              <w:top w:w="100" w:type="dxa"/>
              <w:left w:w="100" w:type="dxa"/>
              <w:bottom w:w="100" w:type="dxa"/>
              <w:right w:w="100" w:type="dxa"/>
            </w:tcMar>
          </w:tcPr>
          <w:p w14:paraId="47D70FD2" w14:textId="30C8610D" w:rsidR="003E1C2C" w:rsidRPr="00C715CC" w:rsidRDefault="004E2216" w:rsidP="00EE4FC8">
            <w:pPr>
              <w:jc w:val="center"/>
              <w:rPr>
                <w:lang w:val="en-GB"/>
              </w:rPr>
            </w:pPr>
            <w:ins w:id="708" w:author="Scarlett Taylor" w:date="2025-10-28T11:52:00Z" w16du:dateUtc="2025-10-28T04:52:00Z">
              <w:r w:rsidRPr="004E2216">
                <w:rPr>
                  <w:lang w:val="en-GB"/>
                </w:rPr>
                <w:t>0.180</w:t>
              </w:r>
            </w:ins>
            <w:del w:id="709" w:author="Scarlett Taylor" w:date="2025-10-28T11:52:00Z" w16du:dateUtc="2025-10-28T04:52:00Z">
              <w:r w:rsidR="003E1C2C" w:rsidRPr="00C715CC" w:rsidDel="004E2216">
                <w:rPr>
                  <w:lang w:val="en-GB"/>
                </w:rPr>
                <w:delText>0.146</w:delText>
              </w:r>
            </w:del>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13EF6FFA" w:rsidR="003E1C2C" w:rsidRPr="00C715CC" w:rsidRDefault="004E2216" w:rsidP="003E1C2C">
            <w:pPr>
              <w:jc w:val="right"/>
              <w:rPr>
                <w:lang w:val="en-GB"/>
              </w:rPr>
            </w:pPr>
            <w:ins w:id="710" w:author="Scarlett Taylor" w:date="2025-10-28T11:53:00Z" w16du:dateUtc="2025-10-28T04:53:00Z">
              <w:r w:rsidRPr="004E2216">
                <w:rPr>
                  <w:lang w:val="en-GB"/>
                </w:rPr>
                <w:t>–0.997</w:t>
              </w:r>
            </w:ins>
            <w:del w:id="711" w:author="Scarlett Taylor" w:date="2025-10-28T11:53:00Z" w16du:dateUtc="2025-10-28T04:53:00Z">
              <w:r w:rsidR="003E1C2C" w:rsidRPr="00C715CC" w:rsidDel="004E2216">
                <w:rPr>
                  <w:lang w:val="en-GB"/>
                </w:rPr>
                <w:delText>–0.855</w:delText>
              </w:r>
            </w:del>
          </w:p>
        </w:tc>
        <w:tc>
          <w:tcPr>
            <w:tcW w:w="1748" w:type="dxa"/>
            <w:tcMar>
              <w:top w:w="100" w:type="dxa"/>
              <w:left w:w="100" w:type="dxa"/>
              <w:bottom w:w="100" w:type="dxa"/>
              <w:right w:w="100" w:type="dxa"/>
            </w:tcMar>
          </w:tcPr>
          <w:p w14:paraId="23CE4599" w14:textId="12E00CCF" w:rsidR="003E1C2C" w:rsidRPr="00C715CC" w:rsidRDefault="004E2216" w:rsidP="00EE4FC8">
            <w:pPr>
              <w:jc w:val="center"/>
              <w:rPr>
                <w:lang w:val="en-GB"/>
              </w:rPr>
            </w:pPr>
            <w:ins w:id="712" w:author="Scarlett Taylor" w:date="2025-10-28T11:53:00Z" w16du:dateUtc="2025-10-28T04:53:00Z">
              <w:r w:rsidRPr="004E2216">
                <w:rPr>
                  <w:lang w:val="en-GB"/>
                </w:rPr>
                <w:t>[–2.510, 0.466]</w:t>
              </w:r>
            </w:ins>
            <w:del w:id="713" w:author="Scarlett Taylor" w:date="2025-10-28T11:53:00Z" w16du:dateUtc="2025-10-28T04:53:00Z">
              <w:r w:rsidR="003E1C2C" w:rsidRPr="00C715CC" w:rsidDel="004E2216">
                <w:rPr>
                  <w:lang w:val="en-GB"/>
                </w:rPr>
                <w:delText>[–2.100, 0.396]</w:delText>
              </w:r>
            </w:del>
          </w:p>
        </w:tc>
        <w:tc>
          <w:tcPr>
            <w:tcW w:w="922" w:type="dxa"/>
            <w:tcMar>
              <w:top w:w="100" w:type="dxa"/>
              <w:left w:w="100" w:type="dxa"/>
              <w:bottom w:w="100" w:type="dxa"/>
              <w:right w:w="100" w:type="dxa"/>
            </w:tcMar>
            <w:vAlign w:val="center"/>
          </w:tcPr>
          <w:p w14:paraId="3B50D43A" w14:textId="5FA8536D" w:rsidR="003E1C2C" w:rsidRPr="00C715CC" w:rsidRDefault="004E2216" w:rsidP="003E1C2C">
            <w:pPr>
              <w:jc w:val="center"/>
              <w:rPr>
                <w:lang w:val="en-GB"/>
              </w:rPr>
            </w:pPr>
            <w:ins w:id="714" w:author="Scarlett Taylor" w:date="2025-10-28T11:53:00Z" w16du:dateUtc="2025-10-28T04:53:00Z">
              <w:r w:rsidRPr="004E2216">
                <w:rPr>
                  <w:lang w:val="en-GB"/>
                </w:rPr>
                <w:t>0.077</w:t>
              </w:r>
            </w:ins>
            <w:del w:id="715" w:author="Scarlett Taylor" w:date="2025-10-28T11:53:00Z" w16du:dateUtc="2025-10-28T04:53:00Z">
              <w:r w:rsidR="003E1C2C" w:rsidRPr="00C715CC" w:rsidDel="004E2216">
                <w:rPr>
                  <w:lang w:val="en-GB"/>
                </w:rPr>
                <w:delText>0.079</w:delText>
              </w:r>
            </w:del>
          </w:p>
        </w:tc>
        <w:tc>
          <w:tcPr>
            <w:tcW w:w="922" w:type="dxa"/>
            <w:tcMar>
              <w:top w:w="100" w:type="dxa"/>
              <w:left w:w="100" w:type="dxa"/>
              <w:bottom w:w="100" w:type="dxa"/>
              <w:right w:w="100" w:type="dxa"/>
            </w:tcMar>
            <w:vAlign w:val="center"/>
          </w:tcPr>
          <w:p w14:paraId="26EA8026" w14:textId="7E197F8D" w:rsidR="003E1C2C" w:rsidRPr="00C715CC" w:rsidRDefault="004E2216" w:rsidP="003E1C2C">
            <w:pPr>
              <w:jc w:val="center"/>
              <w:rPr>
                <w:lang w:val="en-GB"/>
              </w:rPr>
            </w:pPr>
            <w:ins w:id="716" w:author="Scarlett Taylor" w:date="2025-10-28T11:53:00Z" w16du:dateUtc="2025-10-28T04:53:00Z">
              <w:r w:rsidRPr="004E2216">
                <w:rPr>
                  <w:lang w:val="en-GB"/>
                </w:rPr>
                <w:t>0.923</w:t>
              </w:r>
            </w:ins>
            <w:del w:id="717" w:author="Scarlett Taylor" w:date="2025-10-28T11:53:00Z" w16du:dateUtc="2025-10-28T04:53:00Z">
              <w:r w:rsidR="003E1C2C" w:rsidRPr="00C715CC" w:rsidDel="004E2216">
                <w:rPr>
                  <w:lang w:val="en-GB"/>
                </w:rPr>
                <w:delText>0.921</w:delText>
              </w:r>
            </w:del>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0300FE20" w:rsidR="003E1C2C" w:rsidRPr="00C715CC" w:rsidRDefault="004E2216" w:rsidP="003E1C2C">
            <w:pPr>
              <w:jc w:val="right"/>
              <w:rPr>
                <w:lang w:val="en-GB"/>
              </w:rPr>
            </w:pPr>
            <w:ins w:id="718" w:author="Scarlett Taylor" w:date="2025-10-28T11:53:00Z" w16du:dateUtc="2025-10-28T04:53:00Z">
              <w:r w:rsidRPr="004E2216">
                <w:rPr>
                  <w:lang w:val="en-GB"/>
                </w:rPr>
                <w:t>0.066</w:t>
              </w:r>
            </w:ins>
            <w:del w:id="719" w:author="Scarlett Taylor" w:date="2025-10-28T11:53:00Z" w16du:dateUtc="2025-10-28T04:53:00Z">
              <w:r w:rsidR="003E1C2C" w:rsidRPr="00C715CC" w:rsidDel="004E2216">
                <w:rPr>
                  <w:lang w:val="en-GB"/>
                </w:rPr>
                <w:delText>0.022</w:delText>
              </w:r>
            </w:del>
          </w:p>
        </w:tc>
        <w:tc>
          <w:tcPr>
            <w:tcW w:w="1748" w:type="dxa"/>
            <w:tcMar>
              <w:top w:w="100" w:type="dxa"/>
              <w:left w:w="100" w:type="dxa"/>
              <w:bottom w:w="100" w:type="dxa"/>
              <w:right w:w="100" w:type="dxa"/>
            </w:tcMar>
          </w:tcPr>
          <w:p w14:paraId="3A21E225" w14:textId="112EE7DD" w:rsidR="003E1C2C" w:rsidRPr="00C715CC" w:rsidRDefault="004E2216" w:rsidP="00EE4FC8">
            <w:pPr>
              <w:jc w:val="center"/>
              <w:rPr>
                <w:lang w:val="en-GB"/>
              </w:rPr>
            </w:pPr>
            <w:ins w:id="720" w:author="Scarlett Taylor" w:date="2025-10-28T11:53:00Z" w16du:dateUtc="2025-10-28T04:53:00Z">
              <w:r w:rsidRPr="004E2216">
                <w:rPr>
                  <w:lang w:val="en-GB"/>
                </w:rPr>
                <w:t>[–1.170, 1.250]</w:t>
              </w:r>
            </w:ins>
            <w:del w:id="721" w:author="Scarlett Taylor" w:date="2025-10-28T11:53:00Z" w16du:dateUtc="2025-10-28T04:53:00Z">
              <w:r w:rsidR="003E1C2C" w:rsidRPr="00C715CC" w:rsidDel="004E2216">
                <w:rPr>
                  <w:lang w:val="en-GB"/>
                </w:rPr>
                <w:delText>[–1.170, 1.160]</w:delText>
              </w:r>
            </w:del>
          </w:p>
        </w:tc>
        <w:tc>
          <w:tcPr>
            <w:tcW w:w="922" w:type="dxa"/>
            <w:tcMar>
              <w:top w:w="100" w:type="dxa"/>
              <w:left w:w="100" w:type="dxa"/>
              <w:bottom w:w="100" w:type="dxa"/>
              <w:right w:w="100" w:type="dxa"/>
            </w:tcMar>
            <w:vAlign w:val="center"/>
          </w:tcPr>
          <w:p w14:paraId="40ED6E92" w14:textId="6184A283" w:rsidR="003E1C2C" w:rsidRPr="00C715CC" w:rsidRDefault="004E2216" w:rsidP="003E1C2C">
            <w:pPr>
              <w:jc w:val="center"/>
              <w:rPr>
                <w:lang w:val="en-GB"/>
              </w:rPr>
            </w:pPr>
            <w:ins w:id="722" w:author="Scarlett Taylor" w:date="2025-10-28T11:53:00Z" w16du:dateUtc="2025-10-28T04:53:00Z">
              <w:r w:rsidRPr="004E2216">
                <w:rPr>
                  <w:lang w:val="en-GB"/>
                </w:rPr>
                <w:t>0.551</w:t>
              </w:r>
            </w:ins>
            <w:del w:id="723" w:author="Scarlett Taylor" w:date="2025-10-28T11:53:00Z" w16du:dateUtc="2025-10-28T04:53:00Z">
              <w:r w:rsidR="003E1C2C" w:rsidRPr="00C715CC" w:rsidDel="004E2216">
                <w:rPr>
                  <w:lang w:val="en-GB"/>
                </w:rPr>
                <w:delText>0.518</w:delText>
              </w:r>
            </w:del>
          </w:p>
        </w:tc>
        <w:tc>
          <w:tcPr>
            <w:tcW w:w="922" w:type="dxa"/>
            <w:tcMar>
              <w:top w:w="100" w:type="dxa"/>
              <w:left w:w="100" w:type="dxa"/>
              <w:bottom w:w="100" w:type="dxa"/>
              <w:right w:w="100" w:type="dxa"/>
            </w:tcMar>
            <w:vAlign w:val="center"/>
          </w:tcPr>
          <w:p w14:paraId="6FB7BBAA" w14:textId="16C84A52" w:rsidR="003E1C2C" w:rsidRPr="00C715CC" w:rsidRDefault="004E2216" w:rsidP="003E1C2C">
            <w:pPr>
              <w:jc w:val="center"/>
              <w:rPr>
                <w:lang w:val="en-GB"/>
              </w:rPr>
            </w:pPr>
            <w:ins w:id="724" w:author="Scarlett Taylor" w:date="2025-10-28T11:53:00Z" w16du:dateUtc="2025-10-28T04:53:00Z">
              <w:r w:rsidRPr="004E2216">
                <w:rPr>
                  <w:lang w:val="en-GB"/>
                </w:rPr>
                <w:t>0.449</w:t>
              </w:r>
            </w:ins>
            <w:del w:id="725" w:author="Scarlett Taylor" w:date="2025-10-28T11:53:00Z" w16du:dateUtc="2025-10-28T04:53:00Z">
              <w:r w:rsidR="003E1C2C" w:rsidRPr="00C715CC" w:rsidDel="004E2216">
                <w:rPr>
                  <w:lang w:val="en-GB"/>
                </w:rPr>
                <w:delText>0.482</w:delText>
              </w:r>
            </w:del>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5A2612FA" w:rsidR="003E1C2C" w:rsidRPr="00C715CC" w:rsidRDefault="004E2216" w:rsidP="003E1C2C">
            <w:pPr>
              <w:jc w:val="right"/>
              <w:rPr>
                <w:lang w:val="en-GB"/>
              </w:rPr>
            </w:pPr>
            <w:ins w:id="726" w:author="Scarlett Taylor" w:date="2025-10-28T11:53:00Z" w16du:dateUtc="2025-10-28T04:53:00Z">
              <w:r w:rsidRPr="004E2216">
                <w:rPr>
                  <w:lang w:val="en-GB"/>
                </w:rPr>
                <w:t>1.060</w:t>
              </w:r>
            </w:ins>
            <w:del w:id="727" w:author="Scarlett Taylor" w:date="2025-10-28T11:53:00Z" w16du:dateUtc="2025-10-28T04:53:00Z">
              <w:r w:rsidR="003E1C2C" w:rsidRPr="00C715CC" w:rsidDel="004E2216">
                <w:rPr>
                  <w:lang w:val="en-GB"/>
                </w:rPr>
                <w:delText>0.880</w:delText>
              </w:r>
            </w:del>
          </w:p>
        </w:tc>
        <w:tc>
          <w:tcPr>
            <w:tcW w:w="1748" w:type="dxa"/>
            <w:tcBorders>
              <w:bottom w:val="single" w:sz="8" w:space="0" w:color="000000"/>
            </w:tcBorders>
            <w:tcMar>
              <w:top w:w="100" w:type="dxa"/>
              <w:left w:w="100" w:type="dxa"/>
              <w:bottom w:w="100" w:type="dxa"/>
              <w:right w:w="100" w:type="dxa"/>
            </w:tcMar>
          </w:tcPr>
          <w:p w14:paraId="3209FDBA" w14:textId="7392A076" w:rsidR="003E1C2C" w:rsidRPr="00C715CC" w:rsidRDefault="004E2216" w:rsidP="00EE4FC8">
            <w:pPr>
              <w:jc w:val="center"/>
              <w:rPr>
                <w:lang w:val="en-GB"/>
              </w:rPr>
            </w:pPr>
            <w:ins w:id="728" w:author="Scarlett Taylor" w:date="2025-10-28T11:53:00Z" w16du:dateUtc="2025-10-28T04:53:00Z">
              <w:r w:rsidRPr="004E2216">
                <w:rPr>
                  <w:lang w:val="en-GB"/>
                </w:rPr>
                <w:t>[–0.175, 2.340]</w:t>
              </w:r>
            </w:ins>
            <w:del w:id="729" w:author="Scarlett Taylor" w:date="2025-10-28T11:53:00Z" w16du:dateUtc="2025-10-28T04:53:00Z">
              <w:r w:rsidR="003E1C2C" w:rsidRPr="00C715CC" w:rsidDel="004E2216">
                <w:rPr>
                  <w:lang w:val="en-GB"/>
                </w:rPr>
                <w:delText>[–0.141, 1.860]</w:delText>
              </w:r>
            </w:del>
          </w:p>
        </w:tc>
        <w:tc>
          <w:tcPr>
            <w:tcW w:w="922" w:type="dxa"/>
            <w:tcBorders>
              <w:bottom w:val="single" w:sz="8" w:space="0" w:color="000000"/>
            </w:tcBorders>
            <w:tcMar>
              <w:top w:w="100" w:type="dxa"/>
              <w:left w:w="100" w:type="dxa"/>
              <w:bottom w:w="100" w:type="dxa"/>
              <w:right w:w="100" w:type="dxa"/>
            </w:tcMar>
            <w:vAlign w:val="center"/>
          </w:tcPr>
          <w:p w14:paraId="445784AA" w14:textId="22A605B3" w:rsidR="003E1C2C" w:rsidRPr="00C715CC" w:rsidRDefault="004E2216" w:rsidP="003E1C2C">
            <w:pPr>
              <w:jc w:val="center"/>
              <w:rPr>
                <w:lang w:val="en-GB"/>
              </w:rPr>
            </w:pPr>
            <w:ins w:id="730" w:author="Scarlett Taylor" w:date="2025-10-28T11:54:00Z" w16du:dateUtc="2025-10-28T04:54:00Z">
              <w:r w:rsidRPr="004E2216">
                <w:rPr>
                  <w:lang w:val="en-GB"/>
                </w:rPr>
                <w:t>0.956</w:t>
              </w:r>
            </w:ins>
            <w:del w:id="731" w:author="Scarlett Taylor" w:date="2025-10-28T11:54:00Z" w16du:dateUtc="2025-10-28T04:54:00Z">
              <w:r w:rsidR="003E1C2C" w:rsidRPr="00C715CC" w:rsidDel="004E2216">
                <w:rPr>
                  <w:lang w:val="en-GB"/>
                </w:rPr>
                <w:delText>0.960</w:delText>
              </w:r>
            </w:del>
          </w:p>
        </w:tc>
        <w:tc>
          <w:tcPr>
            <w:tcW w:w="922" w:type="dxa"/>
            <w:tcBorders>
              <w:bottom w:val="single" w:sz="8" w:space="0" w:color="000000"/>
            </w:tcBorders>
            <w:tcMar>
              <w:top w:w="100" w:type="dxa"/>
              <w:left w:w="100" w:type="dxa"/>
              <w:bottom w:w="100" w:type="dxa"/>
              <w:right w:w="100" w:type="dxa"/>
            </w:tcMar>
            <w:vAlign w:val="center"/>
          </w:tcPr>
          <w:p w14:paraId="6C893B28" w14:textId="72BB4AB9" w:rsidR="003E1C2C" w:rsidRPr="00C715CC" w:rsidRDefault="004E2216" w:rsidP="003E1C2C">
            <w:pPr>
              <w:jc w:val="center"/>
              <w:rPr>
                <w:lang w:val="en-GB"/>
              </w:rPr>
            </w:pPr>
            <w:ins w:id="732" w:author="Scarlett Taylor" w:date="2025-10-28T11:54:00Z" w16du:dateUtc="2025-10-28T04:54:00Z">
              <w:r w:rsidRPr="004E2216">
                <w:rPr>
                  <w:lang w:val="en-GB"/>
                </w:rPr>
                <w:t>0.044</w:t>
              </w:r>
            </w:ins>
            <w:del w:id="733" w:author="Scarlett Taylor" w:date="2025-10-28T11:54:00Z" w16du:dateUtc="2025-10-28T04:54:00Z">
              <w:r w:rsidR="003E1C2C" w:rsidRPr="00C715CC" w:rsidDel="004E2216">
                <w:rPr>
                  <w:lang w:val="en-GB"/>
                </w:rPr>
                <w:delText>0.041</w:delText>
              </w:r>
            </w:del>
          </w:p>
        </w:tc>
      </w:tr>
    </w:tbl>
    <w:p w14:paraId="4DF80F27" w14:textId="1DAF965C" w:rsidR="00C57308" w:rsidRPr="00C715CC" w:rsidRDefault="00000000">
      <w:pPr>
        <w:spacing w:line="276" w:lineRule="auto"/>
        <w:rPr>
          <w:lang w:val="en-GB"/>
        </w:rPr>
      </w:pPr>
      <w:r w:rsidRPr="00C715CC">
        <w:rPr>
          <w:lang w:val="en-GB"/>
        </w:rPr>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16FAF41E" w:rsidR="00087EAF" w:rsidRPr="00C715CC" w:rsidRDefault="00815C46" w:rsidP="00564D8C">
            <w:pPr>
              <w:jc w:val="right"/>
              <w:rPr>
                <w:lang w:val="en-GB"/>
              </w:rPr>
            </w:pPr>
            <w:ins w:id="734" w:author="Scarlett Taylor" w:date="2025-10-28T11:34:00Z" w16du:dateUtc="2025-10-28T04:34:00Z">
              <w:r w:rsidRPr="00815C46">
                <w:rPr>
                  <w:lang w:val="en-GB"/>
                </w:rPr>
                <w:t>0.793</w:t>
              </w:r>
            </w:ins>
            <w:del w:id="735" w:author="Scarlett Taylor" w:date="2025-10-28T11:34:00Z" w16du:dateUtc="2025-10-28T04:34:00Z">
              <w:r w:rsidR="00087EAF" w:rsidRPr="00C715CC" w:rsidDel="00815C46">
                <w:rPr>
                  <w:lang w:val="en-GB"/>
                </w:rPr>
                <w:delText>0.674</w:delText>
              </w:r>
            </w:del>
          </w:p>
        </w:tc>
        <w:tc>
          <w:tcPr>
            <w:tcW w:w="1753" w:type="dxa"/>
            <w:tcBorders>
              <w:top w:val="single" w:sz="12" w:space="0" w:color="000000"/>
            </w:tcBorders>
            <w:tcMar>
              <w:top w:w="100" w:type="dxa"/>
              <w:left w:w="100" w:type="dxa"/>
              <w:bottom w:w="100" w:type="dxa"/>
              <w:right w:w="100" w:type="dxa"/>
            </w:tcMar>
          </w:tcPr>
          <w:p w14:paraId="3A665604" w14:textId="5E7CF348" w:rsidR="00087EAF" w:rsidRPr="00C715CC" w:rsidRDefault="00815C46" w:rsidP="00564D8C">
            <w:pPr>
              <w:jc w:val="center"/>
              <w:rPr>
                <w:lang w:val="en-GB"/>
              </w:rPr>
            </w:pPr>
            <w:ins w:id="736" w:author="Scarlett Taylor" w:date="2025-10-28T11:34:00Z" w16du:dateUtc="2025-10-28T04:34:00Z">
              <w:r w:rsidRPr="00815C46">
                <w:rPr>
                  <w:lang w:val="en-GB"/>
                </w:rPr>
                <w:t>[0.182, 1.380]</w:t>
              </w:r>
            </w:ins>
            <w:del w:id="737" w:author="Scarlett Taylor" w:date="2025-10-28T11:34:00Z" w16du:dateUtc="2025-10-28T04:34:00Z">
              <w:r w:rsidR="00087EAF" w:rsidRPr="00C715CC" w:rsidDel="00815C46">
                <w:rPr>
                  <w:lang w:val="en-GB"/>
                </w:rPr>
                <w:delText>[0.122, 1.280]</w:delText>
              </w:r>
            </w:del>
          </w:p>
        </w:tc>
        <w:tc>
          <w:tcPr>
            <w:tcW w:w="925" w:type="dxa"/>
            <w:tcBorders>
              <w:top w:val="single" w:sz="12" w:space="0" w:color="000000"/>
            </w:tcBorders>
            <w:tcMar>
              <w:top w:w="100" w:type="dxa"/>
              <w:left w:w="100" w:type="dxa"/>
              <w:bottom w:w="100" w:type="dxa"/>
              <w:right w:w="100" w:type="dxa"/>
            </w:tcMar>
          </w:tcPr>
          <w:p w14:paraId="02FE998B" w14:textId="23CDD8C6" w:rsidR="00087EAF" w:rsidRPr="00C715CC" w:rsidRDefault="00815C46" w:rsidP="00564D8C">
            <w:pPr>
              <w:jc w:val="center"/>
              <w:rPr>
                <w:lang w:val="en-GB"/>
              </w:rPr>
            </w:pPr>
            <w:ins w:id="738" w:author="Scarlett Taylor" w:date="2025-10-28T11:34:00Z" w16du:dateUtc="2025-10-28T04:34:00Z">
              <w:r w:rsidRPr="00815C46">
                <w:rPr>
                  <w:lang w:val="en-GB"/>
                </w:rPr>
                <w:t>0.994</w:t>
              </w:r>
            </w:ins>
            <w:del w:id="739" w:author="Scarlett Taylor" w:date="2025-10-28T11:34:00Z" w16du:dateUtc="2025-10-28T04:34:00Z">
              <w:r w:rsidR="00087EAF" w:rsidRPr="00C715CC" w:rsidDel="00815C46">
                <w:rPr>
                  <w:lang w:val="en-GB"/>
                </w:rPr>
                <w:delText>0.988</w:delText>
              </w:r>
            </w:del>
          </w:p>
        </w:tc>
        <w:tc>
          <w:tcPr>
            <w:tcW w:w="925" w:type="dxa"/>
            <w:tcBorders>
              <w:top w:val="single" w:sz="12" w:space="0" w:color="000000"/>
            </w:tcBorders>
            <w:tcMar>
              <w:top w:w="100" w:type="dxa"/>
              <w:left w:w="100" w:type="dxa"/>
              <w:bottom w:w="100" w:type="dxa"/>
              <w:right w:w="100" w:type="dxa"/>
            </w:tcMar>
          </w:tcPr>
          <w:p w14:paraId="7C5524E9" w14:textId="0AFFBE3F" w:rsidR="00087EAF" w:rsidRPr="00C715CC" w:rsidRDefault="00815C46" w:rsidP="00564D8C">
            <w:pPr>
              <w:jc w:val="center"/>
              <w:rPr>
                <w:lang w:val="en-GB"/>
              </w:rPr>
            </w:pPr>
            <w:ins w:id="740" w:author="Scarlett Taylor" w:date="2025-10-28T11:34:00Z" w16du:dateUtc="2025-10-28T04:34:00Z">
              <w:r w:rsidRPr="00815C46">
                <w:rPr>
                  <w:lang w:val="en-GB"/>
                </w:rPr>
                <w:t>0.006</w:t>
              </w:r>
            </w:ins>
            <w:del w:id="741" w:author="Scarlett Taylor" w:date="2025-10-28T11:34:00Z" w16du:dateUtc="2025-10-28T04:34:00Z">
              <w:r w:rsidR="00087EAF" w:rsidRPr="00C715CC" w:rsidDel="00815C46">
                <w:rPr>
                  <w:lang w:val="en-GB"/>
                </w:rPr>
                <w:delText>0.012</w:delText>
              </w:r>
            </w:del>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6B39349C" w:rsidR="00087EAF" w:rsidRPr="00C715CC" w:rsidRDefault="00087EAF" w:rsidP="00564D8C">
            <w:pPr>
              <w:jc w:val="right"/>
              <w:rPr>
                <w:lang w:val="en-GB"/>
              </w:rPr>
            </w:pPr>
            <w:del w:id="742" w:author="Scarlett Taylor" w:date="2025-10-28T11:35:00Z" w16du:dateUtc="2025-10-28T04:35:00Z">
              <w:r w:rsidRPr="00C715CC" w:rsidDel="00815C46">
                <w:rPr>
                  <w:lang w:val="en-GB"/>
                </w:rPr>
                <w:delText>0.615</w:delText>
              </w:r>
            </w:del>
            <w:ins w:id="743" w:author="Scarlett Taylor" w:date="2025-10-28T11:35:00Z" w16du:dateUtc="2025-10-28T04:35:00Z">
              <w:r w:rsidR="00815C46">
                <w:rPr>
                  <w:lang w:val="en-GB"/>
                </w:rPr>
                <w:t>0.747</w:t>
              </w:r>
            </w:ins>
          </w:p>
        </w:tc>
        <w:tc>
          <w:tcPr>
            <w:tcW w:w="1753" w:type="dxa"/>
            <w:tcMar>
              <w:top w:w="100" w:type="dxa"/>
              <w:left w:w="100" w:type="dxa"/>
              <w:bottom w:w="100" w:type="dxa"/>
              <w:right w:w="100" w:type="dxa"/>
            </w:tcMar>
          </w:tcPr>
          <w:p w14:paraId="4F3C35A7" w14:textId="5A0A305D" w:rsidR="00087EAF" w:rsidRPr="00C715CC" w:rsidRDefault="00815C46" w:rsidP="00564D8C">
            <w:pPr>
              <w:jc w:val="center"/>
              <w:rPr>
                <w:lang w:val="en-GB"/>
              </w:rPr>
            </w:pPr>
            <w:ins w:id="744" w:author="Scarlett Taylor" w:date="2025-10-28T11:35:00Z" w16du:dateUtc="2025-10-28T04:35:00Z">
              <w:r w:rsidRPr="00815C46">
                <w:rPr>
                  <w:lang w:val="en-GB"/>
                </w:rPr>
                <w:t>[0.033, 1.490]</w:t>
              </w:r>
            </w:ins>
            <w:del w:id="745" w:author="Scarlett Taylor" w:date="2025-10-28T11:35:00Z" w16du:dateUtc="2025-10-28T04:35:00Z">
              <w:r w:rsidR="00087EAF" w:rsidRPr="00C715CC" w:rsidDel="00815C46">
                <w:rPr>
                  <w:lang w:val="en-GB"/>
                </w:rPr>
                <w:delText>[–0.095, 1.320]</w:delText>
              </w:r>
            </w:del>
          </w:p>
        </w:tc>
        <w:tc>
          <w:tcPr>
            <w:tcW w:w="925" w:type="dxa"/>
            <w:tcMar>
              <w:top w:w="100" w:type="dxa"/>
              <w:left w:w="100" w:type="dxa"/>
              <w:bottom w:w="100" w:type="dxa"/>
              <w:right w:w="100" w:type="dxa"/>
            </w:tcMar>
          </w:tcPr>
          <w:p w14:paraId="53E32BD9" w14:textId="3353963B" w:rsidR="00087EAF" w:rsidRPr="00C715CC" w:rsidRDefault="00815C46" w:rsidP="00564D8C">
            <w:pPr>
              <w:jc w:val="center"/>
              <w:rPr>
                <w:lang w:val="en-GB"/>
              </w:rPr>
            </w:pPr>
            <w:ins w:id="746" w:author="Scarlett Taylor" w:date="2025-10-28T11:35:00Z" w16du:dateUtc="2025-10-28T04:35:00Z">
              <w:r w:rsidRPr="00815C46">
                <w:rPr>
                  <w:lang w:val="en-GB"/>
                </w:rPr>
                <w:t>0.980</w:t>
              </w:r>
            </w:ins>
            <w:del w:id="747" w:author="Scarlett Taylor" w:date="2025-10-28T11:35:00Z" w16du:dateUtc="2025-10-28T04:35:00Z">
              <w:r w:rsidR="00087EAF" w:rsidRPr="00C715CC" w:rsidDel="00815C46">
                <w:rPr>
                  <w:lang w:val="en-GB"/>
                </w:rPr>
                <w:delText>0.958</w:delText>
              </w:r>
            </w:del>
          </w:p>
        </w:tc>
        <w:tc>
          <w:tcPr>
            <w:tcW w:w="925" w:type="dxa"/>
            <w:tcMar>
              <w:top w:w="100" w:type="dxa"/>
              <w:left w:w="100" w:type="dxa"/>
              <w:bottom w:w="100" w:type="dxa"/>
              <w:right w:w="100" w:type="dxa"/>
            </w:tcMar>
          </w:tcPr>
          <w:p w14:paraId="4D15F80D" w14:textId="05AAC80B" w:rsidR="00087EAF" w:rsidRPr="00C715CC" w:rsidRDefault="00815C46" w:rsidP="00564D8C">
            <w:pPr>
              <w:jc w:val="center"/>
              <w:rPr>
                <w:lang w:val="en-GB"/>
              </w:rPr>
            </w:pPr>
            <w:ins w:id="748" w:author="Scarlett Taylor" w:date="2025-10-28T11:35:00Z" w16du:dateUtc="2025-10-28T04:35:00Z">
              <w:r w:rsidRPr="00815C46">
                <w:rPr>
                  <w:lang w:val="en-GB"/>
                </w:rPr>
                <w:t>0.020</w:t>
              </w:r>
            </w:ins>
            <w:del w:id="749" w:author="Scarlett Taylor" w:date="2025-10-28T11:35:00Z" w16du:dateUtc="2025-10-28T04:35:00Z">
              <w:r w:rsidR="00087EAF" w:rsidRPr="00C715CC" w:rsidDel="00815C46">
                <w:rPr>
                  <w:lang w:val="en-GB"/>
                </w:rPr>
                <w:delText>0.042</w:delText>
              </w:r>
            </w:del>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1184EE5C" w:rsidR="00087EAF" w:rsidRPr="00C715CC" w:rsidRDefault="00087EAF" w:rsidP="00564D8C">
            <w:pPr>
              <w:jc w:val="right"/>
              <w:rPr>
                <w:lang w:val="en-GB"/>
              </w:rPr>
            </w:pPr>
            <w:r w:rsidRPr="00C715CC">
              <w:rPr>
                <w:lang w:val="en-GB"/>
              </w:rPr>
              <w:t>–0.</w:t>
            </w:r>
            <w:del w:id="750" w:author="Scarlett Taylor" w:date="2025-10-28T11:35:00Z" w16du:dateUtc="2025-10-28T04:35:00Z">
              <w:r w:rsidRPr="00C715CC" w:rsidDel="00815C46">
                <w:rPr>
                  <w:lang w:val="en-GB"/>
                </w:rPr>
                <w:delText>066</w:delText>
              </w:r>
            </w:del>
            <w:ins w:id="751" w:author="Scarlett Taylor" w:date="2025-10-28T11:35:00Z" w16du:dateUtc="2025-10-28T04:35:00Z">
              <w:r w:rsidR="00815C46" w:rsidRPr="00C715CC">
                <w:rPr>
                  <w:lang w:val="en-GB"/>
                </w:rPr>
                <w:t>0</w:t>
              </w:r>
              <w:r w:rsidR="00815C46">
                <w:rPr>
                  <w:lang w:val="en-GB"/>
                </w:rPr>
                <w:t>33</w:t>
              </w:r>
            </w:ins>
          </w:p>
        </w:tc>
        <w:tc>
          <w:tcPr>
            <w:tcW w:w="1753" w:type="dxa"/>
            <w:tcMar>
              <w:top w:w="100" w:type="dxa"/>
              <w:left w:w="100" w:type="dxa"/>
              <w:bottom w:w="100" w:type="dxa"/>
              <w:right w:w="100" w:type="dxa"/>
            </w:tcMar>
          </w:tcPr>
          <w:p w14:paraId="41F48342" w14:textId="2725DB08" w:rsidR="00087EAF" w:rsidRPr="00C715CC" w:rsidRDefault="00815C46" w:rsidP="00564D8C">
            <w:pPr>
              <w:jc w:val="center"/>
              <w:rPr>
                <w:lang w:val="en-GB"/>
              </w:rPr>
            </w:pPr>
            <w:ins w:id="752" w:author="Scarlett Taylor" w:date="2025-10-28T11:35:00Z" w16du:dateUtc="2025-10-28T04:35:00Z">
              <w:r w:rsidRPr="00815C46">
                <w:rPr>
                  <w:lang w:val="en-GB"/>
                </w:rPr>
                <w:t>[–0.636, 0.584]</w:t>
              </w:r>
            </w:ins>
            <w:del w:id="753" w:author="Scarlett Taylor" w:date="2025-10-28T11:35:00Z" w16du:dateUtc="2025-10-28T04:35:00Z">
              <w:r w:rsidR="00087EAF" w:rsidRPr="00C715CC" w:rsidDel="00815C46">
                <w:rPr>
                  <w:lang w:val="en-GB"/>
                </w:rPr>
                <w:delText>[–0.662, 0.505]</w:delText>
              </w:r>
            </w:del>
          </w:p>
        </w:tc>
        <w:tc>
          <w:tcPr>
            <w:tcW w:w="925" w:type="dxa"/>
            <w:tcMar>
              <w:top w:w="100" w:type="dxa"/>
              <w:left w:w="100" w:type="dxa"/>
              <w:bottom w:w="100" w:type="dxa"/>
              <w:right w:w="100" w:type="dxa"/>
            </w:tcMar>
          </w:tcPr>
          <w:p w14:paraId="5C5C4275" w14:textId="12E0EFF1" w:rsidR="00087EAF" w:rsidRPr="00C715CC" w:rsidRDefault="00815C46" w:rsidP="00564D8C">
            <w:pPr>
              <w:jc w:val="center"/>
              <w:rPr>
                <w:lang w:val="en-GB"/>
              </w:rPr>
            </w:pPr>
            <w:ins w:id="754" w:author="Scarlett Taylor" w:date="2025-10-28T11:35:00Z" w16du:dateUtc="2025-10-28T04:35:00Z">
              <w:r w:rsidRPr="00815C46">
                <w:rPr>
                  <w:lang w:val="en-GB"/>
                </w:rPr>
                <w:t>0.453</w:t>
              </w:r>
            </w:ins>
            <w:del w:id="755" w:author="Scarlett Taylor" w:date="2025-10-28T11:35:00Z" w16du:dateUtc="2025-10-28T04:35:00Z">
              <w:r w:rsidR="00087EAF" w:rsidRPr="00C715CC" w:rsidDel="00815C46">
                <w:rPr>
                  <w:lang w:val="en-GB"/>
                </w:rPr>
                <w:delText>0.404</w:delText>
              </w:r>
            </w:del>
          </w:p>
        </w:tc>
        <w:tc>
          <w:tcPr>
            <w:tcW w:w="925" w:type="dxa"/>
            <w:tcMar>
              <w:top w:w="100" w:type="dxa"/>
              <w:left w:w="100" w:type="dxa"/>
              <w:bottom w:w="100" w:type="dxa"/>
              <w:right w:w="100" w:type="dxa"/>
            </w:tcMar>
          </w:tcPr>
          <w:p w14:paraId="5A6E6748" w14:textId="386E2A60" w:rsidR="00087EAF" w:rsidRPr="00C715CC" w:rsidRDefault="00815C46" w:rsidP="00564D8C">
            <w:pPr>
              <w:jc w:val="center"/>
              <w:rPr>
                <w:lang w:val="en-GB"/>
              </w:rPr>
            </w:pPr>
            <w:ins w:id="756" w:author="Scarlett Taylor" w:date="2025-10-28T11:35:00Z" w16du:dateUtc="2025-10-28T04:35:00Z">
              <w:r w:rsidRPr="00815C46">
                <w:rPr>
                  <w:lang w:val="en-GB"/>
                </w:rPr>
                <w:t>0.547</w:t>
              </w:r>
            </w:ins>
            <w:del w:id="757" w:author="Scarlett Taylor" w:date="2025-10-28T11:35:00Z" w16du:dateUtc="2025-10-28T04:35:00Z">
              <w:r w:rsidR="00087EAF" w:rsidRPr="00C715CC" w:rsidDel="00815C46">
                <w:rPr>
                  <w:lang w:val="en-GB"/>
                </w:rPr>
                <w:delText>0.596</w:delText>
              </w:r>
            </w:del>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4D692917" w:rsidR="00087EAF" w:rsidRPr="00C715CC" w:rsidRDefault="00815C46" w:rsidP="00564D8C">
            <w:pPr>
              <w:jc w:val="right"/>
              <w:rPr>
                <w:lang w:val="en-GB"/>
              </w:rPr>
            </w:pPr>
            <w:ins w:id="758" w:author="Scarlett Taylor" w:date="2025-10-28T11:36:00Z" w16du:dateUtc="2025-10-28T04:36:00Z">
              <w:r w:rsidRPr="00815C46">
                <w:rPr>
                  <w:lang w:val="en-GB"/>
                </w:rPr>
                <w:t>0.804</w:t>
              </w:r>
            </w:ins>
            <w:del w:id="759" w:author="Scarlett Taylor" w:date="2025-10-28T11:36:00Z" w16du:dateUtc="2025-10-28T04:36:00Z">
              <w:r w:rsidR="00087EAF" w:rsidRPr="00C715CC" w:rsidDel="00815C46">
                <w:rPr>
                  <w:lang w:val="en-GB"/>
                </w:rPr>
                <w:delText>0.670</w:delText>
              </w:r>
            </w:del>
          </w:p>
        </w:tc>
        <w:tc>
          <w:tcPr>
            <w:tcW w:w="1753" w:type="dxa"/>
            <w:tcMar>
              <w:top w:w="100" w:type="dxa"/>
              <w:left w:w="100" w:type="dxa"/>
              <w:bottom w:w="100" w:type="dxa"/>
              <w:right w:w="100" w:type="dxa"/>
            </w:tcMar>
          </w:tcPr>
          <w:p w14:paraId="077A3AE4" w14:textId="3A074295" w:rsidR="00087EAF" w:rsidRPr="00C715CC" w:rsidRDefault="00815C46" w:rsidP="00564D8C">
            <w:pPr>
              <w:jc w:val="center"/>
              <w:rPr>
                <w:lang w:val="en-GB"/>
              </w:rPr>
            </w:pPr>
            <w:ins w:id="760" w:author="Scarlett Taylor" w:date="2025-10-28T11:36:00Z" w16du:dateUtc="2025-10-28T04:36:00Z">
              <w:r w:rsidRPr="00815C46">
                <w:rPr>
                  <w:lang w:val="en-GB"/>
                </w:rPr>
                <w:t>[0.030, 1.540</w:t>
              </w:r>
            </w:ins>
            <w:del w:id="761" w:author="Scarlett Taylor" w:date="2025-10-28T11:36:00Z" w16du:dateUtc="2025-10-28T04:36:00Z">
              <w:r w:rsidR="00087EAF" w:rsidRPr="00C715CC" w:rsidDel="00815C46">
                <w:rPr>
                  <w:lang w:val="en-GB"/>
                </w:rPr>
                <w:delText>[–0.083, 1.440]</w:delText>
              </w:r>
            </w:del>
          </w:p>
        </w:tc>
        <w:tc>
          <w:tcPr>
            <w:tcW w:w="925" w:type="dxa"/>
            <w:tcMar>
              <w:top w:w="100" w:type="dxa"/>
              <w:left w:w="100" w:type="dxa"/>
              <w:bottom w:w="100" w:type="dxa"/>
              <w:right w:w="100" w:type="dxa"/>
            </w:tcMar>
          </w:tcPr>
          <w:p w14:paraId="77320342" w14:textId="30A0A1A7" w:rsidR="00087EAF" w:rsidRPr="00C715CC" w:rsidRDefault="00815C46" w:rsidP="00564D8C">
            <w:pPr>
              <w:jc w:val="center"/>
              <w:rPr>
                <w:lang w:val="en-GB"/>
              </w:rPr>
            </w:pPr>
            <w:ins w:id="762" w:author="Scarlett Taylor" w:date="2025-10-28T11:36:00Z" w16du:dateUtc="2025-10-28T04:36:00Z">
              <w:r w:rsidRPr="00815C46">
                <w:rPr>
                  <w:lang w:val="en-GB"/>
                </w:rPr>
                <w:t>0.978</w:t>
              </w:r>
            </w:ins>
            <w:del w:id="763" w:author="Scarlett Taylor" w:date="2025-10-28T11:36:00Z" w16du:dateUtc="2025-10-28T04:36:00Z">
              <w:r w:rsidR="00087EAF" w:rsidRPr="00C715CC" w:rsidDel="00815C46">
                <w:rPr>
                  <w:lang w:val="en-GB"/>
                </w:rPr>
                <w:delText>0.964</w:delText>
              </w:r>
            </w:del>
          </w:p>
        </w:tc>
        <w:tc>
          <w:tcPr>
            <w:tcW w:w="925" w:type="dxa"/>
            <w:tcMar>
              <w:top w:w="100" w:type="dxa"/>
              <w:left w:w="100" w:type="dxa"/>
              <w:bottom w:w="100" w:type="dxa"/>
              <w:right w:w="100" w:type="dxa"/>
            </w:tcMar>
          </w:tcPr>
          <w:p w14:paraId="54B3F14A" w14:textId="24B518B2" w:rsidR="00087EAF" w:rsidRPr="00C715CC" w:rsidRDefault="00815C46" w:rsidP="00564D8C">
            <w:pPr>
              <w:jc w:val="center"/>
              <w:rPr>
                <w:lang w:val="en-GB"/>
              </w:rPr>
            </w:pPr>
            <w:ins w:id="764" w:author="Scarlett Taylor" w:date="2025-10-28T11:36:00Z" w16du:dateUtc="2025-10-28T04:36:00Z">
              <w:r w:rsidRPr="00815C46">
                <w:rPr>
                  <w:lang w:val="en-GB"/>
                </w:rPr>
                <w:t>0.022</w:t>
              </w:r>
            </w:ins>
            <w:del w:id="765" w:author="Scarlett Taylor" w:date="2025-10-28T11:36:00Z" w16du:dateUtc="2025-10-28T04:36:00Z">
              <w:r w:rsidR="00087EAF" w:rsidRPr="00C715CC" w:rsidDel="00815C46">
                <w:rPr>
                  <w:lang w:val="en-GB"/>
                </w:rPr>
                <w:delText>0.036</w:delText>
              </w:r>
            </w:del>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295D0456" w:rsidR="00087EAF" w:rsidRPr="00C715CC" w:rsidRDefault="00815C46" w:rsidP="00564D8C">
            <w:pPr>
              <w:jc w:val="right"/>
              <w:rPr>
                <w:lang w:val="en-GB"/>
              </w:rPr>
            </w:pPr>
            <w:ins w:id="766" w:author="Scarlett Taylor" w:date="2025-10-28T11:36:00Z" w16du:dateUtc="2025-10-28T04:36:00Z">
              <w:r w:rsidRPr="00815C46">
                <w:rPr>
                  <w:lang w:val="en-GB"/>
                </w:rPr>
                <w:t>0.322</w:t>
              </w:r>
            </w:ins>
            <w:del w:id="767" w:author="Scarlett Taylor" w:date="2025-10-28T11:36:00Z" w16du:dateUtc="2025-10-28T04:36:00Z">
              <w:r w:rsidR="00087EAF" w:rsidRPr="00C715CC" w:rsidDel="00815C46">
                <w:rPr>
                  <w:lang w:val="en-GB"/>
                </w:rPr>
                <w:delText>0.119</w:delText>
              </w:r>
            </w:del>
          </w:p>
        </w:tc>
        <w:tc>
          <w:tcPr>
            <w:tcW w:w="1753" w:type="dxa"/>
            <w:tcMar>
              <w:top w:w="100" w:type="dxa"/>
              <w:left w:w="100" w:type="dxa"/>
              <w:bottom w:w="100" w:type="dxa"/>
              <w:right w:w="100" w:type="dxa"/>
            </w:tcMar>
          </w:tcPr>
          <w:p w14:paraId="0D9B9E50" w14:textId="4B39640D" w:rsidR="00087EAF" w:rsidRPr="00C715CC" w:rsidRDefault="00815C46" w:rsidP="00564D8C">
            <w:pPr>
              <w:jc w:val="center"/>
              <w:rPr>
                <w:lang w:val="en-GB"/>
              </w:rPr>
            </w:pPr>
            <w:ins w:id="768" w:author="Scarlett Taylor" w:date="2025-10-28T11:36:00Z" w16du:dateUtc="2025-10-28T04:36:00Z">
              <w:r w:rsidRPr="00815C46">
                <w:rPr>
                  <w:lang w:val="en-GB"/>
                </w:rPr>
                <w:t>[–0.618, 1.210]</w:t>
              </w:r>
            </w:ins>
            <w:del w:id="769" w:author="Scarlett Taylor" w:date="2025-10-28T11:36:00Z" w16du:dateUtc="2025-10-28T04:36:00Z">
              <w:r w:rsidR="00087EAF" w:rsidRPr="00C715CC" w:rsidDel="00815C46">
                <w:rPr>
                  <w:lang w:val="en-GB"/>
                </w:rPr>
                <w:delText>[–0.770, 1.050]</w:delText>
              </w:r>
            </w:del>
          </w:p>
        </w:tc>
        <w:tc>
          <w:tcPr>
            <w:tcW w:w="925" w:type="dxa"/>
            <w:tcMar>
              <w:top w:w="100" w:type="dxa"/>
              <w:left w:w="100" w:type="dxa"/>
              <w:bottom w:w="100" w:type="dxa"/>
              <w:right w:w="100" w:type="dxa"/>
            </w:tcMar>
          </w:tcPr>
          <w:p w14:paraId="26151E42" w14:textId="7FE92BA5" w:rsidR="00087EAF" w:rsidRPr="00C715CC" w:rsidRDefault="00815C46" w:rsidP="00564D8C">
            <w:pPr>
              <w:jc w:val="center"/>
              <w:rPr>
                <w:lang w:val="en-GB"/>
              </w:rPr>
            </w:pPr>
            <w:ins w:id="770" w:author="Scarlett Taylor" w:date="2025-10-28T11:36:00Z" w16du:dateUtc="2025-10-28T04:36:00Z">
              <w:r w:rsidRPr="00815C46">
                <w:rPr>
                  <w:lang w:val="en-GB"/>
                </w:rPr>
                <w:t>0.767</w:t>
              </w:r>
            </w:ins>
            <w:del w:id="771" w:author="Scarlett Taylor" w:date="2025-10-28T11:36:00Z" w16du:dateUtc="2025-10-28T04:36:00Z">
              <w:r w:rsidR="00087EAF" w:rsidRPr="00C715CC" w:rsidDel="00815C46">
                <w:rPr>
                  <w:lang w:val="en-GB"/>
                </w:rPr>
                <w:delText>0.606</w:delText>
              </w:r>
            </w:del>
          </w:p>
        </w:tc>
        <w:tc>
          <w:tcPr>
            <w:tcW w:w="925" w:type="dxa"/>
            <w:tcMar>
              <w:top w:w="100" w:type="dxa"/>
              <w:left w:w="100" w:type="dxa"/>
              <w:bottom w:w="100" w:type="dxa"/>
              <w:right w:w="100" w:type="dxa"/>
            </w:tcMar>
          </w:tcPr>
          <w:p w14:paraId="1336907D" w14:textId="681A01FB" w:rsidR="00087EAF" w:rsidRPr="00C715CC" w:rsidRDefault="00815C46" w:rsidP="00564D8C">
            <w:pPr>
              <w:jc w:val="center"/>
              <w:rPr>
                <w:lang w:val="en-GB"/>
              </w:rPr>
            </w:pPr>
            <w:ins w:id="772" w:author="Scarlett Taylor" w:date="2025-10-28T11:36:00Z" w16du:dateUtc="2025-10-28T04:36:00Z">
              <w:r w:rsidRPr="00815C46">
                <w:rPr>
                  <w:lang w:val="en-GB"/>
                </w:rPr>
                <w:t>0.233</w:t>
              </w:r>
            </w:ins>
            <w:del w:id="773" w:author="Scarlett Taylor" w:date="2025-10-28T11:36:00Z" w16du:dateUtc="2025-10-28T04:36:00Z">
              <w:r w:rsidR="00087EAF" w:rsidRPr="00C715CC" w:rsidDel="00815C46">
                <w:rPr>
                  <w:lang w:val="en-GB"/>
                </w:rPr>
                <w:delText>0.394</w:delText>
              </w:r>
            </w:del>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2C8D92DC" w:rsidR="00087EAF" w:rsidRPr="00C715CC" w:rsidRDefault="00815C46" w:rsidP="00564D8C">
            <w:pPr>
              <w:jc w:val="right"/>
              <w:rPr>
                <w:lang w:val="en-GB"/>
              </w:rPr>
            </w:pPr>
            <w:ins w:id="774" w:author="Scarlett Taylor" w:date="2025-10-28T11:36:00Z" w16du:dateUtc="2025-10-28T04:36:00Z">
              <w:r w:rsidRPr="00815C46">
                <w:rPr>
                  <w:lang w:val="en-GB"/>
                </w:rPr>
                <w:t>–0.479</w:t>
              </w:r>
            </w:ins>
            <w:del w:id="775" w:author="Scarlett Taylor" w:date="2025-10-28T11:36:00Z" w16du:dateUtc="2025-10-28T04:36:00Z">
              <w:r w:rsidR="00087EAF" w:rsidRPr="00C715CC" w:rsidDel="00815C46">
                <w:rPr>
                  <w:lang w:val="en-GB"/>
                </w:rPr>
                <w:delText>–0.553</w:delText>
              </w:r>
            </w:del>
          </w:p>
        </w:tc>
        <w:tc>
          <w:tcPr>
            <w:tcW w:w="1753" w:type="dxa"/>
            <w:tcMar>
              <w:top w:w="100" w:type="dxa"/>
              <w:left w:w="100" w:type="dxa"/>
              <w:bottom w:w="100" w:type="dxa"/>
              <w:right w:w="100" w:type="dxa"/>
            </w:tcMar>
          </w:tcPr>
          <w:p w14:paraId="393DABA2" w14:textId="67035EE3" w:rsidR="00087EAF" w:rsidRPr="00C715CC" w:rsidRDefault="00815C46" w:rsidP="00564D8C">
            <w:pPr>
              <w:jc w:val="center"/>
              <w:rPr>
                <w:lang w:val="en-GB"/>
              </w:rPr>
            </w:pPr>
            <w:ins w:id="776" w:author="Scarlett Taylor" w:date="2025-10-28T11:37:00Z" w16du:dateUtc="2025-10-28T04:37:00Z">
              <w:r w:rsidRPr="00815C46">
                <w:rPr>
                  <w:lang w:val="en-GB"/>
                </w:rPr>
                <w:t>[–1.240, 0.277]</w:t>
              </w:r>
            </w:ins>
            <w:del w:id="777" w:author="Scarlett Taylor" w:date="2025-10-28T11:37:00Z" w16du:dateUtc="2025-10-28T04:37:00Z">
              <w:r w:rsidR="00087EAF" w:rsidRPr="00C715CC" w:rsidDel="00815C46">
                <w:rPr>
                  <w:lang w:val="en-GB"/>
                </w:rPr>
                <w:delText>[–1.290, 0.190]</w:delText>
              </w:r>
            </w:del>
          </w:p>
        </w:tc>
        <w:tc>
          <w:tcPr>
            <w:tcW w:w="925" w:type="dxa"/>
            <w:tcMar>
              <w:top w:w="100" w:type="dxa"/>
              <w:left w:w="100" w:type="dxa"/>
              <w:bottom w:w="100" w:type="dxa"/>
              <w:right w:w="100" w:type="dxa"/>
            </w:tcMar>
          </w:tcPr>
          <w:p w14:paraId="0DEE2FCF" w14:textId="0104AC62" w:rsidR="00087EAF" w:rsidRPr="00C715CC" w:rsidRDefault="00815C46" w:rsidP="00564D8C">
            <w:pPr>
              <w:jc w:val="center"/>
              <w:rPr>
                <w:lang w:val="en-GB"/>
              </w:rPr>
            </w:pPr>
            <w:ins w:id="778" w:author="Scarlett Taylor" w:date="2025-10-28T11:37:00Z" w16du:dateUtc="2025-10-28T04:37:00Z">
              <w:r w:rsidRPr="00815C46">
                <w:rPr>
                  <w:lang w:val="en-GB"/>
                </w:rPr>
                <w:t>0.099</w:t>
              </w:r>
            </w:ins>
            <w:del w:id="779" w:author="Scarlett Taylor" w:date="2025-10-28T11:37:00Z" w16du:dateUtc="2025-10-28T04:37:00Z">
              <w:r w:rsidR="00087EAF" w:rsidRPr="00C715CC" w:rsidDel="00815C46">
                <w:rPr>
                  <w:lang w:val="en-GB"/>
                </w:rPr>
                <w:delText>0.063</w:delText>
              </w:r>
            </w:del>
          </w:p>
        </w:tc>
        <w:tc>
          <w:tcPr>
            <w:tcW w:w="925" w:type="dxa"/>
            <w:tcMar>
              <w:top w:w="100" w:type="dxa"/>
              <w:left w:w="100" w:type="dxa"/>
              <w:bottom w:w="100" w:type="dxa"/>
              <w:right w:w="100" w:type="dxa"/>
            </w:tcMar>
          </w:tcPr>
          <w:p w14:paraId="05ACD665" w14:textId="166266B1" w:rsidR="00087EAF" w:rsidRPr="00C715CC" w:rsidRDefault="00815C46" w:rsidP="00564D8C">
            <w:pPr>
              <w:jc w:val="center"/>
              <w:rPr>
                <w:lang w:val="en-GB"/>
              </w:rPr>
            </w:pPr>
            <w:ins w:id="780" w:author="Scarlett Taylor" w:date="2025-10-28T11:37:00Z" w16du:dateUtc="2025-10-28T04:37:00Z">
              <w:r w:rsidRPr="00815C46">
                <w:rPr>
                  <w:lang w:val="en-GB"/>
                </w:rPr>
                <w:t>0.901</w:t>
              </w:r>
            </w:ins>
            <w:del w:id="781" w:author="Scarlett Taylor" w:date="2025-10-28T11:37:00Z" w16du:dateUtc="2025-10-28T04:37:00Z">
              <w:r w:rsidR="00087EAF" w:rsidRPr="00C715CC" w:rsidDel="00815C46">
                <w:rPr>
                  <w:lang w:val="en-GB"/>
                </w:rPr>
                <w:delText>0.937</w:delText>
              </w:r>
            </w:del>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18C8DD07" w:rsidR="00087EAF" w:rsidRPr="00C715CC" w:rsidRDefault="00815C46" w:rsidP="00564D8C">
            <w:pPr>
              <w:jc w:val="right"/>
              <w:rPr>
                <w:lang w:val="en-GB"/>
              </w:rPr>
            </w:pPr>
            <w:ins w:id="782" w:author="Scarlett Taylor" w:date="2025-10-28T11:37:00Z" w16du:dateUtc="2025-10-28T04:37:00Z">
              <w:r w:rsidRPr="00815C46">
                <w:rPr>
                  <w:lang w:val="en-GB"/>
                </w:rPr>
                <w:t>0.897</w:t>
              </w:r>
            </w:ins>
            <w:del w:id="783" w:author="Scarlett Taylor" w:date="2025-10-28T11:37:00Z" w16du:dateUtc="2025-10-28T04:37:00Z">
              <w:r w:rsidR="00087EAF" w:rsidRPr="00C715CC" w:rsidDel="00815C46">
                <w:rPr>
                  <w:lang w:val="en-GB"/>
                </w:rPr>
                <w:delText>0.843</w:delText>
              </w:r>
            </w:del>
          </w:p>
        </w:tc>
        <w:tc>
          <w:tcPr>
            <w:tcW w:w="1753" w:type="dxa"/>
            <w:tcMar>
              <w:top w:w="100" w:type="dxa"/>
              <w:left w:w="100" w:type="dxa"/>
              <w:bottom w:w="100" w:type="dxa"/>
              <w:right w:w="100" w:type="dxa"/>
            </w:tcMar>
          </w:tcPr>
          <w:p w14:paraId="519CEFC9" w14:textId="7CF28EBB" w:rsidR="00087EAF" w:rsidRPr="00C715CC" w:rsidRDefault="00815C46" w:rsidP="00564D8C">
            <w:pPr>
              <w:jc w:val="center"/>
              <w:rPr>
                <w:lang w:val="en-GB"/>
              </w:rPr>
            </w:pPr>
            <w:ins w:id="784" w:author="Scarlett Taylor" w:date="2025-10-28T11:37:00Z" w16du:dateUtc="2025-10-28T04:37:00Z">
              <w:r w:rsidRPr="00815C46">
                <w:rPr>
                  <w:lang w:val="en-GB"/>
                </w:rPr>
                <w:t>[–0.588, 2.380]</w:t>
              </w:r>
            </w:ins>
            <w:del w:id="785" w:author="Scarlett Taylor" w:date="2025-10-28T11:37:00Z" w16du:dateUtc="2025-10-28T04:37:00Z">
              <w:r w:rsidR="00087EAF" w:rsidRPr="00C715CC" w:rsidDel="00815C46">
                <w:rPr>
                  <w:lang w:val="en-GB"/>
                </w:rPr>
                <w:delText>[–0.679, 2.290]</w:delText>
              </w:r>
            </w:del>
          </w:p>
        </w:tc>
        <w:tc>
          <w:tcPr>
            <w:tcW w:w="925" w:type="dxa"/>
            <w:tcMar>
              <w:top w:w="100" w:type="dxa"/>
              <w:left w:w="100" w:type="dxa"/>
              <w:bottom w:w="100" w:type="dxa"/>
              <w:right w:w="100" w:type="dxa"/>
            </w:tcMar>
          </w:tcPr>
          <w:p w14:paraId="0CA7D23B" w14:textId="169AA663" w:rsidR="00087EAF" w:rsidRPr="00C715CC" w:rsidRDefault="00815C46" w:rsidP="00564D8C">
            <w:pPr>
              <w:jc w:val="center"/>
              <w:rPr>
                <w:lang w:val="en-GB"/>
              </w:rPr>
            </w:pPr>
            <w:ins w:id="786" w:author="Scarlett Taylor" w:date="2025-10-28T11:37:00Z" w16du:dateUtc="2025-10-28T04:37:00Z">
              <w:r w:rsidRPr="00815C46">
                <w:rPr>
                  <w:lang w:val="en-GB"/>
                </w:rPr>
                <w:t>0.891</w:t>
              </w:r>
            </w:ins>
            <w:del w:id="787" w:author="Scarlett Taylor" w:date="2025-10-28T11:37:00Z" w16du:dateUtc="2025-10-28T04:37:00Z">
              <w:r w:rsidR="00087EAF" w:rsidRPr="00C715CC" w:rsidDel="00815C46">
                <w:rPr>
                  <w:lang w:val="en-GB"/>
                </w:rPr>
                <w:delText>0.878</w:delText>
              </w:r>
            </w:del>
          </w:p>
        </w:tc>
        <w:tc>
          <w:tcPr>
            <w:tcW w:w="925" w:type="dxa"/>
            <w:tcMar>
              <w:top w:w="100" w:type="dxa"/>
              <w:left w:w="100" w:type="dxa"/>
              <w:bottom w:w="100" w:type="dxa"/>
              <w:right w:w="100" w:type="dxa"/>
            </w:tcMar>
          </w:tcPr>
          <w:p w14:paraId="1D38EBFD" w14:textId="08F555A4" w:rsidR="00087EAF" w:rsidRPr="00C715CC" w:rsidRDefault="00815C46" w:rsidP="00564D8C">
            <w:pPr>
              <w:jc w:val="center"/>
              <w:rPr>
                <w:lang w:val="en-GB"/>
              </w:rPr>
            </w:pPr>
            <w:ins w:id="788" w:author="Scarlett Taylor" w:date="2025-10-28T11:37:00Z" w16du:dateUtc="2025-10-28T04:37:00Z">
              <w:r w:rsidRPr="00815C46">
                <w:rPr>
                  <w:lang w:val="en-GB"/>
                </w:rPr>
                <w:t>0.109</w:t>
              </w:r>
            </w:ins>
            <w:del w:id="789" w:author="Scarlett Taylor" w:date="2025-10-28T11:37:00Z" w16du:dateUtc="2025-10-28T04:37:00Z">
              <w:r w:rsidR="00087EAF" w:rsidRPr="00C715CC" w:rsidDel="00815C46">
                <w:rPr>
                  <w:lang w:val="en-GB"/>
                </w:rPr>
                <w:delText>0.122</w:delText>
              </w:r>
            </w:del>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5F1A59F9" w:rsidR="00087EAF" w:rsidRPr="00C715CC" w:rsidRDefault="00815C46" w:rsidP="00564D8C">
            <w:pPr>
              <w:jc w:val="right"/>
              <w:rPr>
                <w:lang w:val="en-GB"/>
              </w:rPr>
            </w:pPr>
            <w:ins w:id="790" w:author="Scarlett Taylor" w:date="2025-10-28T11:37:00Z" w16du:dateUtc="2025-10-28T04:37:00Z">
              <w:r w:rsidRPr="00815C46">
                <w:rPr>
                  <w:lang w:val="en-GB"/>
                </w:rPr>
                <w:t>0.790</w:t>
              </w:r>
            </w:ins>
            <w:del w:id="791" w:author="Scarlett Taylor" w:date="2025-10-28T11:37:00Z" w16du:dateUtc="2025-10-28T04:37:00Z">
              <w:r w:rsidR="00087EAF" w:rsidRPr="00C715CC" w:rsidDel="00815C46">
                <w:rPr>
                  <w:lang w:val="en-GB"/>
                </w:rPr>
                <w:delText>0.675</w:delText>
              </w:r>
            </w:del>
          </w:p>
        </w:tc>
        <w:tc>
          <w:tcPr>
            <w:tcW w:w="1753" w:type="dxa"/>
            <w:tcMar>
              <w:top w:w="100" w:type="dxa"/>
              <w:left w:w="100" w:type="dxa"/>
              <w:bottom w:w="100" w:type="dxa"/>
              <w:right w:w="100" w:type="dxa"/>
            </w:tcMar>
          </w:tcPr>
          <w:p w14:paraId="21BAABE6" w14:textId="586A6543" w:rsidR="00087EAF" w:rsidRPr="00C715CC" w:rsidRDefault="00815C46" w:rsidP="00564D8C">
            <w:pPr>
              <w:jc w:val="center"/>
              <w:rPr>
                <w:lang w:val="en-GB"/>
              </w:rPr>
            </w:pPr>
            <w:ins w:id="792" w:author="Scarlett Taylor" w:date="2025-10-28T11:37:00Z" w16du:dateUtc="2025-10-28T04:37:00Z">
              <w:r w:rsidRPr="00815C46">
                <w:rPr>
                  <w:lang w:val="en-GB"/>
                </w:rPr>
                <w:t>[–0.971, 2.590]</w:t>
              </w:r>
            </w:ins>
            <w:del w:id="793" w:author="Scarlett Taylor" w:date="2025-10-28T11:37:00Z" w16du:dateUtc="2025-10-28T04:37:00Z">
              <w:r w:rsidR="00087EAF" w:rsidRPr="00C715CC" w:rsidDel="00815C46">
                <w:rPr>
                  <w:lang w:val="en-GB"/>
                </w:rPr>
                <w:delText>[–1.170, 2.490]</w:delText>
              </w:r>
            </w:del>
          </w:p>
        </w:tc>
        <w:tc>
          <w:tcPr>
            <w:tcW w:w="925" w:type="dxa"/>
            <w:tcMar>
              <w:top w:w="100" w:type="dxa"/>
              <w:left w:w="100" w:type="dxa"/>
              <w:bottom w:w="100" w:type="dxa"/>
              <w:right w:w="100" w:type="dxa"/>
            </w:tcMar>
          </w:tcPr>
          <w:p w14:paraId="11615293" w14:textId="68826D73" w:rsidR="00087EAF" w:rsidRPr="00C715CC" w:rsidRDefault="00815C46" w:rsidP="00564D8C">
            <w:pPr>
              <w:jc w:val="center"/>
              <w:rPr>
                <w:lang w:val="en-GB"/>
              </w:rPr>
            </w:pPr>
            <w:ins w:id="794" w:author="Scarlett Taylor" w:date="2025-10-28T11:37:00Z" w16du:dateUtc="2025-10-28T04:37:00Z">
              <w:r w:rsidRPr="00815C46">
                <w:rPr>
                  <w:lang w:val="en-GB"/>
                </w:rPr>
                <w:t>0.824</w:t>
              </w:r>
            </w:ins>
            <w:del w:id="795" w:author="Scarlett Taylor" w:date="2025-10-28T11:37:00Z" w16du:dateUtc="2025-10-28T04:37:00Z">
              <w:r w:rsidR="00087EAF" w:rsidRPr="00C715CC" w:rsidDel="00815C46">
                <w:rPr>
                  <w:lang w:val="en-GB"/>
                </w:rPr>
                <w:delText>0.782</w:delText>
              </w:r>
            </w:del>
          </w:p>
        </w:tc>
        <w:tc>
          <w:tcPr>
            <w:tcW w:w="925" w:type="dxa"/>
            <w:tcMar>
              <w:top w:w="100" w:type="dxa"/>
              <w:left w:w="100" w:type="dxa"/>
              <w:bottom w:w="100" w:type="dxa"/>
              <w:right w:w="100" w:type="dxa"/>
            </w:tcMar>
          </w:tcPr>
          <w:p w14:paraId="5DA997D5" w14:textId="67617E5B" w:rsidR="00087EAF" w:rsidRPr="00C715CC" w:rsidRDefault="00815C46" w:rsidP="00564D8C">
            <w:pPr>
              <w:jc w:val="center"/>
              <w:rPr>
                <w:lang w:val="en-GB"/>
              </w:rPr>
            </w:pPr>
            <w:ins w:id="796" w:author="Scarlett Taylor" w:date="2025-10-28T11:38:00Z" w16du:dateUtc="2025-10-28T04:38:00Z">
              <w:r w:rsidRPr="00815C46">
                <w:rPr>
                  <w:lang w:val="en-GB"/>
                </w:rPr>
                <w:t>0.176</w:t>
              </w:r>
            </w:ins>
            <w:del w:id="797" w:author="Scarlett Taylor" w:date="2025-10-28T11:38:00Z" w16du:dateUtc="2025-10-28T04:38:00Z">
              <w:r w:rsidR="00087EAF" w:rsidRPr="00C715CC" w:rsidDel="00815C46">
                <w:rPr>
                  <w:lang w:val="en-GB"/>
                </w:rPr>
                <w:delText>0.218</w:delText>
              </w:r>
            </w:del>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63F7165C" w:rsidR="00087EAF" w:rsidRPr="00C715CC" w:rsidRDefault="00815C46" w:rsidP="00564D8C">
            <w:pPr>
              <w:jc w:val="right"/>
              <w:rPr>
                <w:lang w:val="en-GB"/>
              </w:rPr>
            </w:pPr>
            <w:ins w:id="798" w:author="Scarlett Taylor" w:date="2025-10-28T11:38:00Z" w16du:dateUtc="2025-10-28T04:38:00Z">
              <w:r w:rsidRPr="00815C46">
                <w:rPr>
                  <w:lang w:val="en-GB"/>
                </w:rPr>
                <w:t>–0.119</w:t>
              </w:r>
            </w:ins>
            <w:del w:id="799" w:author="Scarlett Taylor" w:date="2025-10-28T11:38:00Z" w16du:dateUtc="2025-10-28T04:38:00Z">
              <w:r w:rsidR="00087EAF" w:rsidRPr="00C715CC" w:rsidDel="00815C46">
                <w:rPr>
                  <w:lang w:val="en-GB"/>
                </w:rPr>
                <w:delText>–0.163</w:delText>
              </w:r>
            </w:del>
          </w:p>
        </w:tc>
        <w:tc>
          <w:tcPr>
            <w:tcW w:w="1753" w:type="dxa"/>
            <w:tcMar>
              <w:top w:w="100" w:type="dxa"/>
              <w:left w:w="100" w:type="dxa"/>
              <w:bottom w:w="100" w:type="dxa"/>
              <w:right w:w="100" w:type="dxa"/>
            </w:tcMar>
          </w:tcPr>
          <w:p w14:paraId="0FDF54A3" w14:textId="2AAE2940" w:rsidR="00087EAF" w:rsidRPr="00C715CC" w:rsidRDefault="00815C46" w:rsidP="00564D8C">
            <w:pPr>
              <w:jc w:val="center"/>
              <w:rPr>
                <w:lang w:val="en-GB"/>
              </w:rPr>
            </w:pPr>
            <w:ins w:id="800" w:author="Scarlett Taylor" w:date="2025-10-28T11:38:00Z" w16du:dateUtc="2025-10-28T04:38:00Z">
              <w:r w:rsidRPr="00815C46">
                <w:rPr>
                  <w:lang w:val="en-GB"/>
                </w:rPr>
                <w:t>[–1.580, 1.390]</w:t>
              </w:r>
            </w:ins>
            <w:del w:id="801" w:author="Scarlett Taylor" w:date="2025-10-28T11:38:00Z" w16du:dateUtc="2025-10-28T04:38:00Z">
              <w:r w:rsidR="00087EAF" w:rsidRPr="00C715CC" w:rsidDel="00815C46">
                <w:rPr>
                  <w:lang w:val="en-GB"/>
                </w:rPr>
                <w:delText>[–1.650, 1.340]</w:delText>
              </w:r>
            </w:del>
          </w:p>
        </w:tc>
        <w:tc>
          <w:tcPr>
            <w:tcW w:w="925" w:type="dxa"/>
            <w:tcMar>
              <w:top w:w="100" w:type="dxa"/>
              <w:left w:w="100" w:type="dxa"/>
              <w:bottom w:w="100" w:type="dxa"/>
              <w:right w:w="100" w:type="dxa"/>
            </w:tcMar>
          </w:tcPr>
          <w:p w14:paraId="05BEB960" w14:textId="5CCB222B" w:rsidR="00087EAF" w:rsidRPr="00C715CC" w:rsidRDefault="00815C46" w:rsidP="00564D8C">
            <w:pPr>
              <w:jc w:val="center"/>
              <w:rPr>
                <w:lang w:val="en-GB"/>
              </w:rPr>
            </w:pPr>
            <w:ins w:id="802" w:author="Scarlett Taylor" w:date="2025-10-28T11:38:00Z" w16du:dateUtc="2025-10-28T04:38:00Z">
              <w:r w:rsidRPr="00815C46">
                <w:rPr>
                  <w:lang w:val="en-GB"/>
                </w:rPr>
                <w:t>0.436</w:t>
              </w:r>
            </w:ins>
            <w:del w:id="803" w:author="Scarlett Taylor" w:date="2025-10-28T11:38:00Z" w16du:dateUtc="2025-10-28T04:38:00Z">
              <w:r w:rsidR="00087EAF" w:rsidRPr="00C715CC" w:rsidDel="00815C46">
                <w:rPr>
                  <w:lang w:val="en-GB"/>
                </w:rPr>
                <w:delText>0.408</w:delText>
              </w:r>
            </w:del>
          </w:p>
        </w:tc>
        <w:tc>
          <w:tcPr>
            <w:tcW w:w="925" w:type="dxa"/>
            <w:tcMar>
              <w:top w:w="100" w:type="dxa"/>
              <w:left w:w="100" w:type="dxa"/>
              <w:bottom w:w="100" w:type="dxa"/>
              <w:right w:w="100" w:type="dxa"/>
            </w:tcMar>
          </w:tcPr>
          <w:p w14:paraId="00DA4848" w14:textId="18A725A0" w:rsidR="00087EAF" w:rsidRPr="00C715CC" w:rsidRDefault="00815C46" w:rsidP="00564D8C">
            <w:pPr>
              <w:jc w:val="center"/>
              <w:rPr>
                <w:lang w:val="en-GB"/>
              </w:rPr>
            </w:pPr>
            <w:ins w:id="804" w:author="Scarlett Taylor" w:date="2025-10-28T11:38:00Z" w16du:dateUtc="2025-10-28T04:38:00Z">
              <w:r w:rsidRPr="00815C46">
                <w:rPr>
                  <w:lang w:val="en-GB"/>
                </w:rPr>
                <w:t>0.564</w:t>
              </w:r>
            </w:ins>
            <w:del w:id="805" w:author="Scarlett Taylor" w:date="2025-10-28T11:38:00Z" w16du:dateUtc="2025-10-28T04:38:00Z">
              <w:r w:rsidR="00087EAF" w:rsidRPr="00C715CC" w:rsidDel="00815C46">
                <w:rPr>
                  <w:lang w:val="en-GB"/>
                </w:rPr>
                <w:delText>0.592</w:delText>
              </w:r>
            </w:del>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51650371" w:rsidR="00087EAF" w:rsidRPr="00C715CC" w:rsidRDefault="00815C46" w:rsidP="00564D8C">
            <w:pPr>
              <w:jc w:val="right"/>
              <w:rPr>
                <w:lang w:val="en-GB"/>
              </w:rPr>
            </w:pPr>
            <w:ins w:id="806" w:author="Scarlett Taylor" w:date="2025-10-28T11:38:00Z" w16du:dateUtc="2025-10-28T04:38:00Z">
              <w:r w:rsidRPr="00815C46">
                <w:rPr>
                  <w:lang w:val="en-GB"/>
                </w:rPr>
                <w:t>–0.525</w:t>
              </w:r>
            </w:ins>
            <w:del w:id="807" w:author="Scarlett Taylor" w:date="2025-10-28T11:38:00Z" w16du:dateUtc="2025-10-28T04:38:00Z">
              <w:r w:rsidR="00087EAF" w:rsidRPr="00C715CC" w:rsidDel="00815C46">
                <w:rPr>
                  <w:lang w:val="en-GB"/>
                </w:rPr>
                <w:delText>–0.499</w:delText>
              </w:r>
            </w:del>
          </w:p>
        </w:tc>
        <w:tc>
          <w:tcPr>
            <w:tcW w:w="1753" w:type="dxa"/>
            <w:tcMar>
              <w:top w:w="100" w:type="dxa"/>
              <w:left w:w="100" w:type="dxa"/>
              <w:bottom w:w="100" w:type="dxa"/>
              <w:right w:w="100" w:type="dxa"/>
            </w:tcMar>
          </w:tcPr>
          <w:p w14:paraId="57AA616E" w14:textId="624D7F84" w:rsidR="00087EAF" w:rsidRPr="00C715CC" w:rsidRDefault="00815C46" w:rsidP="00564D8C">
            <w:pPr>
              <w:jc w:val="center"/>
              <w:rPr>
                <w:lang w:val="en-GB"/>
              </w:rPr>
            </w:pPr>
            <w:ins w:id="808" w:author="Scarlett Taylor" w:date="2025-10-28T11:38:00Z" w16du:dateUtc="2025-10-28T04:38:00Z">
              <w:r w:rsidRPr="00815C46">
                <w:rPr>
                  <w:lang w:val="en-GB"/>
                </w:rPr>
                <w:t>[–1.770, 0.720]</w:t>
              </w:r>
            </w:ins>
            <w:del w:id="809" w:author="Scarlett Taylor" w:date="2025-10-28T11:38:00Z" w16du:dateUtc="2025-10-28T04:38:00Z">
              <w:r w:rsidR="00087EAF" w:rsidRPr="00C715CC" w:rsidDel="00815C46">
                <w:rPr>
                  <w:lang w:val="en-GB"/>
                </w:rPr>
                <w:delText>[–1.740, 0.773]</w:delText>
              </w:r>
            </w:del>
          </w:p>
        </w:tc>
        <w:tc>
          <w:tcPr>
            <w:tcW w:w="925" w:type="dxa"/>
            <w:tcMar>
              <w:top w:w="100" w:type="dxa"/>
              <w:left w:w="100" w:type="dxa"/>
              <w:bottom w:w="100" w:type="dxa"/>
              <w:right w:w="100" w:type="dxa"/>
            </w:tcMar>
          </w:tcPr>
          <w:p w14:paraId="3E68ACBA" w14:textId="619D325C" w:rsidR="00087EAF" w:rsidRPr="00C715CC" w:rsidRDefault="00815C46" w:rsidP="00564D8C">
            <w:pPr>
              <w:jc w:val="center"/>
              <w:rPr>
                <w:lang w:val="en-GB"/>
              </w:rPr>
            </w:pPr>
            <w:ins w:id="810" w:author="Scarlett Taylor" w:date="2025-10-28T11:38:00Z" w16du:dateUtc="2025-10-28T04:38:00Z">
              <w:r w:rsidRPr="00815C46">
                <w:rPr>
                  <w:lang w:val="en-GB"/>
                </w:rPr>
                <w:t>0.186</w:t>
              </w:r>
            </w:ins>
            <w:del w:id="811" w:author="Scarlett Taylor" w:date="2025-10-28T11:38:00Z" w16du:dateUtc="2025-10-28T04:38:00Z">
              <w:r w:rsidR="00087EAF" w:rsidRPr="00C715CC" w:rsidDel="00815C46">
                <w:rPr>
                  <w:lang w:val="en-GB"/>
                </w:rPr>
                <w:delText>0.200</w:delText>
              </w:r>
            </w:del>
          </w:p>
        </w:tc>
        <w:tc>
          <w:tcPr>
            <w:tcW w:w="925" w:type="dxa"/>
            <w:tcMar>
              <w:top w:w="100" w:type="dxa"/>
              <w:left w:w="100" w:type="dxa"/>
              <w:bottom w:w="100" w:type="dxa"/>
              <w:right w:w="100" w:type="dxa"/>
            </w:tcMar>
          </w:tcPr>
          <w:p w14:paraId="50B72766" w14:textId="221F951D" w:rsidR="00087EAF" w:rsidRPr="00C715CC" w:rsidRDefault="00815C46" w:rsidP="00564D8C">
            <w:pPr>
              <w:jc w:val="center"/>
              <w:rPr>
                <w:lang w:val="en-GB"/>
              </w:rPr>
            </w:pPr>
            <w:ins w:id="812" w:author="Scarlett Taylor" w:date="2025-10-28T11:38:00Z" w16du:dateUtc="2025-10-28T04:38:00Z">
              <w:r w:rsidRPr="00815C46">
                <w:rPr>
                  <w:lang w:val="en-GB"/>
                </w:rPr>
                <w:t>0.814</w:t>
              </w:r>
            </w:ins>
            <w:del w:id="813" w:author="Scarlett Taylor" w:date="2025-10-28T11:38:00Z" w16du:dateUtc="2025-10-28T04:38:00Z">
              <w:r w:rsidR="00087EAF" w:rsidRPr="00C715CC" w:rsidDel="00815C46">
                <w:rPr>
                  <w:lang w:val="en-GB"/>
                </w:rPr>
                <w:delText>0.800</w:delText>
              </w:r>
            </w:del>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59C06F30" w:rsidR="00087EAF" w:rsidRPr="00C715CC" w:rsidRDefault="00815C46" w:rsidP="00564D8C">
            <w:pPr>
              <w:jc w:val="right"/>
              <w:rPr>
                <w:lang w:val="en-GB"/>
              </w:rPr>
            </w:pPr>
            <w:ins w:id="814" w:author="Scarlett Taylor" w:date="2025-10-28T11:39:00Z" w16du:dateUtc="2025-10-28T04:39:00Z">
              <w:r w:rsidRPr="00815C46">
                <w:rPr>
                  <w:lang w:val="en-GB"/>
                </w:rPr>
                <w:t>0.082</w:t>
              </w:r>
            </w:ins>
            <w:del w:id="815" w:author="Scarlett Taylor" w:date="2025-10-28T11:39:00Z" w16du:dateUtc="2025-10-28T04:39:00Z">
              <w:r w:rsidR="00087EAF" w:rsidRPr="00C715CC" w:rsidDel="00815C46">
                <w:rPr>
                  <w:lang w:val="en-GB"/>
                </w:rPr>
                <w:delText>0.069</w:delText>
              </w:r>
            </w:del>
          </w:p>
        </w:tc>
        <w:tc>
          <w:tcPr>
            <w:tcW w:w="1753" w:type="dxa"/>
            <w:tcMar>
              <w:top w:w="100" w:type="dxa"/>
              <w:left w:w="100" w:type="dxa"/>
              <w:bottom w:w="100" w:type="dxa"/>
              <w:right w:w="100" w:type="dxa"/>
            </w:tcMar>
          </w:tcPr>
          <w:p w14:paraId="35DCA3B5" w14:textId="4CB92348" w:rsidR="00087EAF" w:rsidRPr="00C715CC" w:rsidRDefault="00815C46" w:rsidP="00564D8C">
            <w:pPr>
              <w:jc w:val="center"/>
              <w:rPr>
                <w:lang w:val="en-GB"/>
              </w:rPr>
            </w:pPr>
            <w:ins w:id="816" w:author="Scarlett Taylor" w:date="2025-10-28T11:39:00Z" w16du:dateUtc="2025-10-28T04:39:00Z">
              <w:r w:rsidRPr="00815C46">
                <w:rPr>
                  <w:lang w:val="en-GB"/>
                </w:rPr>
                <w:t>[–1.390, 1.560]</w:t>
              </w:r>
            </w:ins>
            <w:del w:id="817" w:author="Scarlett Taylor" w:date="2025-10-28T11:39:00Z" w16du:dateUtc="2025-10-28T04:39:00Z">
              <w:r w:rsidR="00087EAF" w:rsidRPr="00C715CC" w:rsidDel="00815C46">
                <w:rPr>
                  <w:lang w:val="en-GB"/>
                </w:rPr>
                <w:delText>[–1.450, 1.600]</w:delText>
              </w:r>
            </w:del>
          </w:p>
        </w:tc>
        <w:tc>
          <w:tcPr>
            <w:tcW w:w="925" w:type="dxa"/>
            <w:tcMar>
              <w:top w:w="100" w:type="dxa"/>
              <w:left w:w="100" w:type="dxa"/>
              <w:bottom w:w="100" w:type="dxa"/>
              <w:right w:w="100" w:type="dxa"/>
            </w:tcMar>
          </w:tcPr>
          <w:p w14:paraId="6C81329D" w14:textId="18F74CCB" w:rsidR="00087EAF" w:rsidRPr="00C715CC" w:rsidRDefault="00815C46" w:rsidP="00564D8C">
            <w:pPr>
              <w:jc w:val="center"/>
              <w:rPr>
                <w:lang w:val="en-GB"/>
              </w:rPr>
            </w:pPr>
            <w:ins w:id="818" w:author="Scarlett Taylor" w:date="2025-10-28T11:39:00Z" w16du:dateUtc="2025-10-28T04:39:00Z">
              <w:r w:rsidRPr="00815C46">
                <w:rPr>
                  <w:lang w:val="en-GB"/>
                </w:rPr>
                <w:t>0.541</w:t>
              </w:r>
            </w:ins>
            <w:del w:id="819" w:author="Scarlett Taylor" w:date="2025-10-28T11:39:00Z" w16du:dateUtc="2025-10-28T04:39:00Z">
              <w:r w:rsidR="00087EAF" w:rsidRPr="00C715CC" w:rsidDel="00815C46">
                <w:rPr>
                  <w:lang w:val="en-GB"/>
                </w:rPr>
                <w:delText>0.539</w:delText>
              </w:r>
            </w:del>
          </w:p>
        </w:tc>
        <w:tc>
          <w:tcPr>
            <w:tcW w:w="925" w:type="dxa"/>
            <w:tcMar>
              <w:top w:w="100" w:type="dxa"/>
              <w:left w:w="100" w:type="dxa"/>
              <w:bottom w:w="100" w:type="dxa"/>
              <w:right w:w="100" w:type="dxa"/>
            </w:tcMar>
          </w:tcPr>
          <w:p w14:paraId="337FA566" w14:textId="38F41326" w:rsidR="00087EAF" w:rsidRPr="00C715CC" w:rsidRDefault="00815C46" w:rsidP="00564D8C">
            <w:pPr>
              <w:jc w:val="center"/>
              <w:rPr>
                <w:lang w:val="en-GB"/>
              </w:rPr>
            </w:pPr>
            <w:ins w:id="820" w:author="Scarlett Taylor" w:date="2025-10-28T11:39:00Z" w16du:dateUtc="2025-10-28T04:39:00Z">
              <w:r w:rsidRPr="00815C46">
                <w:rPr>
                  <w:lang w:val="en-GB"/>
                </w:rPr>
                <w:t>0.459</w:t>
              </w:r>
            </w:ins>
            <w:del w:id="821" w:author="Scarlett Taylor" w:date="2025-10-28T11:39:00Z" w16du:dateUtc="2025-10-28T04:39:00Z">
              <w:r w:rsidR="00087EAF" w:rsidRPr="00C715CC" w:rsidDel="00815C46">
                <w:rPr>
                  <w:lang w:val="en-GB"/>
                </w:rPr>
                <w:delText>0.461</w:delText>
              </w:r>
            </w:del>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3A0D75B5" w:rsidR="00087EAF" w:rsidRPr="00C715CC" w:rsidRDefault="00815C46" w:rsidP="00564D8C">
            <w:pPr>
              <w:jc w:val="right"/>
              <w:rPr>
                <w:lang w:val="en-GB"/>
              </w:rPr>
            </w:pPr>
            <w:ins w:id="822" w:author="Scarlett Taylor" w:date="2025-10-28T11:39:00Z" w16du:dateUtc="2025-10-28T04:39:00Z">
              <w:r w:rsidRPr="00815C46">
                <w:rPr>
                  <w:lang w:val="en-GB"/>
                </w:rPr>
                <w:t>0.605</w:t>
              </w:r>
            </w:ins>
            <w:del w:id="823" w:author="Scarlett Taylor" w:date="2025-10-28T11:39:00Z" w16du:dateUtc="2025-10-28T04:39:00Z">
              <w:r w:rsidR="00087EAF" w:rsidRPr="00C715CC" w:rsidDel="00815C46">
                <w:rPr>
                  <w:lang w:val="en-GB"/>
                </w:rPr>
                <w:delText>0.569</w:delText>
              </w:r>
            </w:del>
          </w:p>
        </w:tc>
        <w:tc>
          <w:tcPr>
            <w:tcW w:w="1753" w:type="dxa"/>
            <w:tcBorders>
              <w:bottom w:val="single" w:sz="8" w:space="0" w:color="000000"/>
            </w:tcBorders>
            <w:tcMar>
              <w:top w:w="100" w:type="dxa"/>
              <w:left w:w="100" w:type="dxa"/>
              <w:bottom w:w="100" w:type="dxa"/>
              <w:right w:w="100" w:type="dxa"/>
            </w:tcMar>
          </w:tcPr>
          <w:p w14:paraId="1CB562A2" w14:textId="0FCE6E12" w:rsidR="00087EAF" w:rsidRPr="00C715CC" w:rsidRDefault="00815C46" w:rsidP="00564D8C">
            <w:pPr>
              <w:jc w:val="center"/>
              <w:rPr>
                <w:lang w:val="en-GB"/>
              </w:rPr>
            </w:pPr>
            <w:ins w:id="824" w:author="Scarlett Taylor" w:date="2025-10-28T11:39:00Z" w16du:dateUtc="2025-10-28T04:39:00Z">
              <w:r w:rsidRPr="00815C46">
                <w:rPr>
                  <w:lang w:val="en-GB"/>
                </w:rPr>
                <w:t>[–0.595, 1.810]</w:t>
              </w:r>
            </w:ins>
            <w:del w:id="825" w:author="Scarlett Taylor" w:date="2025-10-28T11:39:00Z" w16du:dateUtc="2025-10-28T04:39:00Z">
              <w:r w:rsidR="00087EAF" w:rsidRPr="00C715CC" w:rsidDel="00815C46">
                <w:rPr>
                  <w:lang w:val="en-GB"/>
                </w:rPr>
                <w:delText>[–0.681, 1.840]</w:delText>
              </w:r>
            </w:del>
          </w:p>
        </w:tc>
        <w:tc>
          <w:tcPr>
            <w:tcW w:w="925" w:type="dxa"/>
            <w:tcBorders>
              <w:bottom w:val="single" w:sz="8" w:space="0" w:color="000000"/>
            </w:tcBorders>
            <w:tcMar>
              <w:top w:w="100" w:type="dxa"/>
              <w:left w:w="100" w:type="dxa"/>
              <w:bottom w:w="100" w:type="dxa"/>
              <w:right w:w="100" w:type="dxa"/>
            </w:tcMar>
          </w:tcPr>
          <w:p w14:paraId="759591C7" w14:textId="53A43B11" w:rsidR="00087EAF" w:rsidRPr="00C715CC" w:rsidRDefault="00815C46" w:rsidP="00564D8C">
            <w:pPr>
              <w:jc w:val="center"/>
              <w:rPr>
                <w:lang w:val="en-GB"/>
              </w:rPr>
            </w:pPr>
            <w:ins w:id="826" w:author="Scarlett Taylor" w:date="2025-10-28T11:39:00Z" w16du:dateUtc="2025-10-28T04:39:00Z">
              <w:r w:rsidRPr="00815C46">
                <w:rPr>
                  <w:lang w:val="en-GB"/>
                </w:rPr>
                <w:t>0.852</w:t>
              </w:r>
            </w:ins>
            <w:del w:id="827" w:author="Scarlett Taylor" w:date="2025-10-28T11:39:00Z" w16du:dateUtc="2025-10-28T04:39:00Z">
              <w:r w:rsidR="00087EAF" w:rsidRPr="00C715CC" w:rsidDel="00815C46">
                <w:rPr>
                  <w:lang w:val="en-GB"/>
                </w:rPr>
                <w:delText>0.819</w:delText>
              </w:r>
            </w:del>
          </w:p>
        </w:tc>
        <w:tc>
          <w:tcPr>
            <w:tcW w:w="925" w:type="dxa"/>
            <w:tcBorders>
              <w:bottom w:val="single" w:sz="8" w:space="0" w:color="000000"/>
            </w:tcBorders>
            <w:tcMar>
              <w:top w:w="100" w:type="dxa"/>
              <w:left w:w="100" w:type="dxa"/>
              <w:bottom w:w="100" w:type="dxa"/>
              <w:right w:w="100" w:type="dxa"/>
            </w:tcMar>
          </w:tcPr>
          <w:p w14:paraId="06067097" w14:textId="6274063A" w:rsidR="00087EAF" w:rsidRPr="00C715CC" w:rsidRDefault="00815C46" w:rsidP="00564D8C">
            <w:pPr>
              <w:jc w:val="center"/>
              <w:rPr>
                <w:lang w:val="en-GB"/>
              </w:rPr>
            </w:pPr>
            <w:ins w:id="828" w:author="Scarlett Taylor" w:date="2025-10-28T11:39:00Z" w16du:dateUtc="2025-10-28T04:39:00Z">
              <w:r w:rsidRPr="00815C46">
                <w:rPr>
                  <w:lang w:val="en-GB"/>
                </w:rPr>
                <w:t>0.148</w:t>
              </w:r>
            </w:ins>
            <w:del w:id="829" w:author="Scarlett Taylor" w:date="2025-10-28T11:39:00Z" w16du:dateUtc="2025-10-28T04:39:00Z">
              <w:r w:rsidR="00087EAF" w:rsidRPr="00C715CC" w:rsidDel="00815C46">
                <w:rPr>
                  <w:lang w:val="en-GB"/>
                </w:rPr>
                <w:delText>0.181</w:delText>
              </w:r>
            </w:del>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830" w:name="_r8za2knmn1z1" w:colFirst="0" w:colLast="0"/>
      <w:bookmarkEnd w:id="830"/>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3D88351A" w:rsidR="00C57308" w:rsidRPr="00C715CC" w:rsidRDefault="00F07DFA">
      <w:pPr>
        <w:spacing w:before="240" w:after="240" w:line="276" w:lineRule="auto"/>
        <w:rPr>
          <w:rFonts w:eastAsia="Arial"/>
          <w:sz w:val="22"/>
          <w:szCs w:val="22"/>
          <w:lang w:val="en-GB"/>
        </w:rPr>
      </w:pPr>
      <w:ins w:id="831" w:author="Scarlett Taylor" w:date="2025-10-28T11:07:00Z" w16du:dateUtc="2025-10-28T04:07:00Z">
        <w:r>
          <w:rPr>
            <w:rFonts w:eastAsia="Arial"/>
            <w:noProof/>
            <w:sz w:val="22"/>
            <w:szCs w:val="22"/>
            <w:lang w:val="en-GB"/>
          </w:rPr>
          <w:lastRenderedPageBreak/>
          <w:drawing>
            <wp:inline distT="0" distB="0" distL="0" distR="0" wp14:anchorId="2D69F8CB" wp14:editId="026E5BD5">
              <wp:extent cx="5056632" cy="3792474"/>
              <wp:effectExtent l="0" t="0" r="0" b="5080"/>
              <wp:docPr id="1716151294" name="Picture 1" descr="A graph showing a variety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294" name="Picture 1" descr="A graph showing a variety of green and white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264" cy="3817698"/>
                      </a:xfrm>
                      <a:prstGeom prst="rect">
                        <a:avLst/>
                      </a:prstGeom>
                    </pic:spPr>
                  </pic:pic>
                </a:graphicData>
              </a:graphic>
            </wp:inline>
          </w:drawing>
        </w:r>
      </w:ins>
      <w:del w:id="832" w:author="Scarlett Taylor" w:date="2025-10-28T11:07:00Z" w16du:dateUtc="2025-10-28T04:07:00Z">
        <w:r w:rsidR="00EE4FC8" w:rsidRPr="00C715CC" w:rsidDel="00F07DFA">
          <w:rPr>
            <w:rFonts w:eastAsia="Arial"/>
            <w:noProof/>
            <w:sz w:val="22"/>
            <w:szCs w:val="22"/>
            <w:lang w:val="en-GB"/>
          </w:rPr>
          <w:drawing>
            <wp:inline distT="0" distB="0" distL="0" distR="0" wp14:anchorId="739E378F" wp14:editId="1E09E6B6">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del>
    </w:p>
    <w:p w14:paraId="16DE67AF" w14:textId="013FB3C3" w:rsidR="00C57308" w:rsidRPr="00C715CC" w:rsidRDefault="00000000">
      <w:pPr>
        <w:rPr>
          <w:lang w:val="en-GB"/>
        </w:rPr>
      </w:pPr>
      <w:r w:rsidRPr="00C715CC">
        <w:rPr>
          <w:lang w:val="en-GB"/>
        </w:rPr>
        <w:lastRenderedPageBreak/>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1BEE895A" w:rsidR="00C57308" w:rsidRPr="00C715CC" w:rsidRDefault="00F07DFA">
      <w:pPr>
        <w:spacing w:before="240" w:after="240" w:line="276" w:lineRule="auto"/>
        <w:rPr>
          <w:rFonts w:eastAsia="Arial"/>
          <w:sz w:val="22"/>
          <w:szCs w:val="22"/>
          <w:lang w:val="en-GB"/>
        </w:rPr>
      </w:pPr>
      <w:ins w:id="833" w:author="Scarlett Taylor" w:date="2025-10-28T11:08:00Z" w16du:dateUtc="2025-10-28T04:08:00Z">
        <w:r>
          <w:rPr>
            <w:rFonts w:eastAsia="Arial"/>
            <w:noProof/>
            <w:sz w:val="22"/>
            <w:szCs w:val="22"/>
            <w:lang w:val="en-GB"/>
          </w:rPr>
          <w:lastRenderedPageBreak/>
          <w:drawing>
            <wp:inline distT="0" distB="0" distL="0" distR="0" wp14:anchorId="29180369" wp14:editId="66FD7FE4">
              <wp:extent cx="5001768" cy="3751326"/>
              <wp:effectExtent l="0" t="0" r="2540" b="0"/>
              <wp:docPr id="1435681118" name="Picture 2" descr="A graph of a log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118" name="Picture 2" descr="A graph of a log differen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0272" cy="3765204"/>
                      </a:xfrm>
                      <a:prstGeom prst="rect">
                        <a:avLst/>
                      </a:prstGeom>
                    </pic:spPr>
                  </pic:pic>
                </a:graphicData>
              </a:graphic>
            </wp:inline>
          </w:drawing>
        </w:r>
      </w:ins>
      <w:del w:id="834" w:author="Scarlett Taylor" w:date="2025-10-28T11:08:00Z" w16du:dateUtc="2025-10-28T04:08:00Z">
        <w:r w:rsidR="00EE4FC8" w:rsidRPr="00C715CC" w:rsidDel="00F07DFA">
          <w:rPr>
            <w:rFonts w:eastAsia="Arial"/>
            <w:noProof/>
            <w:sz w:val="22"/>
            <w:szCs w:val="22"/>
            <w:lang w:val="en-GB"/>
          </w:rPr>
          <w:drawing>
            <wp:inline distT="0" distB="0" distL="0" distR="0" wp14:anchorId="45A3E1E3" wp14:editId="6A0B83AD">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del>
    </w:p>
    <w:p w14:paraId="3EE83DF2" w14:textId="5D8CC275" w:rsidR="00C57308" w:rsidRPr="00C715CC" w:rsidRDefault="00000000">
      <w:pPr>
        <w:rPr>
          <w:lang w:val="en-GB"/>
        </w:rPr>
      </w:pPr>
      <w:r w:rsidRPr="00C715CC">
        <w:rPr>
          <w:lang w:val="en-GB"/>
        </w:rPr>
        <w:lastRenderedPageBreak/>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0636309C" w:rsidR="00C57308" w:rsidRPr="00C715CC" w:rsidRDefault="00F07DFA">
      <w:pPr>
        <w:spacing w:after="240" w:line="276" w:lineRule="auto"/>
        <w:rPr>
          <w:rFonts w:eastAsia="Arial"/>
          <w:sz w:val="22"/>
          <w:szCs w:val="22"/>
          <w:lang w:val="en-GB"/>
        </w:rPr>
      </w:pPr>
      <w:ins w:id="835" w:author="Scarlett Taylor" w:date="2025-10-28T11:09:00Z" w16du:dateUtc="2025-10-28T04:09:00Z">
        <w:r>
          <w:rPr>
            <w:rFonts w:eastAsia="Arial"/>
            <w:noProof/>
            <w:sz w:val="22"/>
            <w:szCs w:val="22"/>
            <w:lang w:val="en-GB"/>
          </w:rPr>
          <w:lastRenderedPageBreak/>
          <w:drawing>
            <wp:inline distT="0" distB="0" distL="0" distR="0" wp14:anchorId="67F38365" wp14:editId="0C67037D">
              <wp:extent cx="5096256" cy="3822192"/>
              <wp:effectExtent l="0" t="0" r="0" b="635"/>
              <wp:docPr id="994479461" name="Picture 4" descr="A graph showing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9461" name="Picture 4" descr="A graph showing different types of growt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9427" cy="3824570"/>
                      </a:xfrm>
                      <a:prstGeom prst="rect">
                        <a:avLst/>
                      </a:prstGeom>
                    </pic:spPr>
                  </pic:pic>
                </a:graphicData>
              </a:graphic>
            </wp:inline>
          </w:drawing>
        </w:r>
      </w:ins>
      <w:del w:id="836" w:author="Scarlett Taylor" w:date="2025-10-28T11:09:00Z" w16du:dateUtc="2025-10-28T04:09:00Z">
        <w:r w:rsidR="00EE4FC8" w:rsidRPr="00C715CC" w:rsidDel="00F07DFA">
          <w:rPr>
            <w:rFonts w:eastAsia="Arial"/>
            <w:noProof/>
            <w:sz w:val="22"/>
            <w:szCs w:val="22"/>
            <w:lang w:val="en-GB"/>
          </w:rPr>
          <w:drawing>
            <wp:inline distT="0" distB="0" distL="0" distR="0" wp14:anchorId="76054D82" wp14:editId="4E307770">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del>
    </w:p>
    <w:p w14:paraId="2448596C" w14:textId="05FFE4FE" w:rsidR="00C57308" w:rsidRPr="00C715CC" w:rsidRDefault="00000000">
      <w:pPr>
        <w:rPr>
          <w:lang w:val="en-GB"/>
        </w:rPr>
      </w:pPr>
      <w:r w:rsidRPr="00C715CC">
        <w:rPr>
          <w:lang w:val="en-GB"/>
        </w:rPr>
        <w:lastRenderedPageBreak/>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oportional composition of four functional fish groups across three reef zones</w:t>
      </w:r>
      <w:ins w:id="837" w:author="Scarlett Taylor" w:date="2025-10-29T17:08:00Z" w16du:dateUtc="2025-10-29T10:08:00Z">
        <w:r w:rsidR="004302EF">
          <w:rPr>
            <w:lang w:val="en-GB"/>
          </w:rPr>
          <w:t xml:space="preserve"> (defined by proximity to shore)</w:t>
        </w:r>
      </w:ins>
      <w:r w:rsidRPr="00C715CC">
        <w:rPr>
          <w:lang w:val="en-GB"/>
        </w:rPr>
        <w:t xml:space="preserve">: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757A9A9E" w:rsidR="00C57308" w:rsidRPr="00C715CC" w:rsidRDefault="00E33F05">
      <w:pPr>
        <w:spacing w:after="240" w:line="276" w:lineRule="auto"/>
        <w:rPr>
          <w:rFonts w:eastAsia="Arial"/>
          <w:sz w:val="22"/>
          <w:szCs w:val="22"/>
          <w:lang w:val="en-GB"/>
        </w:rPr>
      </w:pPr>
      <w:ins w:id="838" w:author="Scarlett Taylor" w:date="2025-10-28T11:09:00Z" w16du:dateUtc="2025-10-28T04:09:00Z">
        <w:r>
          <w:rPr>
            <w:rFonts w:eastAsia="Arial"/>
            <w:noProof/>
            <w:sz w:val="22"/>
            <w:szCs w:val="22"/>
            <w:lang w:val="en-GB"/>
          </w:rPr>
          <w:lastRenderedPageBreak/>
          <w:drawing>
            <wp:inline distT="0" distB="0" distL="0" distR="0" wp14:anchorId="7B8AA451" wp14:editId="33FDAB0E">
              <wp:extent cx="4818888" cy="3614166"/>
              <wp:effectExtent l="0" t="0" r="0" b="5715"/>
              <wp:docPr id="585996628" name="Picture 5" descr="A diagram of a log-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6628" name="Picture 5" descr="A diagram of a log-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4486" cy="3625864"/>
                      </a:xfrm>
                      <a:prstGeom prst="rect">
                        <a:avLst/>
                      </a:prstGeom>
                    </pic:spPr>
                  </pic:pic>
                </a:graphicData>
              </a:graphic>
            </wp:inline>
          </w:drawing>
        </w:r>
      </w:ins>
      <w:del w:id="839" w:author="Scarlett Taylor" w:date="2025-10-28T11:09:00Z" w16du:dateUtc="2025-10-28T04:09:00Z">
        <w:r w:rsidR="00EE4FC8" w:rsidRPr="00C715CC" w:rsidDel="00E33F05">
          <w:rPr>
            <w:rFonts w:eastAsia="Arial"/>
            <w:noProof/>
            <w:sz w:val="22"/>
            <w:szCs w:val="22"/>
            <w:lang w:val="en-GB"/>
          </w:rPr>
          <w:lastRenderedPageBreak/>
          <w:drawing>
            <wp:inline distT="0" distB="0" distL="0" distR="0" wp14:anchorId="796BBC9E" wp14:editId="6E4DA69C">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del>
    </w:p>
    <w:p w14:paraId="0FEDE22A" w14:textId="580236F8"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ins w:id="840" w:author="Scarlett Taylor" w:date="2025-10-09T10:43:00Z" w16du:dateUtc="2025-10-09T03:43:00Z">
        <w:r w:rsidR="007F3ADD">
          <w:rPr>
            <w:lang w:val="en-GB"/>
          </w:rPr>
          <w:t xml:space="preserve"> </w:t>
        </w:r>
      </w:ins>
      <w:r w:rsidRPr="00C715CC">
        <w:rPr>
          <w:lang w:val="en-GB"/>
        </w:rPr>
        <w:t>Densities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7885D72E"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w:t>
      </w:r>
      <w:del w:id="841" w:author="Scarlett Taylor" w:date="2025-10-29T17:08:00Z" w16du:dateUtc="2025-10-29T10:08:00Z">
        <w:r w:rsidRPr="00C715CC" w:rsidDel="004302EF">
          <w:rPr>
            <w:lang w:val="en-GB"/>
          </w:rPr>
          <w:delText xml:space="preserve">pelagic </w:delText>
        </w:r>
      </w:del>
      <w:r w:rsidRPr="00C715CC">
        <w:rPr>
          <w:lang w:val="en-GB"/>
        </w:rPr>
        <w:t xml:space="preserve">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842" w:name="_985k75it9yz4" w:colFirst="0" w:colLast="0"/>
      <w:bookmarkEnd w:id="842"/>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843" w:name="_kmw9l3yusmgk" w:colFirst="0" w:colLast="0"/>
      <w:bookmarkEnd w:id="843"/>
      <w:r w:rsidRPr="00C715CC">
        <w:rPr>
          <w:lang w:val="en-GB"/>
        </w:rPr>
        <w:br w:type="page"/>
      </w:r>
    </w:p>
    <w:p w14:paraId="0AE2E46D" w14:textId="77777777" w:rsidR="00C57308" w:rsidRPr="00C715CC" w:rsidRDefault="00000000" w:rsidP="00132A98">
      <w:pPr>
        <w:pStyle w:val="Heading1"/>
      </w:pPr>
      <w:bookmarkStart w:id="844" w:name="_hnnllomz5v09" w:colFirst="0" w:colLast="0"/>
      <w:bookmarkEnd w:id="844"/>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ins w:id="845" w:author="Scarlett Taylor" w:date="2025-10-09T10:10:00Z" w16du:dateUtc="2025-10-09T03:10:00Z">
        <w:r w:rsidR="003A3948">
          <w:rPr>
            <w:lang w:val="en-GB"/>
          </w:rPr>
          <w:t xml:space="preserve"> This study </w:t>
        </w:r>
      </w:ins>
      <w:ins w:id="846" w:author="Scarlett Taylor" w:date="2025-10-09T10:11:00Z" w16du:dateUtc="2025-10-09T03:11:00Z">
        <w:r w:rsidR="003A3948">
          <w:rPr>
            <w:lang w:val="en-GB"/>
          </w:rPr>
          <w:t xml:space="preserve">was made available as a pre-print on </w:t>
        </w:r>
        <w:proofErr w:type="spellStart"/>
        <w:r w:rsidR="003A3948">
          <w:rPr>
            <w:lang w:val="en-GB"/>
          </w:rPr>
          <w:t>BioRxiv</w:t>
        </w:r>
        <w:proofErr w:type="spellEnd"/>
        <w:r w:rsidR="003A3948">
          <w:rPr>
            <w:lang w:val="en-GB"/>
          </w:rPr>
          <w:t xml:space="preserve"> at </w:t>
        </w:r>
        <w:r w:rsidR="003A3948" w:rsidRPr="003A3948">
          <w:rPr>
            <w:lang w:val="en-GB"/>
          </w:rPr>
          <w:t>https://doi.org/10.1101/2025.09.10.675479</w:t>
        </w:r>
        <w:r w:rsidR="003A3948">
          <w:rPr>
            <w:lang w:val="en-GB"/>
          </w:rPr>
          <w:t>.</w:t>
        </w:r>
      </w:ins>
    </w:p>
    <w:p w14:paraId="6F22EB4B" w14:textId="77777777" w:rsidR="00C57308" w:rsidRPr="00C715CC" w:rsidRDefault="00000000" w:rsidP="00132A98">
      <w:pPr>
        <w:pStyle w:val="Heading1"/>
      </w:pPr>
      <w:bookmarkStart w:id="847" w:name="_c9ufq256rcpa" w:colFirst="0" w:colLast="0"/>
      <w:bookmarkEnd w:id="847"/>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848" w:name="_2pxcsaxlieuv" w:colFirst="0" w:colLast="0"/>
      <w:bookmarkEnd w:id="848"/>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849" w:name="_jkyvumhvy7in" w:colFirst="0" w:colLast="0"/>
      <w:bookmarkEnd w:id="849"/>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850" w:name="_ybva4sl89vak" w:colFirst="0" w:colLast="0"/>
      <w:bookmarkEnd w:id="850"/>
      <w:r w:rsidRPr="00C715CC">
        <w:t xml:space="preserve">12. DATA AVAILABILITY </w:t>
      </w:r>
    </w:p>
    <w:p w14:paraId="23598B6B" w14:textId="3C3BAEB7"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ins w:id="851" w:author="Scarlett Taylor" w:date="2025-10-28T15:45:00Z" w16du:dateUtc="2025-10-28T08:45:00Z">
        <w:r w:rsidR="006C1CF5" w:rsidRPr="006C1CF5">
          <w:rPr>
            <w:lang w:val="en-GB"/>
          </w:rPr>
          <w:t>https://doi.org/10.5281/zenodo.16784382</w:t>
        </w:r>
        <w:r w:rsidR="006C1CF5">
          <w:rPr>
            <w:lang w:val="en-GB"/>
          </w:rPr>
          <w:t xml:space="preserve"> </w:t>
        </w:r>
      </w:ins>
      <w:del w:id="852" w:author="Scarlett Taylor" w:date="2025-10-28T15:45:00Z" w16du:dateUtc="2025-10-28T08:45:00Z">
        <w:r w:rsidR="00C409F4" w:rsidRPr="00C409F4" w:rsidDel="006C1CF5">
          <w:rPr>
            <w:lang w:val="en-GB"/>
          </w:rPr>
          <w:delText>https://doi.org/</w:delText>
        </w:r>
        <w:r w:rsidR="00EE0507" w:rsidRPr="00EE0507" w:rsidDel="006C1CF5">
          <w:rPr>
            <w:lang w:val="en-GB"/>
          </w:rPr>
          <w:delText>10.5281/zenodo.16784464</w:delText>
        </w:r>
      </w:del>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853" w:name="_mgdh7rqr3ie9" w:colFirst="0" w:colLast="0"/>
      <w:bookmarkEnd w:id="853"/>
      <w:r w:rsidRPr="00C715CC">
        <w:lastRenderedPageBreak/>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bookmarkStart w:id="854" w:name="OLE_LINK2"/>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20">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bookmarkEnd w:id="854"/>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1">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2">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3">
        <w:r w:rsidR="00C57308" w:rsidRPr="00C715CC">
          <w:rPr>
            <w:rFonts w:eastAsia="Arial"/>
            <w:color w:val="1155CC"/>
            <w:sz w:val="22"/>
            <w:szCs w:val="22"/>
            <w:u w:val="single"/>
            <w:lang w:val="en-GB"/>
          </w:rPr>
          <w:t>https://doi.org/10.18637/jss.v080.i01</w:t>
        </w:r>
      </w:hyperlink>
    </w:p>
    <w:p w14:paraId="0B1F81C3" w14:textId="77777777" w:rsidR="00C57308" w:rsidRDefault="00000000" w:rsidP="00213430">
      <w:pPr>
        <w:spacing w:after="200" w:line="276" w:lineRule="auto"/>
        <w:ind w:left="720" w:hanging="720"/>
        <w:rPr>
          <w:ins w:id="855" w:author="Scarlett Taylor" w:date="2025-10-27T17:37:00Z" w16du:dateUtc="2025-10-27T10:37:00Z"/>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4">
        <w:r w:rsidR="00C57308" w:rsidRPr="00C715CC">
          <w:rPr>
            <w:rFonts w:eastAsia="Arial"/>
            <w:color w:val="1155CC"/>
            <w:sz w:val="22"/>
            <w:szCs w:val="22"/>
            <w:u w:val="single"/>
            <w:lang w:val="en-GB"/>
          </w:rPr>
          <w:t>https://doi.org/10.3354/meps14377</w:t>
        </w:r>
      </w:hyperlink>
    </w:p>
    <w:p w14:paraId="5107720E" w14:textId="39FC9260" w:rsidR="00AA33FB" w:rsidRPr="00AA33FB" w:rsidRDefault="00AA33FB" w:rsidP="00213430">
      <w:pPr>
        <w:spacing w:after="200" w:line="276" w:lineRule="auto"/>
        <w:ind w:left="720" w:hanging="720"/>
        <w:rPr>
          <w:rFonts w:eastAsia="Arial"/>
          <w:sz w:val="22"/>
          <w:szCs w:val="22"/>
          <w:lang w:val="en-GB"/>
        </w:rPr>
      </w:pPr>
      <w:ins w:id="856" w:author="Scarlett Taylor" w:date="2025-10-27T17:37:00Z" w16du:dateUtc="2025-10-27T10:37:00Z">
        <w:r w:rsidRPr="004302EF">
          <w:rPr>
            <w:rFonts w:eastAsia="Arial"/>
            <w:sz w:val="22"/>
            <w:szCs w:val="22"/>
            <w:lang w:val="en-GB"/>
          </w:rPr>
          <w:t>Cresswell, B. J., Galbraith, G. F., Barnett, A., Harrison, H. B., Jones, G. P., McClure, E. C., Quimpo, T. J. R., &amp; Hoey, A. S. (2025). Limited Evidence for Depth Specialism in Isolated Seamount Reef Predators. Ecology and Evolution, 15(9), e72044. https://doi.org/10.1002/ECE3.72044</w:t>
        </w:r>
      </w:ins>
    </w:p>
    <w:p w14:paraId="345835B9" w14:textId="13C367D6" w:rsidR="005917FC" w:rsidRDefault="005917FC" w:rsidP="00213430">
      <w:pPr>
        <w:spacing w:after="200" w:line="276" w:lineRule="auto"/>
        <w:ind w:left="720" w:hanging="720"/>
        <w:rPr>
          <w:ins w:id="857" w:author="Scarlett Taylor" w:date="2025-10-27T17:27:00Z" w16du:dateUtc="2025-10-27T10:27:00Z"/>
          <w:rFonts w:eastAsia="Arial"/>
          <w:sz w:val="22"/>
          <w:szCs w:val="22"/>
          <w:lang w:val="en-GB"/>
        </w:rPr>
      </w:pPr>
      <w:ins w:id="858" w:author="Scarlett Taylor" w:date="2025-10-27T17:27:00Z" w16du:dateUtc="2025-10-27T10:27:00Z">
        <w:r w:rsidRPr="005917FC">
          <w:rPr>
            <w:rFonts w:eastAsia="Arial"/>
            <w:sz w:val="22"/>
            <w:szCs w:val="22"/>
            <w:lang w:val="en-GB"/>
          </w:rPr>
          <w:t xml:space="preserve">Done TJ. (1983). Coral zonation, its nature and </w:t>
        </w:r>
      </w:ins>
      <w:ins w:id="859" w:author="Scarlett Taylor" w:date="2025-10-27T17:28:00Z" w16du:dateUtc="2025-10-27T10:28:00Z">
        <w:r>
          <w:rPr>
            <w:rFonts w:eastAsia="Arial"/>
            <w:sz w:val="22"/>
            <w:szCs w:val="22"/>
            <w:lang w:val="en-GB"/>
          </w:rPr>
          <w:t>significance. Australian Institute of Marine Science. Pages: 107-147.</w:t>
        </w:r>
      </w:ins>
    </w:p>
    <w:p w14:paraId="7DCEA76F" w14:textId="4109E9B9" w:rsidR="00E73D31" w:rsidRDefault="00E73D31" w:rsidP="00213430">
      <w:pPr>
        <w:spacing w:after="200" w:line="276" w:lineRule="auto"/>
        <w:ind w:left="720" w:hanging="720"/>
        <w:rPr>
          <w:ins w:id="860" w:author="Scarlett Taylor" w:date="2025-10-14T10:55:00Z" w16du:dateUtc="2025-10-14T03:55:00Z"/>
          <w:rFonts w:eastAsia="Arial"/>
          <w:sz w:val="22"/>
          <w:szCs w:val="22"/>
          <w:lang w:val="en-GB"/>
        </w:rPr>
      </w:pPr>
      <w:ins w:id="861" w:author="Scarlett Taylor" w:date="2025-10-14T10:55:00Z" w16du:dateUtc="2025-10-14T03:55:00Z">
        <w:r w:rsidRPr="00E73D31">
          <w:rPr>
            <w:rFonts w:eastAsia="Arial"/>
            <w:sz w:val="22"/>
            <w:szCs w:val="22"/>
            <w:lang w:val="en-GB"/>
          </w:rPr>
          <w:t xml:space="preserve">Elrick-Barr, C. E., </w:t>
        </w:r>
        <w:proofErr w:type="spellStart"/>
        <w:r w:rsidRPr="00E73D31">
          <w:rPr>
            <w:rFonts w:eastAsia="Arial"/>
            <w:sz w:val="22"/>
            <w:szCs w:val="22"/>
            <w:lang w:val="en-GB"/>
          </w:rPr>
          <w:t>Zimmerhackel</w:t>
        </w:r>
        <w:proofErr w:type="spellEnd"/>
        <w:r w:rsidRPr="00E73D31">
          <w:rPr>
            <w:rFonts w:eastAsia="Arial"/>
            <w:sz w:val="22"/>
            <w:szCs w:val="22"/>
            <w:lang w:val="en-GB"/>
          </w:rPr>
          <w:t xml:space="preserve">, J. S., Hill, G., Clifton, J., Ackermann, F., Burton, M., &amp; Harvey, E. S. (2022). Man-made structures in the marine environment: A review of stakeholders’ social and economic values and perceptions. Environmental Science and Policy, 129, 12–18. </w:t>
        </w:r>
        <w:r>
          <w:rPr>
            <w:rFonts w:eastAsia="Arial"/>
            <w:sz w:val="22"/>
            <w:szCs w:val="22"/>
            <w:lang w:val="en-GB"/>
          </w:rPr>
          <w:fldChar w:fldCharType="begin"/>
        </w:r>
        <w:r>
          <w:rPr>
            <w:rFonts w:eastAsia="Arial"/>
            <w:sz w:val="22"/>
            <w:szCs w:val="22"/>
            <w:lang w:val="en-GB"/>
          </w:rPr>
          <w:instrText>HYPERLINK "</w:instrText>
        </w:r>
        <w:r w:rsidRPr="00E73D31">
          <w:rPr>
            <w:rFonts w:eastAsia="Arial"/>
            <w:sz w:val="22"/>
            <w:szCs w:val="22"/>
            <w:lang w:val="en-GB"/>
          </w:rPr>
          <w:instrText>https://doi.org/10.1016/j.envsci.2021.12.006</w:instrText>
        </w:r>
        <w:r>
          <w:rPr>
            <w:rFonts w:eastAsia="Arial"/>
            <w:sz w:val="22"/>
            <w:szCs w:val="22"/>
            <w:lang w:val="en-GB"/>
          </w:rPr>
          <w:instrText>"</w:instrText>
        </w:r>
        <w:r>
          <w:rPr>
            <w:rFonts w:eastAsia="Arial"/>
            <w:sz w:val="22"/>
            <w:szCs w:val="22"/>
            <w:lang w:val="en-GB"/>
          </w:rPr>
        </w:r>
        <w:r>
          <w:rPr>
            <w:rFonts w:eastAsia="Arial"/>
            <w:sz w:val="22"/>
            <w:szCs w:val="22"/>
            <w:lang w:val="en-GB"/>
          </w:rPr>
          <w:fldChar w:fldCharType="separate"/>
        </w:r>
        <w:r w:rsidRPr="00B7210F">
          <w:rPr>
            <w:rStyle w:val="Hyperlink"/>
            <w:rFonts w:eastAsia="Arial"/>
            <w:sz w:val="22"/>
            <w:szCs w:val="22"/>
            <w:lang w:val="en-GB"/>
          </w:rPr>
          <w:t>https://doi.org/10.1016/j.envsci.2021.12.006</w:t>
        </w:r>
        <w:r>
          <w:rPr>
            <w:rFonts w:eastAsia="Arial"/>
            <w:sz w:val="22"/>
            <w:szCs w:val="22"/>
            <w:lang w:val="en-GB"/>
          </w:rPr>
          <w:fldChar w:fldCharType="end"/>
        </w:r>
        <w:r>
          <w:rPr>
            <w:rFonts w:eastAsia="Arial"/>
            <w:sz w:val="22"/>
            <w:szCs w:val="22"/>
            <w:lang w:val="en-GB"/>
          </w:rPr>
          <w:t xml:space="preserve"> </w:t>
        </w:r>
      </w:ins>
    </w:p>
    <w:p w14:paraId="52C1C951" w14:textId="5CD1F5C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5">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6">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Default="00000000" w:rsidP="00213430">
      <w:pPr>
        <w:spacing w:after="200" w:line="276" w:lineRule="auto"/>
        <w:ind w:left="720" w:hanging="720"/>
        <w:rPr>
          <w:ins w:id="862" w:author="Scarlett Taylor" w:date="2025-10-27T17:10:00Z" w16du:dateUtc="2025-10-27T10:10:00Z"/>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7">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332EE88D" w14:textId="77B3A2DA" w:rsidR="00AC0B15" w:rsidRPr="00AC0B15" w:rsidRDefault="00AC0B15" w:rsidP="00213430">
      <w:pPr>
        <w:spacing w:after="200" w:line="276" w:lineRule="auto"/>
        <w:ind w:left="720" w:hanging="720"/>
        <w:rPr>
          <w:rFonts w:eastAsia="Arial"/>
          <w:bCs/>
          <w:sz w:val="22"/>
          <w:szCs w:val="22"/>
          <w:lang w:val="en-GB"/>
        </w:rPr>
      </w:pPr>
      <w:ins w:id="863" w:author="Scarlett Taylor" w:date="2025-10-27T17:10:00Z" w16du:dateUtc="2025-10-27T10:10:00Z">
        <w:r w:rsidRPr="004302EF">
          <w:rPr>
            <w:rFonts w:eastAsia="Arial"/>
            <w:bCs/>
            <w:sz w:val="22"/>
            <w:szCs w:val="22"/>
            <w:lang w:val="en-GB"/>
          </w:rPr>
          <w:t>Galbraith, G. F., Cresswell, B. J., McCormick, M. I., Bridge, T. C., &amp; Jones, G. P. (2021). High diversity, abundance and distinct fish assemblages on submerged coral reef pinnacles compared to shallow emergent reefs. Coral Reefs, 40(2), 335-354.</w:t>
        </w:r>
      </w:ins>
    </w:p>
    <w:p w14:paraId="16D57E92" w14:textId="3DCC6658" w:rsidR="007D0CB1" w:rsidRDefault="007D0CB1" w:rsidP="00213430">
      <w:pPr>
        <w:spacing w:after="200" w:line="276" w:lineRule="auto"/>
        <w:ind w:left="720" w:hanging="720"/>
        <w:rPr>
          <w:ins w:id="864" w:author="Scarlett Taylor" w:date="2025-10-27T16:45:00Z" w16du:dateUtc="2025-10-27T09:45:00Z"/>
          <w:rFonts w:eastAsia="Arial"/>
          <w:sz w:val="22"/>
          <w:szCs w:val="22"/>
          <w:lang w:val="en-GB"/>
        </w:rPr>
      </w:pPr>
      <w:ins w:id="865" w:author="Scarlett Taylor" w:date="2025-10-27T16:45:00Z" w16du:dateUtc="2025-10-27T09:45:00Z">
        <w:r w:rsidRPr="007D0CB1">
          <w:rPr>
            <w:rFonts w:eastAsia="Arial"/>
            <w:sz w:val="22"/>
            <w:szCs w:val="22"/>
            <w:lang w:val="en-GB"/>
          </w:rPr>
          <w:lastRenderedPageBreak/>
          <w:t xml:space="preserve">Galbraith, G. F., Cresswell, B. J., McCormick, M. I., Bridge, T. C., &amp; Jones, G. P. (2022). Contrasting hydrodynamic regimes of submerged pinnacle and emergent coral reefs. </w:t>
        </w:r>
        <w:proofErr w:type="spellStart"/>
        <w:r w:rsidRPr="007D0CB1">
          <w:rPr>
            <w:rFonts w:eastAsia="Arial"/>
            <w:sz w:val="22"/>
            <w:szCs w:val="22"/>
            <w:lang w:val="en-GB"/>
          </w:rPr>
          <w:t>Plos</w:t>
        </w:r>
        <w:proofErr w:type="spellEnd"/>
        <w:r w:rsidRPr="007D0CB1">
          <w:rPr>
            <w:rFonts w:eastAsia="Arial"/>
            <w:sz w:val="22"/>
            <w:szCs w:val="22"/>
            <w:lang w:val="en-GB"/>
          </w:rPr>
          <w:t xml:space="preserve"> one, 17(8), e0273092 </w:t>
        </w:r>
      </w:ins>
    </w:p>
    <w:p w14:paraId="13007243" w14:textId="2A4AE8E6" w:rsidR="00C57308" w:rsidRPr="00C715CC" w:rsidDel="007D0CB1" w:rsidRDefault="00000000" w:rsidP="00213430">
      <w:pPr>
        <w:spacing w:after="200" w:line="276" w:lineRule="auto"/>
        <w:ind w:left="720" w:hanging="720"/>
        <w:rPr>
          <w:del w:id="866" w:author="Scarlett Taylor" w:date="2025-10-27T16:45:00Z" w16du:dateUtc="2025-10-27T09:45:00Z"/>
          <w:rFonts w:eastAsia="Arial"/>
          <w:sz w:val="22"/>
          <w:szCs w:val="22"/>
          <w:lang w:val="en-GB"/>
        </w:rPr>
      </w:pPr>
      <w:del w:id="867" w:author="Scarlett Taylor" w:date="2025-10-27T16:45:00Z" w16du:dateUtc="2025-10-27T09:45:00Z">
        <w:r w:rsidRPr="00C715CC" w:rsidDel="007D0CB1">
          <w:rPr>
            <w:rFonts w:eastAsia="Arial"/>
            <w:sz w:val="22"/>
            <w:szCs w:val="22"/>
            <w:lang w:val="en-GB"/>
          </w:rPr>
          <w:delText xml:space="preserve">Galbraith, G., Mcclure, E. C., and Barnett, A. (2022). </w:delText>
        </w:r>
        <w:r w:rsidRPr="00C715CC" w:rsidDel="007D0CB1">
          <w:rPr>
            <w:rFonts w:eastAsia="Arial"/>
            <w:i/>
            <w:sz w:val="22"/>
            <w:szCs w:val="22"/>
            <w:lang w:val="en-GB"/>
          </w:rPr>
          <w:delText>Diving into the Deep: The Unique Deep Habitats of the Coral Sea Marine Park</w:delText>
        </w:r>
        <w:r w:rsidRPr="00C715CC" w:rsidDel="007D0CB1">
          <w:rPr>
            <w:rFonts w:eastAsia="Arial"/>
            <w:sz w:val="22"/>
            <w:szCs w:val="22"/>
            <w:lang w:val="en-GB"/>
          </w:rPr>
          <w:delText xml:space="preserve">. </w:delText>
        </w:r>
        <w:r w:rsidR="002632BD" w:rsidDel="007D0CB1">
          <w:rPr>
            <w:rFonts w:eastAsia="Arial"/>
            <w:sz w:val="22"/>
            <w:szCs w:val="22"/>
            <w:lang w:val="en-GB"/>
          </w:rPr>
          <w:delText xml:space="preserve">Report prepared for Parks Australia. </w:delText>
        </w:r>
        <w:r w:rsidR="002632BD" w:rsidDel="007D0CB1">
          <w:fldChar w:fldCharType="begin"/>
        </w:r>
        <w:r w:rsidR="002632BD" w:rsidDel="007D0CB1">
          <w:delInstrText>HYPERLINK "https://doi.org/10.13140/RG.2.2.10516.68487/1"</w:delInstrText>
        </w:r>
        <w:r w:rsidR="002632BD" w:rsidDel="007D0CB1">
          <w:fldChar w:fldCharType="separate"/>
        </w:r>
        <w:r w:rsidR="002632BD" w:rsidRPr="00F3016D" w:rsidDel="007D0CB1">
          <w:rPr>
            <w:rStyle w:val="Hyperlink"/>
            <w:rFonts w:eastAsia="Arial"/>
            <w:sz w:val="22"/>
            <w:szCs w:val="22"/>
            <w:lang w:val="en-GB"/>
          </w:rPr>
          <w:delText>https://doi.org/10.13140/RG.2.2.10516.68487/1</w:delText>
        </w:r>
        <w:r w:rsidR="002632BD" w:rsidDel="007D0CB1">
          <w:fldChar w:fldCharType="end"/>
        </w:r>
        <w:r w:rsidR="00D06BB2" w:rsidDel="007D0CB1">
          <w:rPr>
            <w:rFonts w:eastAsia="Arial"/>
            <w:sz w:val="22"/>
            <w:szCs w:val="22"/>
            <w:lang w:val="en-GB"/>
          </w:rPr>
          <w:delText xml:space="preserve"> </w:delText>
        </w:r>
      </w:del>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8">
        <w:r w:rsidR="00C57308" w:rsidRPr="00C715CC">
          <w:rPr>
            <w:rFonts w:eastAsia="Arial"/>
            <w:color w:val="1155CC"/>
            <w:sz w:val="22"/>
            <w:szCs w:val="22"/>
            <w:u w:val="single"/>
            <w:lang w:val="en-GB"/>
          </w:rPr>
          <w:t>https://doi.org/10.1002/lno.12431</w:t>
        </w:r>
      </w:hyperlink>
    </w:p>
    <w:p w14:paraId="0A4BB520" w14:textId="131E5D0A" w:rsidR="00AA33FB" w:rsidRDefault="00AA33FB" w:rsidP="00213430">
      <w:pPr>
        <w:spacing w:after="200" w:line="276" w:lineRule="auto"/>
        <w:ind w:left="720" w:hanging="720"/>
        <w:rPr>
          <w:ins w:id="868" w:author="Scarlett Taylor" w:date="2025-10-27T17:39:00Z" w16du:dateUtc="2025-10-27T10:39:00Z"/>
          <w:rFonts w:eastAsia="Arial"/>
          <w:sz w:val="22"/>
          <w:szCs w:val="22"/>
          <w:lang w:val="en-GB"/>
        </w:rPr>
      </w:pPr>
      <w:ins w:id="869" w:author="Scarlett Taylor" w:date="2025-10-27T17:39:00Z" w16du:dateUtc="2025-10-27T10:39:00Z">
        <w:r w:rsidRPr="00AA33FB">
          <w:rPr>
            <w:rFonts w:eastAsia="Arial"/>
            <w:sz w:val="22"/>
            <w:szCs w:val="22"/>
            <w:lang w:val="en-GB"/>
          </w:rPr>
          <w:t>Gress, E., Bridge, T. C., Fyfe, J., &amp; Galbraith, G. (2023). Novel Interaction between a Rabbitfish and Black Corals. Oceans, 4(3), 236–241. https://doi.org/10.3390/OCEANS4030016/S1</w:t>
        </w:r>
      </w:ins>
    </w:p>
    <w:p w14:paraId="4EF61665" w14:textId="14834070" w:rsidR="00AA33FB" w:rsidRDefault="00AA33FB" w:rsidP="00213430">
      <w:pPr>
        <w:spacing w:after="200" w:line="276" w:lineRule="auto"/>
        <w:ind w:left="720" w:hanging="720"/>
        <w:rPr>
          <w:ins w:id="870" w:author="Scarlett Taylor" w:date="2025-10-27T17:38:00Z" w16du:dateUtc="2025-10-27T10:38:00Z"/>
          <w:rFonts w:eastAsia="Arial"/>
          <w:sz w:val="22"/>
          <w:szCs w:val="22"/>
          <w:lang w:val="en-GB"/>
        </w:rPr>
      </w:pPr>
      <w:ins w:id="871" w:author="Scarlett Taylor" w:date="2025-10-27T17:38:00Z" w16du:dateUtc="2025-10-27T10:38:00Z">
        <w:r w:rsidRPr="00AA33FB">
          <w:rPr>
            <w:rFonts w:eastAsia="Arial"/>
            <w:sz w:val="22"/>
            <w:szCs w:val="22"/>
            <w:lang w:val="en-GB"/>
          </w:rPr>
          <w:t xml:space="preserve">Gress, E., Bairos‐Novak, K. R., Bridge, T. C., &amp; Galbraith, G. F. (2025). Neglected Biodiversity of Fish Assemblages Associated </w:t>
        </w:r>
        <w:proofErr w:type="gramStart"/>
        <w:r w:rsidRPr="00AA33FB">
          <w:rPr>
            <w:rFonts w:eastAsia="Arial"/>
            <w:sz w:val="22"/>
            <w:szCs w:val="22"/>
            <w:lang w:val="en-GB"/>
          </w:rPr>
          <w:t>With</w:t>
        </w:r>
        <w:proofErr w:type="gramEnd"/>
        <w:r w:rsidRPr="00AA33FB">
          <w:rPr>
            <w:rFonts w:eastAsia="Arial"/>
            <w:sz w:val="22"/>
            <w:szCs w:val="22"/>
            <w:lang w:val="en-GB"/>
          </w:rPr>
          <w:t xml:space="preserve"> Antipatharia (Black Corals) on Tropical Shallow Reef Ecosystems. Ecology and Evolution, 15(8), e72015.</w:t>
        </w:r>
      </w:ins>
    </w:p>
    <w:p w14:paraId="1EEF3AE3" w14:textId="3D5DB503"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9">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57C7A7B1" w:rsidR="00C57308" w:rsidRDefault="00000000" w:rsidP="00213430">
      <w:pPr>
        <w:spacing w:after="200" w:line="276" w:lineRule="auto"/>
        <w:ind w:left="720" w:hanging="720"/>
        <w:rPr>
          <w:ins w:id="872" w:author="Scarlett Taylor" w:date="2025-10-29T19:06:00Z" w16du:dateUtc="2025-10-29T12:06:00Z"/>
        </w:rPr>
      </w:pPr>
      <w:r w:rsidRPr="00C715CC">
        <w:rPr>
          <w:rFonts w:eastAsia="Arial"/>
          <w:sz w:val="22"/>
          <w:szCs w:val="22"/>
          <w:lang w:val="en-GB"/>
        </w:rPr>
        <w:t>Hickman, J., Richards, J., Rees, A., and Sheehan, E.</w:t>
      </w:r>
      <w:ins w:id="873" w:author="Scarlett Taylor" w:date="2025-10-09T10:31:00Z" w16du:dateUtc="2025-10-09T03:31:00Z">
        <w:r w:rsidR="00C169D7">
          <w:rPr>
            <w:rFonts w:eastAsia="Arial"/>
            <w:sz w:val="22"/>
            <w:szCs w:val="22"/>
            <w:lang w:val="en-GB"/>
          </w:rPr>
          <w:t>V.</w:t>
        </w:r>
      </w:ins>
      <w:r w:rsidRPr="00C715CC">
        <w:rPr>
          <w:rFonts w:eastAsia="Arial"/>
          <w:sz w:val="22"/>
          <w:szCs w:val="22"/>
          <w:lang w:val="en-GB"/>
        </w:rPr>
        <w:t xml:space="preserve"> </w:t>
      </w:r>
      <w:del w:id="874" w:author="Scarlett Taylor" w:date="2025-10-09T10:31:00Z" w16du:dateUtc="2025-10-09T03:31:00Z">
        <w:r w:rsidRPr="00C715CC" w:rsidDel="00C169D7">
          <w:rPr>
            <w:rFonts w:eastAsia="Arial"/>
            <w:sz w:val="22"/>
            <w:szCs w:val="22"/>
            <w:lang w:val="en-GB"/>
          </w:rPr>
          <w:delText xml:space="preserve">v. </w:delText>
        </w:r>
      </w:del>
      <w:r w:rsidRPr="00C715CC">
        <w:rPr>
          <w:rFonts w:eastAsia="Arial"/>
          <w:sz w:val="22"/>
          <w:szCs w:val="22"/>
          <w:lang w:val="en-GB"/>
        </w:rPr>
        <w:t xml:space="preserve">(2024).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0">
        <w:r w:rsidR="00C57308" w:rsidRPr="00C715CC">
          <w:rPr>
            <w:rFonts w:eastAsia="Arial"/>
            <w:color w:val="1155CC"/>
            <w:sz w:val="22"/>
            <w:szCs w:val="22"/>
            <w:u w:val="single"/>
            <w:lang w:val="en-GB"/>
          </w:rPr>
          <w:t>https://doi.org/10.1111/maec.12782</w:t>
        </w:r>
      </w:hyperlink>
    </w:p>
    <w:p w14:paraId="1DE0DD45" w14:textId="713964C0" w:rsidR="006466B7" w:rsidRDefault="006466B7" w:rsidP="00213430">
      <w:pPr>
        <w:spacing w:after="200" w:line="276" w:lineRule="auto"/>
        <w:ind w:left="720" w:hanging="720"/>
        <w:rPr>
          <w:ins w:id="875" w:author="Scarlett Taylor" w:date="2025-10-27T17:35:00Z" w16du:dateUtc="2025-10-27T10:35:00Z"/>
        </w:rPr>
      </w:pPr>
      <w:ins w:id="876" w:author="Scarlett Taylor" w:date="2025-10-29T19:06:00Z" w16du:dateUtc="2025-10-29T12:06:00Z">
        <w:r>
          <w:t>Hill</w:t>
        </w:r>
      </w:ins>
      <w:ins w:id="877" w:author="Scarlett Taylor" w:date="2025-10-29T19:07:00Z" w16du:dateUtc="2025-10-29T12:07:00Z">
        <w:r w:rsidR="00315EBA">
          <w:t>, J.,</w:t>
        </w:r>
      </w:ins>
      <w:ins w:id="878" w:author="Scarlett Taylor" w:date="2025-10-29T19:06:00Z" w16du:dateUtc="2025-10-29T12:06:00Z">
        <w:r w:rsidR="00315EBA">
          <w:t xml:space="preserve"> and Wilk</w:t>
        </w:r>
      </w:ins>
      <w:ins w:id="879" w:author="Scarlett Taylor" w:date="2025-10-29T19:07:00Z" w16du:dateUtc="2025-10-29T12:07:00Z">
        <w:r w:rsidR="00315EBA">
          <w:t>inson, C. (2004) Methods for Ecological Monitoring of Coral Reefs</w:t>
        </w:r>
      </w:ins>
      <w:ins w:id="880" w:author="Scarlett Taylor" w:date="2025-10-29T19:08:00Z" w16du:dateUtc="2025-10-29T12:08:00Z">
        <w:r w:rsidR="00315EBA">
          <w:t>: A Resource for Managers</w:t>
        </w:r>
      </w:ins>
      <w:ins w:id="881" w:author="Scarlett Taylor" w:date="2025-10-29T19:07:00Z" w16du:dateUtc="2025-10-29T12:07:00Z">
        <w:r w:rsidR="00315EBA">
          <w:t xml:space="preserve">. Version 1. Australian Institute for Marine Science. </w:t>
        </w:r>
      </w:ins>
      <w:ins w:id="882" w:author="Scarlett Taylor" w:date="2025-10-29T19:08:00Z" w16du:dateUtc="2025-10-29T12:08:00Z">
        <w:r w:rsidR="00315EBA" w:rsidRPr="00315EBA">
          <w:t>ISBN 0 642 322 376</w:t>
        </w:r>
        <w:r w:rsidR="00315EBA">
          <w:t xml:space="preserve">. </w:t>
        </w:r>
      </w:ins>
    </w:p>
    <w:p w14:paraId="583DA05A" w14:textId="7431FF0E" w:rsidR="00AA33FB" w:rsidRPr="00C715CC" w:rsidRDefault="00AA33FB" w:rsidP="00213430">
      <w:pPr>
        <w:spacing w:after="200" w:line="276" w:lineRule="auto"/>
        <w:ind w:left="720" w:hanging="720"/>
        <w:rPr>
          <w:rFonts w:eastAsia="Arial"/>
          <w:sz w:val="22"/>
          <w:szCs w:val="22"/>
          <w:lang w:val="en-GB"/>
        </w:rPr>
      </w:pPr>
      <w:ins w:id="883" w:author="Scarlett Taylor" w:date="2025-10-27T17:35:00Z" w16du:dateUtc="2025-10-27T10:35:00Z">
        <w:r w:rsidRPr="00AA33FB">
          <w:rPr>
            <w:rFonts w:eastAsia="Arial"/>
            <w:sz w:val="22"/>
            <w:szCs w:val="22"/>
            <w:lang w:val="en-GB"/>
          </w:rPr>
          <w:t>Jankowski, M. W., Gardiner, N. R., &amp; Jones, G. P. (2015). Depth and reef profile: Effects on the distribution and abundance of coral reef fishes. Environmental Biology of Fishes, 98(5), 1373–1386. https://doi.org/10.1007/S10641-014-0365-1</w:t>
        </w:r>
      </w:ins>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31"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2">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lastRenderedPageBreak/>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3" w:history="1">
        <w:r w:rsidRPr="00F3016D">
          <w:rPr>
            <w:rStyle w:val="Hyperlink"/>
            <w:rFonts w:eastAsia="Arial"/>
            <w:sz w:val="22"/>
            <w:szCs w:val="22"/>
          </w:rPr>
          <w:t>https://doi.org/10.1111/1365-2664.13748</w:t>
        </w:r>
      </w:hyperlink>
      <w:r>
        <w:rPr>
          <w:rFonts w:eastAsia="Arial"/>
          <w:sz w:val="22"/>
          <w:szCs w:val="22"/>
        </w:rPr>
        <w:t xml:space="preserve"> </w:t>
      </w:r>
    </w:p>
    <w:p w14:paraId="730C3C63" w14:textId="6B1F0887" w:rsidR="00AC0B15" w:rsidRDefault="006D0BA9" w:rsidP="00213430">
      <w:pPr>
        <w:spacing w:after="200" w:line="276" w:lineRule="auto"/>
        <w:ind w:left="720" w:hanging="720"/>
        <w:rPr>
          <w:ins w:id="884" w:author="Scarlett Taylor" w:date="2025-10-27T17:13:00Z" w16du:dateUtc="2025-10-27T10:13:00Z"/>
          <w:rFonts w:eastAsia="Arial"/>
          <w:sz w:val="22"/>
          <w:szCs w:val="22"/>
          <w:lang w:val="en-GB"/>
        </w:rPr>
      </w:pPr>
      <w:ins w:id="885" w:author="Scarlett Taylor" w:date="2025-10-27T17:14:00Z" w16du:dateUtc="2025-10-27T10:14:00Z">
        <w:r w:rsidRPr="006D0BA9">
          <w:rPr>
            <w:rFonts w:eastAsia="Arial"/>
            <w:sz w:val="22"/>
            <w:szCs w:val="22"/>
            <w:lang w:val="en-GB"/>
          </w:rPr>
          <w:t xml:space="preserve">Leitner, A. B., Friedrich, T., Kelley, C. D., Travis, S., Partridge, D., Powell, B., &amp; Drazen, J. C. (2021). </w:t>
        </w:r>
        <w:proofErr w:type="spellStart"/>
        <w:r w:rsidRPr="006D0BA9">
          <w:rPr>
            <w:rFonts w:eastAsia="Arial"/>
            <w:sz w:val="22"/>
            <w:szCs w:val="22"/>
            <w:lang w:val="en-GB"/>
          </w:rPr>
          <w:t>Biogeophysical</w:t>
        </w:r>
        <w:proofErr w:type="spellEnd"/>
        <w:r w:rsidRPr="006D0BA9">
          <w:rPr>
            <w:rFonts w:eastAsia="Arial"/>
            <w:sz w:val="22"/>
            <w:szCs w:val="22"/>
            <w:lang w:val="en-GB"/>
          </w:rPr>
          <w:t xml:space="preserve"> influence of large-scale bathymetric habitat types on mesophotic and upper bathyal demersal fish assemblages: a Hawaiian case study. Marine Ecology Progress Series, 659, 219–236. https://doi.org/10.3354/MEPS13581</w:t>
        </w:r>
      </w:ins>
    </w:p>
    <w:p w14:paraId="7A5E6CFB" w14:textId="5041454B"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4">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5">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6">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7"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8"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9">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40">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41" w:history="1">
        <w:r w:rsidRPr="00D06BB2">
          <w:rPr>
            <w:rStyle w:val="Hyperlink"/>
            <w:rFonts w:eastAsia="Arial"/>
            <w:sz w:val="22"/>
            <w:szCs w:val="22"/>
          </w:rPr>
          <w:t>https://doi.org/10.1093/BIOSCI/BIAD084</w:t>
        </w:r>
      </w:hyperlink>
      <w:r>
        <w:rPr>
          <w:rFonts w:eastAsia="Arial"/>
          <w:sz w:val="22"/>
          <w:szCs w:val="22"/>
        </w:rPr>
        <w:t xml:space="preserve"> </w:t>
      </w:r>
    </w:p>
    <w:p w14:paraId="11487B4F" w14:textId="799906FE" w:rsidR="00AA33FB" w:rsidRDefault="00AA33FB" w:rsidP="00213430">
      <w:pPr>
        <w:spacing w:after="200" w:line="276" w:lineRule="auto"/>
        <w:ind w:left="720" w:hanging="720"/>
        <w:rPr>
          <w:ins w:id="886" w:author="Scarlett Taylor" w:date="2025-10-27T17:35:00Z" w16du:dateUtc="2025-10-27T10:35:00Z"/>
          <w:rFonts w:eastAsia="Arial"/>
          <w:sz w:val="22"/>
          <w:szCs w:val="22"/>
          <w:lang w:val="en-GB"/>
        </w:rPr>
      </w:pPr>
      <w:ins w:id="887" w:author="Scarlett Taylor" w:date="2025-10-27T17:35:00Z" w16du:dateUtc="2025-10-27T10:35:00Z">
        <w:r w:rsidRPr="00AA33FB">
          <w:rPr>
            <w:rFonts w:eastAsia="Arial"/>
            <w:sz w:val="22"/>
            <w:szCs w:val="22"/>
            <w:lang w:val="en-GB"/>
          </w:rPr>
          <w:lastRenderedPageBreak/>
          <w:t xml:space="preserve">Pinheiro, H. T., MacDonald, C., Quimbayo, J. P., Shepherd, B., Phelps, T. A., Loss, A. C., Teixeira, J. B., &amp; Rocha, L. A. (2023). Assembly rules of coral reef fish communities along the depth gradient. Current </w:t>
        </w:r>
      </w:ins>
      <w:ins w:id="888" w:author="Scarlett Taylor" w:date="2025-10-28T10:01:00Z" w16du:dateUtc="2025-10-28T03:01:00Z">
        <w:r w:rsidR="00F7396C" w:rsidRPr="00AA33FB">
          <w:rPr>
            <w:rFonts w:eastAsia="Arial"/>
            <w:sz w:val="22"/>
            <w:szCs w:val="22"/>
            <w:lang w:val="en-GB"/>
          </w:rPr>
          <w:t>Biology:</w:t>
        </w:r>
      </w:ins>
      <w:ins w:id="889" w:author="Scarlett Taylor" w:date="2025-10-27T17:35:00Z" w16du:dateUtc="2025-10-27T10:35:00Z">
        <w:r w:rsidRPr="00AA33FB">
          <w:rPr>
            <w:rFonts w:eastAsia="Arial"/>
            <w:sz w:val="22"/>
            <w:szCs w:val="22"/>
            <w:lang w:val="en-GB"/>
          </w:rPr>
          <w:t xml:space="preserve"> CB, 33(8), 1421-1430.e4. https://doi.org/10.1016/J.CUB.2023.02.040</w:t>
        </w:r>
      </w:ins>
    </w:p>
    <w:p w14:paraId="3DDF0040" w14:textId="14820E20" w:rsidR="004302EF" w:rsidRDefault="004302EF" w:rsidP="00213430">
      <w:pPr>
        <w:spacing w:after="200" w:line="276" w:lineRule="auto"/>
        <w:ind w:left="720" w:hanging="720"/>
        <w:rPr>
          <w:ins w:id="890" w:author="Scarlett Taylor" w:date="2025-10-29T17:09:00Z" w16du:dateUtc="2025-10-29T10:09:00Z"/>
          <w:rFonts w:eastAsia="Arial"/>
          <w:sz w:val="22"/>
          <w:szCs w:val="22"/>
          <w:lang w:val="en-GB"/>
        </w:rPr>
      </w:pPr>
      <w:proofErr w:type="spellStart"/>
      <w:ins w:id="891" w:author="Scarlett Taylor" w:date="2025-10-29T17:09:00Z" w16du:dateUtc="2025-10-29T10:09:00Z">
        <w:r w:rsidRPr="004302EF">
          <w:rPr>
            <w:rFonts w:eastAsia="Arial"/>
            <w:sz w:val="22"/>
            <w:szCs w:val="22"/>
            <w:lang w:val="en-GB"/>
          </w:rPr>
          <w:t>Pondella</w:t>
        </w:r>
        <w:proofErr w:type="spellEnd"/>
        <w:r w:rsidRPr="004302EF">
          <w:rPr>
            <w:rFonts w:eastAsia="Arial"/>
            <w:sz w:val="22"/>
            <w:szCs w:val="22"/>
            <w:lang w:val="en-GB"/>
          </w:rPr>
          <w:t xml:space="preserve">, D. J., </w:t>
        </w:r>
        <w:proofErr w:type="spellStart"/>
        <w:r w:rsidRPr="004302EF">
          <w:rPr>
            <w:rFonts w:eastAsia="Arial"/>
            <w:sz w:val="22"/>
            <w:szCs w:val="22"/>
            <w:lang w:val="en-GB"/>
          </w:rPr>
          <w:t>Claisse</w:t>
        </w:r>
        <w:proofErr w:type="spellEnd"/>
        <w:r w:rsidRPr="004302EF">
          <w:rPr>
            <w:rFonts w:eastAsia="Arial"/>
            <w:sz w:val="22"/>
            <w:szCs w:val="22"/>
            <w:lang w:val="en-GB"/>
          </w:rPr>
          <w:t>, J. T., &amp; Williams, C. M. (2022). Theory, practice, and design criteria for utilizing artificial reefs to increase production of marine fishes. Frontiers in Marine Science, 9, 983253. https://doi.org/10.3389/FMARS.2022.983253/XML</w:t>
        </w:r>
      </w:ins>
    </w:p>
    <w:p w14:paraId="55574B7F" w14:textId="346C6803" w:rsidR="00C57308" w:rsidRDefault="00000000" w:rsidP="00213430">
      <w:pPr>
        <w:spacing w:after="200" w:line="276" w:lineRule="auto"/>
        <w:ind w:left="720" w:hanging="720"/>
      </w:pPr>
      <w:r w:rsidRPr="00C715CC">
        <w:rPr>
          <w:rFonts w:eastAsia="Arial"/>
          <w:sz w:val="22"/>
          <w:szCs w:val="22"/>
          <w:lang w:val="en-GB"/>
        </w:rPr>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42">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3"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4">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5">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6">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7">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8">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0A93E248" w14:textId="1B7B195D" w:rsidR="00B54455" w:rsidRDefault="00AA33FB" w:rsidP="00213430">
      <w:pPr>
        <w:spacing w:after="200" w:line="276" w:lineRule="auto"/>
        <w:ind w:left="720" w:hanging="720"/>
        <w:rPr>
          <w:ins w:id="892" w:author="Scarlett Taylor" w:date="2025-10-29T19:23:00Z" w16du:dateUtc="2025-10-29T12:23:00Z"/>
          <w:rFonts w:eastAsia="Arial"/>
          <w:sz w:val="22"/>
          <w:szCs w:val="22"/>
          <w:lang w:val="en-GB"/>
        </w:rPr>
      </w:pPr>
      <w:proofErr w:type="spellStart"/>
      <w:ins w:id="893" w:author="Scarlett Taylor" w:date="2025-10-27T17:37:00Z" w16du:dateUtc="2025-10-27T10:37:00Z">
        <w:r w:rsidRPr="00AA33FB">
          <w:rPr>
            <w:rFonts w:eastAsia="Arial"/>
            <w:sz w:val="22"/>
            <w:szCs w:val="22"/>
            <w:lang w:val="en-GB"/>
          </w:rPr>
          <w:t>Stefanoudis</w:t>
        </w:r>
        <w:proofErr w:type="spellEnd"/>
        <w:r w:rsidRPr="00AA33FB">
          <w:rPr>
            <w:rFonts w:eastAsia="Arial"/>
            <w:sz w:val="22"/>
            <w:szCs w:val="22"/>
            <w:lang w:val="en-GB"/>
          </w:rPr>
          <w:t>, P.</w:t>
        </w:r>
      </w:ins>
      <w:ins w:id="894" w:author="Scarlett Taylor" w:date="2025-10-29T19:17:00Z" w16du:dateUtc="2025-10-29T12:17:00Z">
        <w:r w:rsidR="00B54455">
          <w:rPr>
            <w:rFonts w:eastAsia="Arial"/>
            <w:sz w:val="22"/>
            <w:szCs w:val="22"/>
            <w:lang w:val="en-GB"/>
          </w:rPr>
          <w:t>V</w:t>
        </w:r>
      </w:ins>
      <w:ins w:id="895" w:author="Scarlett Taylor" w:date="2025-10-27T17:37:00Z" w16du:dateUtc="2025-10-27T10:37:00Z">
        <w:r w:rsidRPr="00AA33FB">
          <w:rPr>
            <w:rFonts w:eastAsia="Arial"/>
            <w:sz w:val="22"/>
            <w:szCs w:val="22"/>
            <w:lang w:val="en-GB"/>
          </w:rPr>
          <w:t xml:space="preserve">., Gress, E., Pitt, J. M., Smith, S. R., Kincaid, T., Rivers, M., </w:t>
        </w:r>
        <w:proofErr w:type="spellStart"/>
        <w:r w:rsidRPr="00AA33FB">
          <w:rPr>
            <w:rFonts w:eastAsia="Arial"/>
            <w:sz w:val="22"/>
            <w:szCs w:val="22"/>
            <w:lang w:val="en-GB"/>
          </w:rPr>
          <w:t>Andradi</w:t>
        </w:r>
        <w:proofErr w:type="spellEnd"/>
        <w:r w:rsidRPr="00AA33FB">
          <w:rPr>
            <w:rFonts w:eastAsia="Arial"/>
            <w:sz w:val="22"/>
            <w:szCs w:val="22"/>
            <w:lang w:val="en-GB"/>
          </w:rPr>
          <w:t xml:space="preserve">-Brown, D. A., Rowlands, G., Woodall, L. C., &amp; Rogers, A. D. (2019). Depth-dependent structuring of reef fish assemblages from the shallows to the </w:t>
        </w:r>
        <w:proofErr w:type="spellStart"/>
        <w:r w:rsidRPr="00AA33FB">
          <w:rPr>
            <w:rFonts w:eastAsia="Arial"/>
            <w:sz w:val="22"/>
            <w:szCs w:val="22"/>
            <w:lang w:val="en-GB"/>
          </w:rPr>
          <w:t>rariphotic</w:t>
        </w:r>
        <w:proofErr w:type="spellEnd"/>
        <w:r w:rsidRPr="00AA33FB">
          <w:rPr>
            <w:rFonts w:eastAsia="Arial"/>
            <w:sz w:val="22"/>
            <w:szCs w:val="22"/>
            <w:lang w:val="en-GB"/>
          </w:rPr>
          <w:t xml:space="preserve"> zone. Frontiers in Marine Science, 6(JUN), 461131. </w:t>
        </w:r>
        <w:r w:rsidR="00B54455" w:rsidRPr="00B54455">
          <w:rPr>
            <w:rFonts w:eastAsia="Arial"/>
            <w:rPrChange w:id="896" w:author="Scarlett Taylor" w:date="2025-10-29T19:23:00Z" w16du:dateUtc="2025-10-29T12:23:00Z">
              <w:rPr>
                <w:rStyle w:val="Hyperlink"/>
                <w:rFonts w:eastAsia="Arial"/>
                <w:sz w:val="22"/>
                <w:szCs w:val="22"/>
                <w:lang w:val="en-GB"/>
              </w:rPr>
            </w:rPrChange>
          </w:rPr>
          <w:t>https://doi.org/10.3389/FMARS.2019.00307</w:t>
        </w:r>
      </w:ins>
    </w:p>
    <w:p w14:paraId="789FFC43" w14:textId="02FBA274"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9">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50">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51">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52"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3">
        <w:r w:rsidR="00C57308" w:rsidRPr="00C715CC">
          <w:rPr>
            <w:rFonts w:eastAsia="Arial"/>
            <w:color w:val="1155CC"/>
            <w:sz w:val="22"/>
            <w:szCs w:val="22"/>
            <w:u w:val="single"/>
            <w:lang w:val="en-GB"/>
          </w:rPr>
          <w:t>https://doi.org/10.21105/joss.01686</w:t>
        </w:r>
      </w:hyperlink>
    </w:p>
    <w:sectPr w:rsidR="00C57308" w:rsidRPr="00C715CC">
      <w:headerReference w:type="default" r:id="rId54"/>
      <w:footerReference w:type="default" r:id="rId55"/>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BFAB3" w14:textId="77777777" w:rsidR="00A72273" w:rsidRDefault="00A72273">
      <w:r>
        <w:separator/>
      </w:r>
    </w:p>
    <w:p w14:paraId="012D7F78" w14:textId="77777777" w:rsidR="00A72273" w:rsidRDefault="00A72273"/>
  </w:endnote>
  <w:endnote w:type="continuationSeparator" w:id="0">
    <w:p w14:paraId="490C5E4E" w14:textId="77777777" w:rsidR="00A72273" w:rsidRDefault="00A72273">
      <w:r>
        <w:continuationSeparator/>
      </w:r>
    </w:p>
    <w:p w14:paraId="7A8AB305" w14:textId="77777777" w:rsidR="00A72273" w:rsidRDefault="00A72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DC68B" w14:textId="77777777" w:rsidR="00A72273" w:rsidRDefault="00A72273">
      <w:r>
        <w:separator/>
      </w:r>
    </w:p>
    <w:p w14:paraId="1846B032" w14:textId="77777777" w:rsidR="00A72273" w:rsidRDefault="00A72273"/>
  </w:footnote>
  <w:footnote w:type="continuationSeparator" w:id="0">
    <w:p w14:paraId="7FBE676B" w14:textId="77777777" w:rsidR="00A72273" w:rsidRDefault="00A72273">
      <w:r>
        <w:continuationSeparator/>
      </w:r>
    </w:p>
    <w:p w14:paraId="46927F03" w14:textId="77777777" w:rsidR="00A72273" w:rsidRDefault="00A72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7333" w14:textId="31415091" w:rsidR="00386A6B" w:rsidRDefault="00386A6B" w:rsidP="00386A6B">
    <w:pPr>
      <w:pStyle w:val="Header"/>
      <w:jc w:val="center"/>
      <w:rPr>
        <w:ins w:id="897" w:author="Scarlett Taylor" w:date="2025-10-13T22:17:00Z" w16du:dateUtc="2025-10-13T15:17:00Z"/>
      </w:rPr>
    </w:pPr>
    <w:ins w:id="898" w:author="Scarlett Taylor" w:date="2025-10-13T22:17:00Z" w16du:dateUtc="2025-10-13T15:17:00Z">
      <w:r>
        <w:t>Fish on Shipwrecks vs. Pinnacles</w:t>
      </w:r>
    </w:ins>
  </w:p>
  <w:p w14:paraId="3EE5748C" w14:textId="77777777" w:rsidR="00386A6B" w:rsidRDefault="00386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C1A73"/>
    <w:rsid w:val="000D57B8"/>
    <w:rsid w:val="000F71C5"/>
    <w:rsid w:val="00113E0F"/>
    <w:rsid w:val="0012351C"/>
    <w:rsid w:val="00124DF7"/>
    <w:rsid w:val="00127BB9"/>
    <w:rsid w:val="00130E1D"/>
    <w:rsid w:val="00132A98"/>
    <w:rsid w:val="00136BF1"/>
    <w:rsid w:val="00137BB8"/>
    <w:rsid w:val="001437F9"/>
    <w:rsid w:val="00160DDC"/>
    <w:rsid w:val="001B6A3D"/>
    <w:rsid w:val="001C3908"/>
    <w:rsid w:val="001C6241"/>
    <w:rsid w:val="001D6095"/>
    <w:rsid w:val="001D73B8"/>
    <w:rsid w:val="001E279D"/>
    <w:rsid w:val="00213430"/>
    <w:rsid w:val="002441CA"/>
    <w:rsid w:val="002632BD"/>
    <w:rsid w:val="0027036F"/>
    <w:rsid w:val="002A3C4D"/>
    <w:rsid w:val="002B0EB4"/>
    <w:rsid w:val="002D3D08"/>
    <w:rsid w:val="002D4378"/>
    <w:rsid w:val="002E13D8"/>
    <w:rsid w:val="002F6C25"/>
    <w:rsid w:val="00315EBA"/>
    <w:rsid w:val="00332E1B"/>
    <w:rsid w:val="0034189D"/>
    <w:rsid w:val="00341E02"/>
    <w:rsid w:val="0037358C"/>
    <w:rsid w:val="00384D96"/>
    <w:rsid w:val="00386A6B"/>
    <w:rsid w:val="003A0139"/>
    <w:rsid w:val="003A3948"/>
    <w:rsid w:val="003B3FFC"/>
    <w:rsid w:val="003C2044"/>
    <w:rsid w:val="003C73AD"/>
    <w:rsid w:val="003D6418"/>
    <w:rsid w:val="003E1C2C"/>
    <w:rsid w:val="0041702C"/>
    <w:rsid w:val="0042250B"/>
    <w:rsid w:val="004302EF"/>
    <w:rsid w:val="00433206"/>
    <w:rsid w:val="00481AE8"/>
    <w:rsid w:val="00491E9D"/>
    <w:rsid w:val="004A7752"/>
    <w:rsid w:val="004B3DEE"/>
    <w:rsid w:val="004B4A9A"/>
    <w:rsid w:val="004C68AF"/>
    <w:rsid w:val="004C7C96"/>
    <w:rsid w:val="004D3C4A"/>
    <w:rsid w:val="004E2216"/>
    <w:rsid w:val="004E31B1"/>
    <w:rsid w:val="004E4E3B"/>
    <w:rsid w:val="005113DA"/>
    <w:rsid w:val="00523557"/>
    <w:rsid w:val="005253F1"/>
    <w:rsid w:val="00564D8C"/>
    <w:rsid w:val="005917FC"/>
    <w:rsid w:val="00593CF3"/>
    <w:rsid w:val="005A4E44"/>
    <w:rsid w:val="005A599C"/>
    <w:rsid w:val="005D088F"/>
    <w:rsid w:val="005D112F"/>
    <w:rsid w:val="005D2EE7"/>
    <w:rsid w:val="005D7E19"/>
    <w:rsid w:val="005E3639"/>
    <w:rsid w:val="005E6C43"/>
    <w:rsid w:val="005E6D95"/>
    <w:rsid w:val="006217D1"/>
    <w:rsid w:val="006466B7"/>
    <w:rsid w:val="00651C7D"/>
    <w:rsid w:val="00662340"/>
    <w:rsid w:val="006C1CF5"/>
    <w:rsid w:val="006D0BA9"/>
    <w:rsid w:val="006D391E"/>
    <w:rsid w:val="006E6083"/>
    <w:rsid w:val="00762376"/>
    <w:rsid w:val="007B4692"/>
    <w:rsid w:val="007D0CB1"/>
    <w:rsid w:val="007D77B3"/>
    <w:rsid w:val="007F3ADD"/>
    <w:rsid w:val="007F3FEE"/>
    <w:rsid w:val="00815B6D"/>
    <w:rsid w:val="00815C46"/>
    <w:rsid w:val="00816424"/>
    <w:rsid w:val="0081685F"/>
    <w:rsid w:val="00835B01"/>
    <w:rsid w:val="00835FFF"/>
    <w:rsid w:val="008362EF"/>
    <w:rsid w:val="00837067"/>
    <w:rsid w:val="0085757A"/>
    <w:rsid w:val="008607CE"/>
    <w:rsid w:val="00862F71"/>
    <w:rsid w:val="00880089"/>
    <w:rsid w:val="008A2525"/>
    <w:rsid w:val="008C0B51"/>
    <w:rsid w:val="008F2696"/>
    <w:rsid w:val="00900BDB"/>
    <w:rsid w:val="00902F3E"/>
    <w:rsid w:val="00920CC8"/>
    <w:rsid w:val="009268B7"/>
    <w:rsid w:val="00950499"/>
    <w:rsid w:val="00992DDB"/>
    <w:rsid w:val="009C098C"/>
    <w:rsid w:val="009D4853"/>
    <w:rsid w:val="00A13133"/>
    <w:rsid w:val="00A33D27"/>
    <w:rsid w:val="00A47632"/>
    <w:rsid w:val="00A51A88"/>
    <w:rsid w:val="00A56535"/>
    <w:rsid w:val="00A649F0"/>
    <w:rsid w:val="00A72273"/>
    <w:rsid w:val="00A772F9"/>
    <w:rsid w:val="00A84F9F"/>
    <w:rsid w:val="00A936E8"/>
    <w:rsid w:val="00A940A4"/>
    <w:rsid w:val="00AA33FB"/>
    <w:rsid w:val="00AA37D0"/>
    <w:rsid w:val="00AA4F25"/>
    <w:rsid w:val="00AB0E46"/>
    <w:rsid w:val="00AB0E8F"/>
    <w:rsid w:val="00AB71D3"/>
    <w:rsid w:val="00AC0B15"/>
    <w:rsid w:val="00AC53CB"/>
    <w:rsid w:val="00AE3E3C"/>
    <w:rsid w:val="00AE7146"/>
    <w:rsid w:val="00B10A4B"/>
    <w:rsid w:val="00B11143"/>
    <w:rsid w:val="00B164C7"/>
    <w:rsid w:val="00B24DAD"/>
    <w:rsid w:val="00B265D6"/>
    <w:rsid w:val="00B31269"/>
    <w:rsid w:val="00B46338"/>
    <w:rsid w:val="00B52402"/>
    <w:rsid w:val="00B54455"/>
    <w:rsid w:val="00B55FDC"/>
    <w:rsid w:val="00B62B9B"/>
    <w:rsid w:val="00B712F1"/>
    <w:rsid w:val="00B90758"/>
    <w:rsid w:val="00BE1DB0"/>
    <w:rsid w:val="00BF54C3"/>
    <w:rsid w:val="00C169D7"/>
    <w:rsid w:val="00C239D3"/>
    <w:rsid w:val="00C264A2"/>
    <w:rsid w:val="00C3203D"/>
    <w:rsid w:val="00C34A57"/>
    <w:rsid w:val="00C409F4"/>
    <w:rsid w:val="00C569E1"/>
    <w:rsid w:val="00C57308"/>
    <w:rsid w:val="00C715CC"/>
    <w:rsid w:val="00C85762"/>
    <w:rsid w:val="00CE0C97"/>
    <w:rsid w:val="00CE7F2C"/>
    <w:rsid w:val="00D06BB2"/>
    <w:rsid w:val="00D42433"/>
    <w:rsid w:val="00D66FE9"/>
    <w:rsid w:val="00D84338"/>
    <w:rsid w:val="00D8760D"/>
    <w:rsid w:val="00D959EE"/>
    <w:rsid w:val="00DB509B"/>
    <w:rsid w:val="00DB7D38"/>
    <w:rsid w:val="00DC77A8"/>
    <w:rsid w:val="00DD7EBB"/>
    <w:rsid w:val="00DE6ADF"/>
    <w:rsid w:val="00E13A21"/>
    <w:rsid w:val="00E23613"/>
    <w:rsid w:val="00E33F05"/>
    <w:rsid w:val="00E37DDA"/>
    <w:rsid w:val="00E61AFC"/>
    <w:rsid w:val="00E7000A"/>
    <w:rsid w:val="00E73D31"/>
    <w:rsid w:val="00E8283E"/>
    <w:rsid w:val="00E85ACD"/>
    <w:rsid w:val="00EB6109"/>
    <w:rsid w:val="00EE0507"/>
    <w:rsid w:val="00EE3582"/>
    <w:rsid w:val="00EE4FC8"/>
    <w:rsid w:val="00F0108B"/>
    <w:rsid w:val="00F0273D"/>
    <w:rsid w:val="00F0552B"/>
    <w:rsid w:val="00F07DFA"/>
    <w:rsid w:val="00F1060D"/>
    <w:rsid w:val="00F63F11"/>
    <w:rsid w:val="00F70553"/>
    <w:rsid w:val="00F7396C"/>
    <w:rsid w:val="00F96C08"/>
    <w:rsid w:val="00FA7DCB"/>
    <w:rsid w:val="00FB6279"/>
    <w:rsid w:val="00FE300B"/>
    <w:rsid w:val="00FE4271"/>
    <w:rsid w:val="00FE4C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 w:type="character" w:styleId="PlaceholderText">
    <w:name w:val="Placeholder Text"/>
    <w:basedOn w:val="DefaultParagraphFont"/>
    <w:uiPriority w:val="99"/>
    <w:semiHidden/>
    <w:rsid w:val="00FB62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00227-012-2039-x" TargetMode="External"/><Relationship Id="rId39" Type="http://schemas.openxmlformats.org/officeDocument/2006/relationships/hyperlink" Target="https://doi.org/10.3389/fmars.2020.00282" TargetMode="External"/><Relationship Id="rId21" Type="http://schemas.openxmlformats.org/officeDocument/2006/relationships/hyperlink" Target="https://www.int-res.com/articles/meps/15/m015p265.pdf" TargetMode="External"/><Relationship Id="rId34" Type="http://schemas.openxmlformats.org/officeDocument/2006/relationships/hyperlink" Target="https://doi.org/10.1371/JOURNAL.PBIO.3000366" TargetMode="External"/><Relationship Id="rId42" Type="http://schemas.openxmlformats.org/officeDocument/2006/relationships/hyperlink" Target="https://doi.org/10.1007/S002279900250" TargetMode="External"/><Relationship Id="rId47" Type="http://schemas.openxmlformats.org/officeDocument/2006/relationships/hyperlink" Target="https://doi.org/10.1016/j.ecss.2023.108552" TargetMode="External"/><Relationship Id="rId50" Type="http://schemas.openxmlformats.org/officeDocument/2006/relationships/hyperlink" Target="https://doi.org/10.1007/S00338-015-1322-Y/METRIC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3389/FMARS.2021.664014/BIBTEX" TargetMode="External"/><Relationship Id="rId11" Type="http://schemas.openxmlformats.org/officeDocument/2006/relationships/image" Target="media/image3.png"/><Relationship Id="rId24" Type="http://schemas.openxmlformats.org/officeDocument/2006/relationships/hyperlink" Target="https://doi.org/10.3354/meps14377" TargetMode="External"/><Relationship Id="rId32" Type="http://schemas.openxmlformats.org/officeDocument/2006/relationships/hyperlink" Target="https://doi.org/10.3354/ab00561" TargetMode="External"/><Relationship Id="rId37" Type="http://schemas.openxmlformats.org/officeDocument/2006/relationships/hyperlink" Target="https://doi.org/10.1007/s10452-025-10182-1" TargetMode="External"/><Relationship Id="rId40" Type="http://schemas.openxmlformats.org/officeDocument/2006/relationships/hyperlink" Target="https://doi.org/10.1371/journal.pone.0237374" TargetMode="External"/><Relationship Id="rId45" Type="http://schemas.openxmlformats.org/officeDocument/2006/relationships/hyperlink" Target="https://doi.org/10.3389/fmars.2020.00447" TargetMode="External"/><Relationship Id="rId53" Type="http://schemas.openxmlformats.org/officeDocument/2006/relationships/hyperlink" Target="https://doi.org/10.21105/joss.01686"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1890/ES14-00292.1" TargetMode="External"/><Relationship Id="rId27" Type="http://schemas.openxmlformats.org/officeDocument/2006/relationships/hyperlink" Target="https://doi.org/10.25903/7ek9%2D5m80" TargetMode="External"/><Relationship Id="rId30" Type="http://schemas.openxmlformats.org/officeDocument/2006/relationships/hyperlink" Target="https://doi.org/10.1111/maec.12782" TargetMode="External"/><Relationship Id="rId35" Type="http://schemas.openxmlformats.org/officeDocument/2006/relationships/hyperlink" Target="https://ph02.tci-thaijo.org/index.php/RIST/article/view/193777" TargetMode="External"/><Relationship Id="rId43" Type="http://schemas.openxmlformats.org/officeDocument/2006/relationships/hyperlink" Target="https://doi.org/10.7755/FB.114.1.4" TargetMode="External"/><Relationship Id="rId48" Type="http://schemas.openxmlformats.org/officeDocument/2006/relationships/hyperlink" Target="https://doi.org/10.1016/j.marenvres.2013.05.012" TargetMode="External"/><Relationship Id="rId56" Type="http://schemas.openxmlformats.org/officeDocument/2006/relationships/fontTable" Target="fontTable.xml"/><Relationship Id="rId8" Type="http://schemas.openxmlformats.org/officeDocument/2006/relationships/hyperlink" Target="mailto:scarlett@global-reef.com" TargetMode="External"/><Relationship Id="rId51" Type="http://schemas.openxmlformats.org/officeDocument/2006/relationships/hyperlink" Target="https://doi.org/10.1007/s11222-016-9696-4"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371/journal.pone.0063505" TargetMode="External"/><Relationship Id="rId33" Type="http://schemas.openxmlformats.org/officeDocument/2006/relationships/hyperlink" Target="https://doi.org/10.1111/1365-2664.13748" TargetMode="External"/><Relationship Id="rId38" Type="http://schemas.openxmlformats.org/officeDocument/2006/relationships/hyperlink" Target="https://doi.org/10.1016/j.marenvres.2021.105505" TargetMode="External"/><Relationship Id="rId46" Type="http://schemas.openxmlformats.org/officeDocument/2006/relationships/hyperlink" Target="https://doi.org/10.1017/S0025315422001011" TargetMode="External"/><Relationship Id="rId20" Type="http://schemas.openxmlformats.org/officeDocument/2006/relationships/hyperlink" Target="https://doi.org/10.14456/pmbcrb.2024.4" TargetMode="External"/><Relationship Id="rId41" Type="http://schemas.openxmlformats.org/officeDocument/2006/relationships/hyperlink" Target="https://doi.org/10.1093/BIOSCI/BIAD084"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8637/jss.v080.i01" TargetMode="External"/><Relationship Id="rId28" Type="http://schemas.openxmlformats.org/officeDocument/2006/relationships/hyperlink" Target="https://doi.org/10.1002/lno.12431" TargetMode="External"/><Relationship Id="rId36" Type="http://schemas.openxmlformats.org/officeDocument/2006/relationships/hyperlink" Target="https://doi.org/10.1111/1365-2664.14053" TargetMode="External"/><Relationship Id="rId49" Type="http://schemas.openxmlformats.org/officeDocument/2006/relationships/hyperlink" Target="https://doi.org/10.1080/19425120.2017.1282897" TargetMode="External"/><Relationship Id="rId57" Type="http://schemas.microsoft.com/office/2011/relationships/people" Target="people.xml"/><Relationship Id="rId10" Type="http://schemas.openxmlformats.org/officeDocument/2006/relationships/image" Target="media/image2.png"/><Relationship Id="rId31" Type="http://schemas.openxmlformats.org/officeDocument/2006/relationships/hyperlink" Target="https://sedarweb.org/documents/sedar-74-rd09-a-comparison-of-fish-assemblages-according-to-artificial-reef-attributes-and-seasons-in-the-northern-gulf-of-mexico/" TargetMode="External"/><Relationship Id="rId44" Type="http://schemas.openxmlformats.org/officeDocument/2006/relationships/hyperlink" Target="https://doi.org/10.1093/icesjms/fsae075" TargetMode="External"/><Relationship Id="rId52" Type="http://schemas.openxmlformats.org/officeDocument/2006/relationships/hyperlink" Target="https://doi.org/10.1016/J.OCECOAMAN.2006.06.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44667-A4AB-CD40-898A-559FB6ED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1545</TotalTime>
  <Pages>55</Pages>
  <Words>13183</Words>
  <Characters>75146</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15</cp:revision>
  <cp:lastPrinted>2025-10-29T10:11:00Z</cp:lastPrinted>
  <dcterms:created xsi:type="dcterms:W3CDTF">2025-10-28T04:39:00Z</dcterms:created>
  <dcterms:modified xsi:type="dcterms:W3CDTF">2025-11-03T04:19:00Z</dcterms:modified>
</cp:coreProperties>
</file>