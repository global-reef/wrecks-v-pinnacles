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3C052D82" w:rsidR="00C57308" w:rsidRPr="00C715CC" w:rsidRDefault="00000000" w:rsidP="00132A98">
      <w:pPr>
        <w:pStyle w:val="Heading1"/>
        <w:spacing w:line="240" w:lineRule="auto"/>
      </w:pPr>
      <w:bookmarkStart w:id="2" w:name="_5fl97vwjlziu" w:colFirst="0" w:colLast="0"/>
      <w:bookmarkEnd w:id="2"/>
      <w:del w:id="3" w:author="Scarlett Taylor" w:date="2025-10-27T16:40:00Z" w16du:dateUtc="2025-10-27T09:40:00Z">
        <w:r w:rsidRPr="00C715CC" w:rsidDel="00900BDB">
          <w:delText xml:space="preserve">CRediT </w:delText>
        </w:r>
      </w:del>
      <w:r w:rsidRPr="00C715CC">
        <w:t xml:space="preserve">Author Contributions </w:t>
      </w:r>
    </w:p>
    <w:p w14:paraId="50A0A3E4" w14:textId="31ACC3A5" w:rsidR="00AE7146" w:rsidRPr="00AE7146" w:rsidRDefault="00000000" w:rsidP="00AE7146">
      <w:pPr>
        <w:spacing w:after="240"/>
        <w:rPr>
          <w:lang w:val="en-GB"/>
        </w:rPr>
      </w:pPr>
      <w:del w:id="4" w:author="Scarlett Taylor" w:date="2025-10-27T16:41:00Z" w16du:dateUtc="2025-10-27T09:41:00Z">
        <w:r w:rsidRPr="00C715CC" w:rsidDel="00900BDB">
          <w:rPr>
            <w:b/>
            <w:lang w:val="en-GB"/>
          </w:rPr>
          <w:delText xml:space="preserve">Scarlett </w:delText>
        </w:r>
        <w:r w:rsidR="004E4E3B" w:rsidDel="00900BDB">
          <w:rPr>
            <w:b/>
            <w:lang w:val="en-GB"/>
          </w:rPr>
          <w:delText xml:space="preserve">R. </w:delText>
        </w:r>
        <w:r w:rsidRPr="00C715CC" w:rsidDel="00900BDB">
          <w:rPr>
            <w:b/>
            <w:lang w:val="en-GB"/>
          </w:rPr>
          <w:delText>Taylor</w:delText>
        </w:r>
      </w:del>
      <w:ins w:id="5" w:author="Scarlett Taylor" w:date="2025-10-27T16:41:00Z" w16du:dateUtc="2025-10-27T09:41:00Z">
        <w:r w:rsidR="00900BDB">
          <w:rPr>
            <w:b/>
            <w:lang w:val="en-GB"/>
          </w:rPr>
          <w:t>S.R.T</w:t>
        </w:r>
      </w:ins>
      <w:r w:rsidRPr="00C715CC">
        <w:rPr>
          <w:b/>
          <w:lang w:val="en-GB"/>
        </w:rPr>
        <w:t>:</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del w:id="6" w:author="Scarlett Taylor" w:date="2025-10-27T16:41:00Z" w16du:dateUtc="2025-10-27T09:41:00Z">
        <w:r w:rsidRPr="00C715CC" w:rsidDel="00900BDB">
          <w:rPr>
            <w:b/>
            <w:lang w:val="en-GB"/>
          </w:rPr>
          <w:delText>Gavin Miller</w:delText>
        </w:r>
      </w:del>
      <w:ins w:id="7" w:author="Scarlett Taylor" w:date="2025-10-27T16:41:00Z" w16du:dateUtc="2025-10-27T09:41:00Z">
        <w:r w:rsidR="00900BDB">
          <w:rPr>
            <w:b/>
            <w:lang w:val="en-GB"/>
          </w:rPr>
          <w:t>G.M</w:t>
        </w:r>
      </w:ins>
      <w:r w:rsidRPr="00C715CC">
        <w:rPr>
          <w:b/>
          <w:lang w:val="en-GB"/>
        </w:rPr>
        <w:t>:</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del w:id="8" w:author="Scarlett Taylor" w:date="2025-10-27T16:41:00Z" w16du:dateUtc="2025-10-27T09:41:00Z">
        <w:r w:rsidRPr="00C715CC" w:rsidDel="00900BDB">
          <w:rPr>
            <w:b/>
            <w:lang w:val="en-GB"/>
          </w:rPr>
          <w:delText>Piers Baillie</w:delText>
        </w:r>
      </w:del>
      <w:ins w:id="9" w:author="Scarlett Taylor" w:date="2025-10-27T16:41:00Z" w16du:dateUtc="2025-10-27T09:41:00Z">
        <w:r w:rsidR="00900BDB">
          <w:rPr>
            <w:b/>
            <w:lang w:val="en-GB"/>
          </w:rPr>
          <w:t>P.B.</w:t>
        </w:r>
      </w:ins>
      <w:r w:rsidRPr="00C715CC">
        <w:rPr>
          <w:b/>
          <w:lang w:val="en-GB"/>
        </w:rPr>
        <w:t xml:space="preserv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10" w:name="_gshxoay6o58x" w:colFirst="0" w:colLast="0"/>
      <w:bookmarkEnd w:id="10"/>
      <w:r w:rsidR="00AE7146">
        <w:br w:type="page"/>
      </w:r>
    </w:p>
    <w:p w14:paraId="59E2207F" w14:textId="3B8B7549" w:rsidR="00C57308" w:rsidRPr="00C715CC" w:rsidRDefault="00000000" w:rsidP="00132A98">
      <w:pPr>
        <w:pStyle w:val="Heading1"/>
      </w:pPr>
      <w:r w:rsidRPr="00C715CC">
        <w:lastRenderedPageBreak/>
        <w:t>ABSTRACT</w:t>
      </w:r>
    </w:p>
    <w:p w14:paraId="3B8D8813" w14:textId="101C3739" w:rsidR="00EE0507" w:rsidRDefault="00EE0507" w:rsidP="00EE0507">
      <w:pPr>
        <w:spacing w:after="240" w:line="480"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 xml:space="preserve">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w:t>
      </w:r>
      <w:proofErr w:type="gramStart"/>
      <w:r w:rsidRPr="00EE0507">
        <w:rPr>
          <w:lang w:val="en-GB"/>
        </w:rPr>
        <w:t>predators, but</w:t>
      </w:r>
      <w:proofErr w:type="gramEnd"/>
      <w:r w:rsidRPr="00EE0507">
        <w:rPr>
          <w:lang w:val="en-GB"/>
        </w:rPr>
        <w:t xml:space="preserve">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4AFC2B7A"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del w:id="11" w:author="Scarlett Taylor" w:date="2025-10-18T16:45:00Z" w16du:dateUtc="2025-10-18T09:45:00Z">
        <w:r w:rsidRPr="00C715CC" w:rsidDel="003D6418">
          <w:rPr>
            <w:lang w:val="en-GB"/>
          </w:rPr>
          <w:delText xml:space="preserve"> inference, marine conservation.</w:delText>
        </w:r>
      </w:del>
      <w:ins w:id="12" w:author="Scarlett Taylor" w:date="2025-10-18T16:45:00Z" w16du:dateUtc="2025-10-18T09:45:00Z">
        <w:r w:rsidR="003D6418">
          <w:rPr>
            <w:lang w:val="en-GB"/>
          </w:rPr>
          <w:t>, coral reefs</w:t>
        </w:r>
      </w:ins>
      <w:r w:rsidRPr="00C715CC">
        <w:rPr>
          <w:lang w:val="en-GB"/>
        </w:rPr>
        <w:t xml:space="preserve"> </w:t>
      </w:r>
      <w:bookmarkStart w:id="13" w:name="_tc0du5trno0" w:colFirst="0" w:colLast="0"/>
      <w:bookmarkStart w:id="14" w:name="_d4d6ntvps1wk" w:colFirst="0" w:colLast="0"/>
      <w:bookmarkEnd w:id="13"/>
      <w:bookmarkEnd w:id="14"/>
      <w:r w:rsidR="00AE7146">
        <w:br w:type="page"/>
      </w:r>
    </w:p>
    <w:p w14:paraId="3EE917E6" w14:textId="3054009F" w:rsidR="00C57308" w:rsidRPr="00C715CC" w:rsidRDefault="00000000" w:rsidP="00132A98">
      <w:pPr>
        <w:pStyle w:val="Heading1"/>
      </w:pPr>
      <w:r w:rsidRPr="00C715CC">
        <w:lastRenderedPageBreak/>
        <w:t>1. INTRODUCTION</w:t>
      </w:r>
    </w:p>
    <w:p w14:paraId="5D09C0A6" w14:textId="1C788580" w:rsidR="00F63F11" w:rsidRDefault="00B10A4B" w:rsidP="00C715CC">
      <w:pPr>
        <w:spacing w:before="240" w:after="240" w:line="480" w:lineRule="auto"/>
        <w:rPr>
          <w:lang w:val="en-GB"/>
        </w:rPr>
      </w:pPr>
      <w:bookmarkStart w:id="15" w:name="_5g48a2m0kxmd" w:colFirst="0" w:colLast="0"/>
      <w:bookmarkEnd w:id="15"/>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 xml:space="preserve">embedded in sediment-rich, human-impacted environments (Bell &amp; </w:t>
      </w:r>
      <w:proofErr w:type="spellStart"/>
      <w:r w:rsidRPr="00B10A4B">
        <w:rPr>
          <w:lang w:val="en-GB"/>
        </w:rPr>
        <w:t>Galzin</w:t>
      </w:r>
      <w:proofErr w:type="spellEnd"/>
      <w:r w:rsidRPr="00B10A4B">
        <w:rPr>
          <w:lang w:val="en-GB"/>
        </w:rPr>
        <w:t xml:space="preserve"> 1984, </w:t>
      </w:r>
      <w:proofErr w:type="spellStart"/>
      <w:r w:rsidRPr="00B10A4B">
        <w:rPr>
          <w:lang w:val="en-GB"/>
        </w:rPr>
        <w:t>Letessier</w:t>
      </w:r>
      <w:proofErr w:type="spellEnd"/>
      <w:r w:rsidRPr="00B10A4B">
        <w:rPr>
          <w:lang w:val="en-GB"/>
        </w:rPr>
        <w:t xml:space="preserve">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share greater physical similarity with offshore pelagic pinnacles, including steep vertical profiles, current exposure, and spatial isolation (</w:t>
      </w:r>
      <w:proofErr w:type="spellStart"/>
      <w:r w:rsidRPr="00B10A4B">
        <w:rPr>
          <w:lang w:val="en-GB"/>
        </w:rPr>
        <w:t>Letessier</w:t>
      </w:r>
      <w:proofErr w:type="spellEnd"/>
      <w:r w:rsidRPr="00B10A4B">
        <w:rPr>
          <w:lang w:val="en-GB"/>
        </w:rPr>
        <w:t xml:space="preserve"> et al. 2019, Paxton et al. 202</w:t>
      </w:r>
      <w:ins w:id="16" w:author="Scarlett Taylor" w:date="2025-10-27T16:53:00Z" w16du:dateUtc="2025-10-27T09:53:00Z">
        <w:r w:rsidR="00C3203D">
          <w:rPr>
            <w:lang w:val="en-GB"/>
          </w:rPr>
          <w:t>3</w:t>
        </w:r>
      </w:ins>
      <w:del w:id="17" w:author="Scarlett Taylor" w:date="2025-10-27T16:53:00Z" w16du:dateUtc="2025-10-27T09:53:00Z">
        <w:r w:rsidRPr="00B10A4B" w:rsidDel="00C3203D">
          <w:rPr>
            <w:lang w:val="en-GB"/>
          </w:rPr>
          <w:delText>0b</w:delText>
        </w:r>
      </w:del>
      <w:r w:rsidRPr="00B10A4B">
        <w:rPr>
          <w:lang w:val="en-GB"/>
        </w:rPr>
        <w:t xml:space="preserve">,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35F5F67" w14:textId="5E2C20F7" w:rsidR="002441CA" w:rsidRPr="002441CA" w:rsidRDefault="001C6241" w:rsidP="00B31269">
      <w:pPr>
        <w:spacing w:after="240" w:line="480" w:lineRule="auto"/>
        <w:rPr>
          <w:ins w:id="18" w:author="Scarlett Taylor" w:date="2025-10-14T09:26:00Z" w16du:dateUtc="2025-10-14T02:26:00Z"/>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In Thailand, </w:t>
      </w:r>
      <w:ins w:id="19" w:author="Scarlett Taylor" w:date="2025-10-27T16:30:00Z" w16du:dateUtc="2025-10-27T09:30:00Z">
        <w:r w:rsidR="00B52402">
          <w:t xml:space="preserve">intentional </w:t>
        </w:r>
      </w:ins>
      <w:r w:rsidRPr="001C6241">
        <w:t>shipwreck deployment has been widespread since the launch of the national Artificial Reef Program in 1978, aimed at reducing diver pressure on natural reefs and supporting fisheries enhancement (</w:t>
      </w:r>
      <w:proofErr w:type="spellStart"/>
      <w:r w:rsidRPr="001C6241">
        <w:t>Yeemin</w:t>
      </w:r>
      <w:proofErr w:type="spellEnd"/>
      <w:r w:rsidRPr="001C6241">
        <w:t xml:space="preserve"> et al. 2006, Mattos &amp; </w:t>
      </w:r>
      <w:proofErr w:type="spellStart"/>
      <w:r w:rsidRPr="001C6241">
        <w:t>Yeemin</w:t>
      </w:r>
      <w:proofErr w:type="spellEnd"/>
      <w:r w:rsidRPr="001C6241">
        <w:t xml:space="preserve"> 2020, Harvey et al. 2021, Baillie et al. 2024). </w:t>
      </w:r>
      <w:commentRangeStart w:id="20"/>
      <w:ins w:id="21" w:author="Scarlett Taylor" w:date="2025-10-14T09:26:00Z" w16du:dateUtc="2025-10-14T02:26:00Z">
        <w:r w:rsidR="002441CA" w:rsidRPr="002441CA">
          <w:t xml:space="preserve">The Department of Marine and Coastal Resources (DMCR) prioritizes deployments that deliver social and economic </w:t>
        </w:r>
      </w:ins>
      <w:commentRangeEnd w:id="20"/>
      <w:ins w:id="22" w:author="Scarlett Taylor" w:date="2025-10-14T09:27:00Z" w16du:dateUtc="2025-10-14T02:27:00Z">
        <w:r w:rsidR="002441CA">
          <w:rPr>
            <w:rStyle w:val="CommentReference"/>
          </w:rPr>
          <w:commentReference w:id="20"/>
        </w:r>
      </w:ins>
      <w:ins w:id="23" w:author="Scarlett Taylor" w:date="2025-10-14T09:26:00Z" w16du:dateUtc="2025-10-14T02:26:00Z">
        <w:r w:rsidR="002441CA" w:rsidRPr="002441CA">
          <w:t xml:space="preserve">benefits to stakeholder groups, particularly recreational fishers and divers, </w:t>
        </w:r>
        <w:r w:rsidR="002441CA" w:rsidRPr="002441CA">
          <w:lastRenderedPageBreak/>
          <w:t xml:space="preserve">aligning with broader evidence that artificial reefs are the predominant man-made marine structures valued by these </w:t>
        </w:r>
        <w:commentRangeStart w:id="24"/>
        <w:r w:rsidR="002441CA" w:rsidRPr="002441CA">
          <w:t>users</w:t>
        </w:r>
        <w:commentRangeEnd w:id="24"/>
        <w:r w:rsidR="002441CA">
          <w:rPr>
            <w:rStyle w:val="CommentReference"/>
          </w:rPr>
          <w:commentReference w:id="24"/>
        </w:r>
      </w:ins>
      <w:ins w:id="25" w:author="Scarlett Taylor" w:date="2025-10-14T09:36:00Z" w16du:dateUtc="2025-10-14T02:36:00Z">
        <w:r w:rsidR="00AC53CB">
          <w:t xml:space="preserve"> </w:t>
        </w:r>
      </w:ins>
      <w:ins w:id="26" w:author="Scarlett Taylor" w:date="2025-10-14T09:26:00Z" w16du:dateUtc="2025-10-14T02:26:00Z">
        <w:r w:rsidR="002441CA">
          <w:t>(Elrick-Barr et al. 2022)</w:t>
        </w:r>
      </w:ins>
      <w:ins w:id="27" w:author="Scarlett Taylor" w:date="2025-10-14T09:35:00Z" w16du:dateUtc="2025-10-14T02:35:00Z">
        <w:r w:rsidR="00AC53CB">
          <w:t>.</w:t>
        </w:r>
      </w:ins>
    </w:p>
    <w:p w14:paraId="29A5305C" w14:textId="6DBB6FD0" w:rsidR="001C6241" w:rsidRDefault="001C6241" w:rsidP="00B31269">
      <w:pPr>
        <w:spacing w:after="240" w:line="480" w:lineRule="auto"/>
        <w:rPr>
          <w:lang w:val="en-GB"/>
        </w:rPr>
      </w:pPr>
      <w:r w:rsidRPr="001C6241">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w:t>
      </w:r>
      <w:ins w:id="28" w:author="Scarlett Taylor" w:date="2025-10-27T16:30:00Z" w16du:dateUtc="2025-10-27T09:30:00Z">
        <w:r w:rsidR="00B52402">
          <w:t xml:space="preserve">intentionally deployed </w:t>
        </w:r>
      </w:ins>
      <w:r w:rsidRPr="001C6241">
        <w:t xml:space="preserve">artificial structures such as shipwrecks (Mattos et al. 2023). </w:t>
      </w:r>
      <w:ins w:id="29" w:author="Scarlett Taylor" w:date="2025-10-14T10:56:00Z" w16du:dateUtc="2025-10-14T03:56:00Z">
        <w:r w:rsidR="00E73D31" w:rsidRPr="00E73D31">
          <w:rPr>
            <w:highlight w:val="yellow"/>
            <w:rPrChange w:id="30" w:author="Scarlett Taylor" w:date="2025-10-14T10:56:00Z" w16du:dateUtc="2025-10-14T03:56:00Z">
              <w:rPr/>
            </w:rPrChange>
          </w:rPr>
          <w:t>(</w:t>
        </w:r>
        <w:commentRangeStart w:id="31"/>
        <w:r w:rsidR="00E73D31" w:rsidRPr="00E73D31">
          <w:rPr>
            <w:highlight w:val="yellow"/>
            <w:rPrChange w:id="32" w:author="Scarlett Taylor" w:date="2025-10-14T10:56:00Z" w16du:dateUtc="2025-10-14T03:56:00Z">
              <w:rPr/>
            </w:rPrChange>
          </w:rPr>
          <w:t>xxx… introduce geomorphology of pinnacles to readers unfamiliar)</w:t>
        </w:r>
        <w:r w:rsidR="00E73D31">
          <w:t xml:space="preserve"> </w:t>
        </w:r>
        <w:commentRangeEnd w:id="31"/>
        <w:r w:rsidR="00E73D31">
          <w:rPr>
            <w:rStyle w:val="CommentReference"/>
          </w:rPr>
          <w:commentReference w:id="31"/>
        </w:r>
      </w:ins>
      <w:r w:rsidRPr="001C6241">
        <w:t xml:space="preserve">Despite the prevalence of these artificial reefs, relatively few studies have assessed their ecological functioning, particularly their capacity to support </w:t>
      </w:r>
      <w:commentRangeStart w:id="33"/>
      <w:del w:id="34" w:author="Scarlett Taylor" w:date="2025-10-27T16:24:00Z" w16du:dateUtc="2025-10-27T09:24:00Z">
        <w:r w:rsidRPr="001C6241" w:rsidDel="00AB71D3">
          <w:delText xml:space="preserve">balanced trophic assemblages </w:delText>
        </w:r>
      </w:del>
      <w:commentRangeEnd w:id="33"/>
      <w:ins w:id="35" w:author="Scarlett Taylor" w:date="2025-10-27T16:24:00Z" w16du:dateUtc="2025-10-27T09:24:00Z">
        <w:r w:rsidR="00AB71D3">
          <w:t>trophic structures comparable to those of natural reefs</w:t>
        </w:r>
      </w:ins>
      <w:ins w:id="36" w:author="Scarlett Taylor" w:date="2025-10-27T16:25:00Z" w16du:dateUtc="2025-10-27T09:25:00Z">
        <w:r w:rsidR="00AB71D3">
          <w:t xml:space="preserve"> </w:t>
        </w:r>
      </w:ins>
      <w:r w:rsidR="00F70553">
        <w:rPr>
          <w:rStyle w:val="CommentReference"/>
        </w:rPr>
        <w:commentReference w:id="33"/>
      </w:r>
      <w:r w:rsidRPr="001C6241">
        <w:t>and replicate the ecological roles of natural reef systems (Fowler &amp; Booth 2012, Simon et al. 2013, Streich et al. 2017, Medeiros et al. 2022, Paxton et al. 2023, Schram et al. 2024).</w:t>
      </w:r>
    </w:p>
    <w:p w14:paraId="565831CA" w14:textId="6BDDAFCF"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w:t>
      </w:r>
      <w:commentRangeStart w:id="37"/>
      <w:r w:rsidRPr="00C715CC">
        <w:rPr>
          <w:lang w:val="en-GB"/>
        </w:rPr>
        <w:t xml:space="preserve">However, these </w:t>
      </w:r>
      <w:ins w:id="38" w:author="Scarlett Taylor" w:date="2025-10-27T16:28:00Z" w16du:dateUtc="2025-10-27T09:28:00Z">
        <w:r w:rsidR="00B52402">
          <w:rPr>
            <w:lang w:val="en-GB"/>
          </w:rPr>
          <w:t xml:space="preserve">overall </w:t>
        </w:r>
      </w:ins>
      <w:r w:rsidRPr="00C715CC">
        <w:rPr>
          <w:lang w:val="en-GB"/>
        </w:rPr>
        <w:t xml:space="preserve">metrics </w:t>
      </w:r>
      <w:ins w:id="39" w:author="Scarlett Taylor" w:date="2025-10-27T16:26:00Z" w16du:dateUtc="2025-10-27T09:26:00Z">
        <w:r w:rsidR="00AB71D3">
          <w:rPr>
            <w:lang w:val="en-GB"/>
          </w:rPr>
          <w:t>(</w:t>
        </w:r>
      </w:ins>
      <w:ins w:id="40" w:author="Scarlett Taylor" w:date="2025-10-27T16:27:00Z" w16du:dateUtc="2025-10-27T09:27:00Z">
        <w:r w:rsidR="00AB71D3">
          <w:rPr>
            <w:lang w:val="en-GB"/>
          </w:rPr>
          <w:t xml:space="preserve">i.e. </w:t>
        </w:r>
      </w:ins>
      <w:ins w:id="41" w:author="Scarlett Taylor" w:date="2025-10-27T16:28:00Z" w16du:dateUtc="2025-10-27T09:28:00Z">
        <w:r w:rsidR="00AB71D3">
          <w:rPr>
            <w:lang w:val="en-GB"/>
          </w:rPr>
          <w:t xml:space="preserve">total </w:t>
        </w:r>
      </w:ins>
      <w:ins w:id="42" w:author="Scarlett Taylor" w:date="2025-10-27T16:26:00Z" w16du:dateUtc="2025-10-27T09:26:00Z">
        <w:r w:rsidR="00AB71D3">
          <w:rPr>
            <w:lang w:val="en-GB"/>
          </w:rPr>
          <w:t xml:space="preserve">abundance, richness) </w:t>
        </w:r>
      </w:ins>
      <w:r w:rsidRPr="00C715CC">
        <w:rPr>
          <w:lang w:val="en-GB"/>
        </w:rPr>
        <w:t>can obscure differences in community composition</w:t>
      </w:r>
      <w:ins w:id="43" w:author="Scarlett Taylor" w:date="2025-10-27T16:27:00Z" w16du:dateUtc="2025-10-27T09:27:00Z">
        <w:r w:rsidR="00AB71D3">
          <w:rPr>
            <w:lang w:val="en-GB"/>
          </w:rPr>
          <w:t>, trophic structure</w:t>
        </w:r>
      </w:ins>
      <w:r w:rsidRPr="00C715CC">
        <w:rPr>
          <w:lang w:val="en-GB"/>
        </w:rPr>
        <w:t xml:space="preserve"> and ecological function </w:t>
      </w:r>
      <w:commentRangeEnd w:id="37"/>
      <w:r w:rsidR="00B52402">
        <w:rPr>
          <w:rStyle w:val="CommentReference"/>
        </w:rPr>
        <w:commentReference w:id="37"/>
      </w:r>
      <w:r w:rsidRPr="00C715CC">
        <w:rPr>
          <w:lang w:val="en-GB"/>
        </w:rPr>
        <w:t>(</w:t>
      </w:r>
      <w:r w:rsidR="003C2044">
        <w:rPr>
          <w:lang w:val="en-GB"/>
        </w:rPr>
        <w:t>Ross et al. 20</w:t>
      </w:r>
      <w:r w:rsidR="0003772F">
        <w:rPr>
          <w:lang w:val="en-GB"/>
        </w:rPr>
        <w:t>1</w:t>
      </w:r>
      <w:r w:rsidR="003C2044">
        <w:rPr>
          <w:lang w:val="en-GB"/>
        </w:rPr>
        <w:t>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AE0FDBC" w14:textId="77777777" w:rsidR="007D0CB1" w:rsidRDefault="000049FD" w:rsidP="00C715CC">
      <w:pPr>
        <w:spacing w:before="240" w:after="240" w:line="480" w:lineRule="auto"/>
        <w:rPr>
          <w:ins w:id="44" w:author="Scarlett Taylor" w:date="2025-10-27T16:50:00Z" w16du:dateUtc="2025-10-27T09:50:00Z"/>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w:t>
      </w:r>
      <w:r w:rsidRPr="000049FD">
        <w:rPr>
          <w:lang w:val="en-GB"/>
        </w:rPr>
        <w:lastRenderedPageBreak/>
        <w:t>Simon et al. 2013, Streich et al. 2017, Paxton et al. 2023). Shipwrecks tend to be high-relief and 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2022, Schram et al. 2024).</w:t>
      </w:r>
      <w:r w:rsidRPr="000049FD" w:rsidDel="000049FD">
        <w:rPr>
          <w:lang w:val="en-GB"/>
        </w:rPr>
        <w:t xml:space="preserve"> </w:t>
      </w:r>
    </w:p>
    <w:p w14:paraId="59B356A0" w14:textId="68D493C0" w:rsidR="00C715CC" w:rsidRPr="00C715CC" w:rsidRDefault="000049FD" w:rsidP="00C715CC">
      <w:pPr>
        <w:spacing w:before="240" w:after="240" w:line="480" w:lineRule="auto"/>
        <w:rPr>
          <w:lang w:val="en-GB"/>
        </w:rPr>
      </w:pP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Isolated pelagic pinnacles</w:t>
      </w:r>
      <w:ins w:id="45" w:author="Scarlett Taylor" w:date="2025-10-27T11:05:00Z" w16du:dateUtc="2025-10-27T04:05:00Z">
        <w:r w:rsidR="002D3D08">
          <w:rPr>
            <w:lang w:val="en-GB"/>
          </w:rPr>
          <w:t xml:space="preserve"> (steep sided bathymetric </w:t>
        </w:r>
      </w:ins>
      <w:ins w:id="46" w:author="Scarlett Taylor" w:date="2025-10-27T11:06:00Z" w16du:dateUtc="2025-10-27T04:06:00Z">
        <w:r w:rsidR="002D3D08">
          <w:rPr>
            <w:lang w:val="en-GB"/>
          </w:rPr>
          <w:t>features similar to seamounts)</w:t>
        </w:r>
      </w:ins>
      <w:r w:rsidR="00C715CC" w:rsidRPr="00C715CC">
        <w:rPr>
          <w:lang w:val="en-GB"/>
        </w:rPr>
        <w:t>, often exposed to strong hydrodynamic flow</w:t>
      </w:r>
      <w:ins w:id="47" w:author="Scarlett Taylor" w:date="2025-10-27T17:17:00Z" w16du:dateUtc="2025-10-27T10:17:00Z">
        <w:r w:rsidR="006D0BA9">
          <w:rPr>
            <w:lang w:val="en-GB"/>
          </w:rPr>
          <w:t xml:space="preserve"> (Leitner et al. </w:t>
        </w:r>
      </w:ins>
      <w:ins w:id="48" w:author="Scarlett Taylor" w:date="2025-10-27T17:18:00Z" w16du:dateUtc="2025-10-27T10:18:00Z">
        <w:r w:rsidR="006D0BA9">
          <w:rPr>
            <w:lang w:val="en-GB"/>
          </w:rPr>
          <w:t>2021)</w:t>
        </w:r>
      </w:ins>
      <w:r w:rsidR="00C715CC" w:rsidRPr="00C715CC">
        <w:rPr>
          <w:lang w:val="en-GB"/>
        </w:rPr>
        <w:t xml:space="preserve">,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w:t>
      </w:r>
      <w:commentRangeStart w:id="49"/>
      <w:r w:rsidR="00D84338" w:rsidRPr="00D84338">
        <w:rPr>
          <w:lang w:val="en-GB"/>
        </w:rPr>
        <w:t>Galbraith et al. 2022, Cresswell et al. 2023, Galbraith et al. 2023</w:t>
      </w:r>
      <w:del w:id="50" w:author="Scarlett Taylor" w:date="2025-10-27T16:49:00Z" w16du:dateUtc="2025-10-27T09:49:00Z">
        <w:r w:rsidR="00D84338" w:rsidRPr="00D84338" w:rsidDel="007D0CB1">
          <w:rPr>
            <w:lang w:val="en-GB"/>
          </w:rPr>
          <w:delText>a</w:delText>
        </w:r>
      </w:del>
      <w:del w:id="51" w:author="Scarlett Taylor" w:date="2025-10-27T16:48:00Z" w16du:dateUtc="2025-10-27T09:48:00Z">
        <w:r w:rsidR="00D84338" w:rsidRPr="00D84338" w:rsidDel="007D0CB1">
          <w:rPr>
            <w:lang w:val="en-GB"/>
          </w:rPr>
          <w:delText>,</w:delText>
        </w:r>
        <w:r w:rsidR="00F63F11" w:rsidRPr="00F63F11" w:rsidDel="007D0CB1">
          <w:rPr>
            <w:lang w:val="en-GB"/>
          </w:rPr>
          <w:delText xml:space="preserve"> </w:delText>
        </w:r>
        <w:r w:rsidR="00F63F11" w:rsidRPr="00D84338" w:rsidDel="007D0CB1">
          <w:rPr>
            <w:lang w:val="en-GB"/>
          </w:rPr>
          <w:delText>Galbraith et al. 2023</w:delText>
        </w:r>
      </w:del>
      <w:ins w:id="52" w:author="Scarlett Taylor" w:date="2025-10-27T16:48:00Z" w16du:dateUtc="2025-10-27T09:48:00Z">
        <w:r w:rsidR="007D0CB1">
          <w:rPr>
            <w:lang w:val="en-GB"/>
          </w:rPr>
          <w:t>,</w:t>
        </w:r>
      </w:ins>
      <w:del w:id="53" w:author="Scarlett Taylor" w:date="2025-10-27T16:48:00Z" w16du:dateUtc="2025-10-27T09:48:00Z">
        <w:r w:rsidR="00D84338" w:rsidRPr="00D84338" w:rsidDel="007D0CB1">
          <w:rPr>
            <w:lang w:val="en-GB"/>
          </w:rPr>
          <w:delText>b</w:delText>
        </w:r>
      </w:del>
      <w:r w:rsidR="00D84338" w:rsidRPr="00D84338">
        <w:rPr>
          <w:lang w:val="en-GB"/>
        </w:rPr>
        <w:t xml:space="preserve">, </w:t>
      </w:r>
      <w:commentRangeEnd w:id="49"/>
      <w:r w:rsidR="007D0CB1">
        <w:rPr>
          <w:rStyle w:val="CommentReference"/>
        </w:rPr>
        <w:commentReference w:id="49"/>
      </w:r>
      <w:r w:rsidR="00D84338" w:rsidRPr="00D84338">
        <w:rPr>
          <w:lang w:val="en-GB"/>
        </w:rPr>
        <w:t>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ins w:id="54" w:author="Scarlett Taylor" w:date="2025-10-27T17:18:00Z" w16du:dateUtc="2025-10-27T10:18:00Z">
        <w:r w:rsidR="006D0BA9">
          <w:rPr>
            <w:lang w:val="en-GB"/>
          </w:rPr>
          <w:t xml:space="preserve">Leitner et al. 2021, </w:t>
        </w:r>
      </w:ins>
      <w:r w:rsidR="00C715CC" w:rsidRPr="00C715CC">
        <w:rPr>
          <w:lang w:val="en-GB"/>
        </w:rPr>
        <w:t xml:space="preserve">Galbraith </w:t>
      </w:r>
      <w:r w:rsidR="003C2044">
        <w:rPr>
          <w:lang w:val="en-GB"/>
        </w:rPr>
        <w:t>et al.</w:t>
      </w:r>
      <w:r w:rsidR="00C715CC" w:rsidRPr="00C715CC">
        <w:rPr>
          <w:lang w:val="en-GB"/>
        </w:rPr>
        <w:t xml:space="preserve"> 202</w:t>
      </w:r>
      <w:ins w:id="55" w:author="Scarlett Taylor" w:date="2025-10-27T16:49:00Z" w16du:dateUtc="2025-10-27T09:49:00Z">
        <w:r w:rsidR="007D0CB1">
          <w:rPr>
            <w:lang w:val="en-GB"/>
          </w:rPr>
          <w:t>2, 2023</w:t>
        </w:r>
      </w:ins>
      <w:del w:id="56" w:author="Scarlett Taylor" w:date="2025-10-27T16:49:00Z" w16du:dateUtc="2025-10-27T09:49:00Z">
        <w:r w:rsidR="00C715CC" w:rsidRPr="00C715CC" w:rsidDel="007D0CB1">
          <w:rPr>
            <w:lang w:val="en-GB"/>
          </w:rPr>
          <w:delText>3</w:delText>
        </w:r>
      </w:del>
      <w:r w:rsidR="00C715CC" w:rsidRPr="00C715CC">
        <w:rPr>
          <w:lang w:val="en-GB"/>
        </w:rPr>
        <w:t>). Pinnacles also exhibit substantial vertical relief and structural complexity, which provide refuge and foraging opportunities across multiple trophic guilds (</w:t>
      </w:r>
      <w:proofErr w:type="spellStart"/>
      <w:ins w:id="57" w:author="Scarlett Taylor" w:date="2025-10-27T16:51:00Z" w16du:dateUtc="2025-10-27T09:51:00Z">
        <w:r w:rsidR="007D0CB1" w:rsidRPr="00C715CC">
          <w:rPr>
            <w:lang w:val="en-GB"/>
          </w:rPr>
          <w:t>Letessier</w:t>
        </w:r>
        <w:proofErr w:type="spellEnd"/>
        <w:r w:rsidR="007D0CB1" w:rsidRPr="00C715CC">
          <w:rPr>
            <w:lang w:val="en-GB"/>
          </w:rPr>
          <w:t xml:space="preserve"> </w:t>
        </w:r>
        <w:r w:rsidR="007D0CB1">
          <w:rPr>
            <w:lang w:val="en-GB"/>
          </w:rPr>
          <w:t>et al.</w:t>
        </w:r>
        <w:r w:rsidR="007D0CB1" w:rsidRPr="00C715CC">
          <w:rPr>
            <w:lang w:val="en-GB"/>
          </w:rPr>
          <w:t xml:space="preserve"> 2019</w:t>
        </w:r>
        <w:r w:rsidR="007D0CB1">
          <w:rPr>
            <w:lang w:val="en-GB"/>
          </w:rPr>
          <w:t xml:space="preserve">, </w:t>
        </w:r>
      </w:ins>
      <w:r w:rsidR="00C715CC" w:rsidRPr="00C715CC">
        <w:rPr>
          <w:lang w:val="en-GB"/>
        </w:rPr>
        <w:t xml:space="preserve">Galbraith </w:t>
      </w:r>
      <w:r w:rsidR="003C2044">
        <w:rPr>
          <w:lang w:val="en-GB"/>
        </w:rPr>
        <w:t>et al.</w:t>
      </w:r>
      <w:r w:rsidR="00C715CC" w:rsidRPr="00C715CC">
        <w:rPr>
          <w:lang w:val="en-GB"/>
        </w:rPr>
        <w:t xml:space="preserve"> </w:t>
      </w:r>
      <w:ins w:id="58" w:author="Scarlett Taylor" w:date="2025-10-27T17:19:00Z" w16du:dateUtc="2025-10-27T10:19:00Z">
        <w:r w:rsidR="006D0BA9">
          <w:rPr>
            <w:lang w:val="en-GB"/>
          </w:rPr>
          <w:t xml:space="preserve">2021, </w:t>
        </w:r>
      </w:ins>
      <w:ins w:id="59" w:author="Scarlett Taylor" w:date="2025-10-27T16:50:00Z" w16du:dateUtc="2025-10-27T09:50:00Z">
        <w:r w:rsidR="007D0CB1">
          <w:rPr>
            <w:lang w:val="en-GB"/>
          </w:rPr>
          <w:t xml:space="preserve">2022, </w:t>
        </w:r>
      </w:ins>
      <w:r w:rsidR="00C715CC" w:rsidRPr="00C715CC">
        <w:rPr>
          <w:lang w:val="en-GB"/>
        </w:rPr>
        <w:t>2023</w:t>
      </w:r>
      <w:del w:id="60" w:author="Scarlett Taylor" w:date="2025-10-27T16:51:00Z" w16du:dateUtc="2025-10-27T09:51:00Z">
        <w:r w:rsidDel="007D0CB1">
          <w:rPr>
            <w:lang w:val="en-GB"/>
          </w:rPr>
          <w:delText>,</w:delText>
        </w:r>
        <w:r w:rsidR="00C715CC" w:rsidRPr="00C715CC" w:rsidDel="007D0CB1">
          <w:rPr>
            <w:lang w:val="en-GB"/>
          </w:rPr>
          <w:delText xml:space="preserve"> Letessier </w:delText>
        </w:r>
        <w:r w:rsidR="003C2044" w:rsidDel="007D0CB1">
          <w:rPr>
            <w:lang w:val="en-GB"/>
          </w:rPr>
          <w:delText>et al.</w:delText>
        </w:r>
        <w:r w:rsidR="00C715CC" w:rsidRPr="00C715CC" w:rsidDel="007D0CB1">
          <w:rPr>
            <w:lang w:val="en-GB"/>
          </w:rPr>
          <w:delText xml:space="preserve"> 2019</w:delText>
        </w:r>
      </w:del>
      <w:r w:rsidR="00C715CC" w:rsidRPr="00C715CC">
        <w:rPr>
          <w:lang w:val="en-GB"/>
        </w:rPr>
        <w:t>).</w:t>
      </w:r>
    </w:p>
    <w:p w14:paraId="500F1017" w14:textId="0CABF8C3" w:rsidR="00C715CC" w:rsidRPr="00C715CC" w:rsidRDefault="00C715CC" w:rsidP="00C715CC">
      <w:pPr>
        <w:spacing w:before="240" w:after="240" w:line="480" w:lineRule="auto"/>
        <w:rPr>
          <w:lang w:val="en-GB"/>
        </w:rPr>
      </w:pPr>
      <w:r w:rsidRPr="00C715CC">
        <w:rPr>
          <w:lang w:val="en-GB"/>
        </w:rPr>
        <w:t>In contrast, fringing reefs and other emergent coastal systems are shaped more strongly by local variation in benthic composition, hydrodynamic exposure, and human disturbance (</w:t>
      </w:r>
      <w:commentRangeStart w:id="61"/>
      <w:ins w:id="62" w:author="Scarlett Taylor" w:date="2025-10-27T17:26:00Z" w16du:dateUtc="2025-10-27T10:26:00Z">
        <w:r w:rsidR="005917FC">
          <w:rPr>
            <w:lang w:val="en-GB"/>
          </w:rPr>
          <w:t xml:space="preserve">Done 1983, </w:t>
        </w:r>
        <w:commentRangeEnd w:id="61"/>
        <w:r w:rsidR="005917FC">
          <w:rPr>
            <w:rStyle w:val="CommentReference"/>
          </w:rPr>
          <w:commentReference w:id="61"/>
        </w:r>
      </w:ins>
      <w:r w:rsidRPr="00C715CC">
        <w:rPr>
          <w:lang w:val="en-GB"/>
        </w:rPr>
        <w:t xml:space="preserve">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w:t>
      </w:r>
      <w:ins w:id="63" w:author="Scarlett Taylor" w:date="2025-10-27T17:19:00Z" w16du:dateUtc="2025-10-27T10:19:00Z">
        <w:r w:rsidR="006D0BA9">
          <w:rPr>
            <w:lang w:val="en-GB"/>
          </w:rPr>
          <w:t xml:space="preserve">et al. </w:t>
        </w:r>
      </w:ins>
      <w:r w:rsidRPr="00C715CC">
        <w:rPr>
          <w:lang w:val="en-GB"/>
        </w:rPr>
        <w:t xml:space="preserve">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w:t>
      </w:r>
      <w:r w:rsidRPr="00C715CC">
        <w:rPr>
          <w:lang w:val="en-GB"/>
        </w:rPr>
        <w:lastRenderedPageBreak/>
        <w:t xml:space="preserve">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del w:id="64" w:author="Scarlett Taylor" w:date="2025-10-27T16:51:00Z" w16du:dateUtc="2025-10-27T09:51:00Z">
        <w:r w:rsidRPr="00C715CC" w:rsidDel="007D0CB1">
          <w:rPr>
            <w:lang w:val="en-GB"/>
          </w:rPr>
          <w:delText>,</w:delText>
        </w:r>
      </w:del>
      <w:r w:rsidRPr="00C715CC">
        <w:rPr>
          <w:lang w:val="en-GB"/>
        </w:rPr>
        <w:t xml:space="preserve">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3683D207"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w:t>
      </w:r>
      <w:ins w:id="65" w:author="Scarlett Taylor" w:date="2025-10-27T16:32:00Z" w16du:dateUtc="2025-10-27T09:32:00Z">
        <w:r w:rsidR="00B52402">
          <w:rPr>
            <w:lang w:val="en-GB"/>
          </w:rPr>
          <w:t xml:space="preserve">intentionally deployed </w:t>
        </w:r>
      </w:ins>
      <w:r w:rsidRPr="00C715CC">
        <w:rPr>
          <w:lang w:val="en-GB"/>
        </w:rPr>
        <w:t xml:space="preserve">shipwrecks replicate the community structure and trophic composition of natural reef analogues or represent a functionally novel assemblage type. </w:t>
      </w:r>
      <w:r w:rsidR="000049FD" w:rsidRPr="000049FD">
        <w:rPr>
          <w:lang w:val="en-GB"/>
        </w:rPr>
        <w:t>Unlike most prior studies</w:t>
      </w:r>
      <w:ins w:id="66" w:author="Scarlett Taylor" w:date="2025-10-27T16:20:00Z" w16du:dateUtc="2025-10-27T09:20:00Z">
        <w:r w:rsidR="00113E0F">
          <w:rPr>
            <w:lang w:val="en-GB"/>
          </w:rPr>
          <w:t xml:space="preserve"> in the coral reef literature</w:t>
        </w:r>
      </w:ins>
      <w:r w:rsidR="000049FD" w:rsidRPr="000049FD">
        <w:rPr>
          <w:lang w:val="en-GB"/>
        </w:rPr>
        <w:t xml:space="preserve">, which have compared artificial reefs only to nearby fringing reefs, </w:t>
      </w:r>
      <w:ins w:id="67" w:author="Scarlett Taylor" w:date="2025-10-27T16:21:00Z" w16du:dateUtc="2025-10-27T09:21:00Z">
        <w:r w:rsidR="00113E0F" w:rsidRPr="00113E0F">
          <w:rPr>
            <w:lang w:val="en-GB"/>
          </w:rPr>
          <w:t>this work explicitly tests shipwreck similarity against two contrasting coral reef types: fringing reefs, representing shallow coastal systems, and pelagic pinnacles, representing deep, high-relief offshore reefs</w:t>
        </w:r>
        <w:r w:rsidR="00113E0F">
          <w:rPr>
            <w:lang w:val="en-GB"/>
          </w:rPr>
          <w:t xml:space="preserve">, </w:t>
        </w:r>
      </w:ins>
      <w:del w:id="68" w:author="Scarlett Taylor" w:date="2025-10-27T16:21:00Z" w16du:dateUtc="2025-10-27T09:21:00Z">
        <w:r w:rsidR="000049FD" w:rsidRPr="000049FD" w:rsidDel="00113E0F">
          <w:rPr>
            <w:lang w:val="en-GB"/>
          </w:rPr>
          <w:delText xml:space="preserve">this work explicitly tests shipwreck similarity against two contrasting natural reef types: fringing reefs and pelagic pinnacles, </w:delText>
        </w:r>
      </w:del>
      <w:r w:rsidR="000049FD" w:rsidRPr="000049FD">
        <w:rPr>
          <w:lang w:val="en-GB"/>
        </w:rPr>
        <w:t>to determine which they more closely resemble.</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w:t>
      </w:r>
      <w:r w:rsidRPr="00C715CC">
        <w:rPr>
          <w:lang w:val="en-GB"/>
        </w:rPr>
        <w:lastRenderedPageBreak/>
        <w:t>These divergences may reflect differences in habitat structure, trophic filtering, or broader ecological constraints. Characterising such patterns is critical to evaluating the ecological role of artificial reefs in tropical marine systems</w:t>
      </w:r>
      <w:ins w:id="69" w:author="Scarlett Taylor" w:date="2025-10-27T16:42:00Z" w16du:dateUtc="2025-10-27T09:42:00Z">
        <w:r w:rsidR="00900BDB">
          <w:rPr>
            <w:lang w:val="en-GB"/>
          </w:rPr>
          <w:t xml:space="preserve"> </w:t>
        </w:r>
        <w:commentRangeStart w:id="70"/>
        <w:r w:rsidR="00900BDB" w:rsidRPr="00900BDB">
          <w:rPr>
            <w:lang w:val="en-GB"/>
          </w:rPr>
          <w:t>and to understanding how different reef geomorphologies shape marine biodiversity, ecological processes, and trophic function. As shallow and coastal reefs continue to degrade under increasing human pressure, isolated offshore features such as pinnacles and shipwrecks may become increasingly important refuges for reef-associated communities and potential sources of ecological resilience.</w:t>
        </w:r>
      </w:ins>
      <w:del w:id="71" w:author="Scarlett Taylor" w:date="2025-10-27T16:42:00Z" w16du:dateUtc="2025-10-27T09:42:00Z">
        <w:r w:rsidRPr="00C715CC" w:rsidDel="00900BDB">
          <w:rPr>
            <w:lang w:val="en-GB"/>
          </w:rPr>
          <w:delText>.</w:delText>
        </w:r>
      </w:del>
      <w:commentRangeEnd w:id="70"/>
      <w:r w:rsidR="00900BDB">
        <w:rPr>
          <w:rStyle w:val="CommentReference"/>
        </w:rPr>
        <w:commentReference w:id="70"/>
      </w:r>
    </w:p>
    <w:p w14:paraId="4D5F24A4" w14:textId="7D2FA338" w:rsidR="000049FD" w:rsidRPr="001C6241" w:rsidRDefault="000049FD" w:rsidP="000049FD">
      <w:pPr>
        <w:spacing w:after="240" w:line="480" w:lineRule="auto"/>
        <w:rPr>
          <w:lang w:val="en-GB"/>
        </w:rPr>
      </w:pPr>
      <w:r w:rsidRPr="000049FD">
        <w:rPr>
          <w:lang w:val="en-GB"/>
        </w:rPr>
        <w:t>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w:t>
      </w:r>
      <w:proofErr w:type="spellStart"/>
      <w:r w:rsidRPr="000049FD">
        <w:rPr>
          <w:lang w:val="en-GB"/>
        </w:rPr>
        <w:t>Rilov</w:t>
      </w:r>
      <w:proofErr w:type="spellEnd"/>
      <w:r w:rsidRPr="000049FD">
        <w:rPr>
          <w:lang w:val="en-GB"/>
        </w:rPr>
        <w:t xml:space="preserve"> &amp; Benayahu 2000, Paxton et al. 2020a). These findings contribute to a broader understanding of how artificial reefs function across structurally varied reef contexts and are intended to inform ecologically grounded deployment strategies not only in Thailand, where </w:t>
      </w:r>
      <w:ins w:id="72" w:author="Scarlett Taylor" w:date="2025-10-27T16:33:00Z" w16du:dateUtc="2025-10-27T09:33:00Z">
        <w:r w:rsidR="00B52402">
          <w:rPr>
            <w:lang w:val="en-GB"/>
          </w:rPr>
          <w:t xml:space="preserve">intentional </w:t>
        </w:r>
      </w:ins>
      <w:r w:rsidRPr="000049FD">
        <w:rPr>
          <w:lang w:val="en-GB"/>
        </w:rPr>
        <w:t xml:space="preserve">shipwreck </w:t>
      </w:r>
      <w:del w:id="73" w:author="Scarlett Taylor" w:date="2025-10-27T16:33:00Z" w16du:dateUtc="2025-10-27T09:33:00Z">
        <w:r w:rsidRPr="000049FD" w:rsidDel="00B52402">
          <w:rPr>
            <w:lang w:val="en-GB"/>
          </w:rPr>
          <w:delText xml:space="preserve">use </w:delText>
        </w:r>
      </w:del>
      <w:ins w:id="74" w:author="Scarlett Taylor" w:date="2025-10-27T16:33:00Z" w16du:dateUtc="2025-10-27T09:33:00Z">
        <w:r w:rsidR="00B52402">
          <w:rPr>
            <w:lang w:val="en-GB"/>
          </w:rPr>
          <w:t>deployment</w:t>
        </w:r>
        <w:r w:rsidR="00B52402" w:rsidRPr="000049FD">
          <w:rPr>
            <w:lang w:val="en-GB"/>
          </w:rPr>
          <w:t xml:space="preserve"> </w:t>
        </w:r>
      </w:ins>
      <w:r w:rsidRPr="000049FD">
        <w:rPr>
          <w:lang w:val="en-GB"/>
        </w:rPr>
        <w:t>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lastRenderedPageBreak/>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75" w:name="_oufnu1adhg4c" w:colFirst="0" w:colLast="0"/>
      <w:bookmarkEnd w:id="75"/>
      <w:r w:rsidRPr="00C715CC">
        <w:t xml:space="preserve">2.1. </w:t>
      </w:r>
      <w:r w:rsidR="001E279D">
        <w:t>Study Sites</w:t>
      </w:r>
    </w:p>
    <w:p w14:paraId="3D73D8FB" w14:textId="2289BB9A"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ins w:id="76" w:author="Scarlett Taylor" w:date="2025-10-28T09:46:00Z" w16du:dateUtc="2025-10-28T02:46:00Z">
        <w:r w:rsidR="004B4A9A">
          <w:rPr>
            <w:lang w:val="en-GB"/>
          </w:rPr>
          <w:t>, Table S1</w:t>
        </w:r>
      </w:ins>
      <w:r w:rsidR="00B31269">
        <w:rPr>
          <w:lang w:val="en-GB"/>
        </w:rPr>
        <w:t>)</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5631760F" w:rsidR="00332E1B" w:rsidRDefault="00A772F9" w:rsidP="0081685F">
      <w:pPr>
        <w:spacing w:after="240" w:line="480" w:lineRule="auto"/>
        <w:rPr>
          <w:ins w:id="77" w:author="Scarlett Taylor" w:date="2025-10-09T12:29:00Z" w16du:dateUtc="2025-10-09T05:29:00Z"/>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commentRangeStart w:id="78"/>
      <w:ins w:id="79" w:author="Scarlett Taylor" w:date="2025-10-13T10:53:00Z" w16du:dateUtc="2025-10-13T03:53:00Z">
        <w:r w:rsidR="005E6D95">
          <w:rPr>
            <w:lang w:val="en-GB"/>
          </w:rPr>
          <w:t xml:space="preserve">All three were intentionally sunk by the DMCR </w:t>
        </w:r>
      </w:ins>
      <w:commentRangeEnd w:id="78"/>
      <w:ins w:id="80" w:author="Scarlett Taylor" w:date="2025-10-13T10:54:00Z" w16du:dateUtc="2025-10-13T03:54:00Z">
        <w:r w:rsidR="005E6D95">
          <w:rPr>
            <w:rStyle w:val="CommentReference"/>
          </w:rPr>
          <w:commentReference w:id="78"/>
        </w:r>
      </w:ins>
      <w:ins w:id="81" w:author="Scarlett Taylor" w:date="2025-10-14T12:58:00Z" w16du:dateUtc="2025-10-14T05:58:00Z">
        <w:r w:rsidR="00C34A57">
          <w:rPr>
            <w:lang w:val="en-GB"/>
          </w:rPr>
          <w:t xml:space="preserve"> to enhance social and economic benefits to key stakeholders, in this case divers and recre</w:t>
        </w:r>
      </w:ins>
      <w:ins w:id="82" w:author="Scarlett Taylor" w:date="2025-10-14T12:59:00Z" w16du:dateUtc="2025-10-14T05:59:00Z">
        <w:r w:rsidR="00C34A57">
          <w:rPr>
            <w:lang w:val="en-GB"/>
          </w:rPr>
          <w:t xml:space="preserve">ation fishers (Elrick-Barr et al. 2022). </w:t>
        </w:r>
      </w:ins>
      <w:ins w:id="83" w:author="Scarlett Taylor" w:date="2025-10-13T10:53:00Z" w16du:dateUtc="2025-10-13T03:53:00Z">
        <w:r w:rsidR="005E6D95">
          <w:rPr>
            <w:lang w:val="en-GB"/>
          </w:rPr>
          <w:t xml:space="preserve"> </w:t>
        </w:r>
      </w:ins>
      <w:commentRangeStart w:id="84"/>
      <w:ins w:id="85" w:author="Scarlett Taylor" w:date="2025-10-09T12:12:00Z" w16du:dateUtc="2025-10-09T05:12:00Z">
        <w:r w:rsidR="0081685F" w:rsidRPr="0081685F">
          <w:rPr>
            <w:lang w:val="en-GB"/>
          </w:rPr>
          <w:t>At 48m in length and 7m in</w:t>
        </w:r>
        <w:r w:rsidR="0081685F">
          <w:rPr>
            <w:lang w:val="en-GB"/>
          </w:rPr>
          <w:t xml:space="preserve"> </w:t>
        </w:r>
        <w:r w:rsidR="0081685F" w:rsidRPr="0081685F">
          <w:rPr>
            <w:lang w:val="en-GB"/>
          </w:rPr>
          <w:t xml:space="preserve">width, </w:t>
        </w:r>
      </w:ins>
      <w:ins w:id="86" w:author="Scarlett Taylor" w:date="2025-10-09T12:13:00Z" w16du:dateUtc="2025-10-09T05:13:00Z">
        <w:r w:rsidR="0081685F" w:rsidRPr="00C34A57">
          <w:rPr>
            <w:i/>
            <w:iCs/>
            <w:lang w:val="en-GB"/>
          </w:rPr>
          <w:t xml:space="preserve">HTMS </w:t>
        </w:r>
      </w:ins>
      <w:proofErr w:type="spellStart"/>
      <w:ins w:id="87" w:author="Scarlett Taylor" w:date="2025-10-09T12:12:00Z" w16du:dateUtc="2025-10-09T05:12:00Z">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ins>
      <w:ins w:id="88" w:author="Scarlett Taylor" w:date="2025-10-09T12:29:00Z" w16du:dateUtc="2025-10-09T05:29:00Z">
        <w:r w:rsidR="00332E1B">
          <w:rPr>
            <w:lang w:val="en-GB"/>
          </w:rPr>
          <w:t xml:space="preserve"> </w:t>
        </w:r>
        <w:r w:rsidR="00332E1B" w:rsidRPr="00332E1B">
          <w:rPr>
            <w:lang w:val="en-GB"/>
          </w:rPr>
          <w:t>and provides 12m of vertical relief from the base of the hull to the highest point</w:t>
        </w:r>
      </w:ins>
      <w:ins w:id="89" w:author="Scarlett Taylor" w:date="2025-10-09T12:12:00Z" w16du:dateUtc="2025-10-09T05:12:00Z">
        <w:r w:rsidR="0081685F" w:rsidRPr="0081685F">
          <w:rPr>
            <w:lang w:val="en-GB"/>
          </w:rPr>
          <w:t>.</w:t>
        </w:r>
      </w:ins>
      <w:ins w:id="90" w:author="Scarlett Taylor" w:date="2025-10-09T12:13:00Z" w16du:dateUtc="2025-10-09T05:13:00Z">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ins>
      <w:ins w:id="91" w:author="Scarlett Taylor" w:date="2025-10-14T12:59:00Z" w16du:dateUtc="2025-10-14T05:59:00Z">
        <w:r w:rsidR="00C34A57">
          <w:rPr>
            <w:lang w:val="en-GB"/>
          </w:rPr>
          <w:t xml:space="preserve">on sand </w:t>
        </w:r>
      </w:ins>
      <w:ins w:id="92" w:author="Scarlett Taylor" w:date="2025-10-09T12:13:00Z" w16du:dateUtc="2025-10-09T05:13:00Z">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ins>
      <w:ins w:id="93" w:author="Scarlett Taylor" w:date="2025-10-09T12:24:00Z" w16du:dateUtc="2025-10-09T05:24:00Z">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ins>
      <w:ins w:id="94" w:author="Scarlett Taylor" w:date="2025-10-09T12:15:00Z" w16du:dateUtc="2025-10-09T05:15:00Z">
        <w:r w:rsidR="0081685F">
          <w:rPr>
            <w:lang w:val="en-GB"/>
          </w:rPr>
          <w:t>.</w:t>
        </w:r>
      </w:ins>
      <w:r w:rsidRPr="00C715CC">
        <w:rPr>
          <w:lang w:val="en-GB"/>
        </w:rPr>
        <w:t xml:space="preserve"> </w:t>
      </w:r>
      <w:commentRangeEnd w:id="84"/>
      <w:r w:rsidR="0081685F">
        <w:rPr>
          <w:rStyle w:val="CommentReference"/>
        </w:rPr>
        <w:commentReference w:id="84"/>
      </w:r>
    </w:p>
    <w:p w14:paraId="45F84795" w14:textId="38B3B17D" w:rsidR="00C57308" w:rsidRPr="00C715CC" w:rsidRDefault="00BE1DB0" w:rsidP="0081685F">
      <w:pPr>
        <w:spacing w:after="240" w:line="480" w:lineRule="auto"/>
        <w:rPr>
          <w:lang w:val="en-GB"/>
        </w:rPr>
      </w:pPr>
      <w:commentRangeStart w:id="95"/>
      <w:ins w:id="96" w:author="Scarlett Taylor" w:date="2025-10-09T12:41:00Z" w16du:dateUtc="2025-10-09T05:41:00Z">
        <w:r w:rsidRPr="00C34A57">
          <w:rPr>
            <w:lang w:val="en-GB"/>
          </w:rPr>
          <w:t xml:space="preserve">Each site was surveyed multiple times from March 2019 to June 2025. Surveys were planned at least monthly outside the November–December monsoon pause, though frequency varied by site </w:t>
        </w:r>
        <w:r w:rsidRPr="00C34A57">
          <w:rPr>
            <w:lang w:val="en-GB"/>
          </w:rPr>
          <w:lastRenderedPageBreak/>
          <w:t xml:space="preserve">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ins>
      <w:ins w:id="97" w:author="Scarlett Taylor" w:date="2025-10-09T12:42:00Z" w16du:dateUtc="2025-10-09T05:42:00Z">
        <w:r>
          <w:rPr>
            <w:lang w:val="en-GB"/>
          </w:rPr>
          <w:t>1.</w:t>
        </w:r>
      </w:ins>
      <w:commentRangeEnd w:id="95"/>
      <w:ins w:id="98" w:author="Scarlett Taylor" w:date="2025-10-09T12:48:00Z" w16du:dateUtc="2025-10-09T05:48:00Z">
        <w:r>
          <w:rPr>
            <w:rStyle w:val="CommentReference"/>
          </w:rPr>
          <w:commentReference w:id="95"/>
        </w:r>
      </w:ins>
      <w:ins w:id="99" w:author="Scarlett Taylor" w:date="2025-10-09T12:42:00Z" w16du:dateUtc="2025-10-09T05:42:00Z">
        <w:r>
          <w:rPr>
            <w:lang w:val="en-GB"/>
          </w:rPr>
          <w:t xml:space="preserve"> </w:t>
        </w:r>
      </w:ins>
      <w:del w:id="100" w:author="Scarlett Taylor" w:date="2025-10-09T12:40:00Z" w16du:dateUtc="2025-10-09T05:40:00Z">
        <w:r w:rsidR="00A772F9" w:rsidRPr="00BE1DB0" w:rsidDel="00341E02">
          <w:rPr>
            <w:rFonts w:ascii="Arial" w:hAnsi="Arial" w:cs="Arial"/>
            <w:sz w:val="22"/>
            <w:szCs w:val="22"/>
            <w:lang w:val="en-GB"/>
          </w:rPr>
          <w:delText>Each</w:delText>
        </w:r>
        <w:r w:rsidR="00A772F9" w:rsidRPr="00A772F9" w:rsidDel="00341E02">
          <w:rPr>
            <w:lang w:val="en-GB"/>
          </w:rPr>
          <w:delText xml:space="preserve"> site was surveyed repeatedly over the study period, yielding a total of 350 fish surveys: 150 on fringing reefs, 130 on pinnacles, and 70 on shipwrecks. </w:delText>
        </w:r>
        <w:r w:rsidR="00A772F9" w:rsidDel="00341E02">
          <w:rPr>
            <w:lang w:val="en-GB"/>
          </w:rPr>
          <w:delText xml:space="preserve"> Repeated s</w:delText>
        </w:r>
        <w:r w:rsidR="00A772F9" w:rsidRPr="00C715CC" w:rsidDel="00341E02">
          <w:rPr>
            <w:lang w:val="en-GB"/>
          </w:rPr>
          <w:delText>urveys were performed at predetermined locations within each reef type to ensure consistency across dives.</w:delText>
        </w:r>
      </w:del>
      <w:r w:rsidR="00A772F9" w:rsidRPr="00C715CC">
        <w:rPr>
          <w:lang w:val="en-GB"/>
        </w:rPr>
        <w:t xml:space="preserve"> </w:t>
      </w:r>
    </w:p>
    <w:p w14:paraId="60DEEABB" w14:textId="1905578A" w:rsidR="00C57308" w:rsidRPr="00C715CC" w:rsidRDefault="00000000" w:rsidP="00C34A57">
      <w:pPr>
        <w:pStyle w:val="Heading2"/>
      </w:pPr>
      <w:bookmarkStart w:id="101" w:name="_wkrrlat1y6lc" w:colFirst="0" w:colLast="0"/>
      <w:bookmarkEnd w:id="101"/>
      <w:r w:rsidRPr="00C715CC">
        <w:t xml:space="preserve">2.2. </w:t>
      </w:r>
      <w:r w:rsidR="001E279D">
        <w:t>Survey Protocol</w:t>
      </w:r>
    </w:p>
    <w:p w14:paraId="62DFEC56" w14:textId="41FE7753" w:rsidR="00C57308" w:rsidRPr="00C715CC" w:rsidRDefault="00000000" w:rsidP="001E279D">
      <w:pPr>
        <w:spacing w:after="240" w:line="480" w:lineRule="auto"/>
        <w:rPr>
          <w:lang w:val="en-GB"/>
        </w:rPr>
      </w:pPr>
      <w:r w:rsidRPr="00C715CC">
        <w:rPr>
          <w:lang w:val="en-GB"/>
        </w:rPr>
        <w:t xml:space="preserve">All surveys followed </w:t>
      </w:r>
      <w:commentRangeStart w:id="102"/>
      <w:ins w:id="103" w:author="Scarlett Taylor" w:date="2025-10-09T11:51:00Z" w16du:dateUtc="2025-10-09T04:51:00Z">
        <w:r w:rsidR="0042250B">
          <w:rPr>
            <w:lang w:val="en-GB"/>
          </w:rPr>
          <w:t>a</w:t>
        </w:r>
        <w:commentRangeEnd w:id="102"/>
        <w:r w:rsidR="0042250B">
          <w:rPr>
            <w:rStyle w:val="CommentReference"/>
          </w:rPr>
          <w:commentReference w:id="102"/>
        </w:r>
        <w:r w:rsidR="0042250B">
          <w:rPr>
            <w:lang w:val="en-GB"/>
          </w:rPr>
          <w:t xml:space="preserve"> </w:t>
        </w:r>
      </w:ins>
      <w:r w:rsidRPr="00C715CC">
        <w:rPr>
          <w:lang w:val="en-GB"/>
        </w:rPr>
        <w:t>standardised underwater census (UVC) methodology. Divers conducted eight minute timed</w:t>
      </w:r>
      <w:ins w:id="104" w:author="Scarlett Taylor" w:date="2025-10-13T10:54:00Z" w16du:dateUtc="2025-10-13T03:54:00Z">
        <w:r w:rsidR="005E6D95">
          <w:rPr>
            <w:lang w:val="en-GB"/>
          </w:rPr>
          <w:t>-</w:t>
        </w:r>
      </w:ins>
      <w:del w:id="105" w:author="Scarlett Taylor" w:date="2025-10-13T10:54:00Z" w16du:dateUtc="2025-10-13T03:54:00Z">
        <w:r w:rsidRPr="00C715CC" w:rsidDel="005E6D95">
          <w:rPr>
            <w:lang w:val="en-GB"/>
          </w:rPr>
          <w:delText xml:space="preserve"> </w:delText>
        </w:r>
      </w:del>
      <w:r w:rsidRPr="00C715CC">
        <w:rPr>
          <w:lang w:val="en-GB"/>
        </w:rPr>
        <w:t xml:space="preserve">swim surveys </w:t>
      </w:r>
      <w:bookmarkStart w:id="106" w:name="OLE_LINK1"/>
      <w:ins w:id="107" w:author="Scarlett Taylor" w:date="2025-10-13T10:55:00Z" w16du:dateUtc="2025-10-13T03:55:00Z">
        <w:r w:rsidR="005E6D95">
          <w:rPr>
            <w:lang w:val="en-GB"/>
          </w:rPr>
          <w:t>(</w:t>
        </w:r>
      </w:ins>
      <w:ins w:id="108" w:author="Scarlett Taylor" w:date="2025-10-14T09:43:00Z" w16du:dateUtc="2025-10-14T02:43:00Z">
        <w:r w:rsidR="00B11143">
          <w:rPr>
            <w:lang w:val="en-GB"/>
          </w:rPr>
          <w:t>used in Baillie et al. 2024</w:t>
        </w:r>
      </w:ins>
      <w:ins w:id="109" w:author="Scarlett Taylor" w:date="2025-10-14T10:21:00Z" w16du:dateUtc="2025-10-14T03:21:00Z">
        <w:r w:rsidR="00CE7F2C">
          <w:rPr>
            <w:lang w:val="en-GB"/>
          </w:rPr>
          <w:t>;</w:t>
        </w:r>
      </w:ins>
      <w:ins w:id="110" w:author="Scarlett Taylor" w:date="2025-10-14T09:43:00Z" w16du:dateUtc="2025-10-14T02:43:00Z">
        <w:r w:rsidR="00B11143">
          <w:rPr>
            <w:lang w:val="en-GB"/>
          </w:rPr>
          <w:t xml:space="preserve"> </w:t>
        </w:r>
      </w:ins>
      <w:ins w:id="111" w:author="Scarlett Taylor" w:date="2025-10-13T10:55:00Z" w16du:dateUtc="2025-10-13T03:55:00Z">
        <w:r w:rsidR="005E6D95">
          <w:rPr>
            <w:lang w:val="en-GB"/>
          </w:rPr>
          <w:t xml:space="preserve">adapted from </w:t>
        </w:r>
        <w:commentRangeStart w:id="112"/>
        <w:r w:rsidR="005E6D95">
          <w:rPr>
            <w:lang w:val="en-GB"/>
          </w:rPr>
          <w:t>Hill and Wilkinson 2004</w:t>
        </w:r>
        <w:bookmarkEnd w:id="106"/>
        <w:r w:rsidR="005E6D95">
          <w:rPr>
            <w:lang w:val="en-GB"/>
          </w:rPr>
          <w:t xml:space="preserve">) </w:t>
        </w:r>
      </w:ins>
      <w:commentRangeEnd w:id="112"/>
      <w:ins w:id="113" w:author="Scarlett Taylor" w:date="2025-10-13T10:59:00Z" w16du:dateUtc="2025-10-13T03:59:00Z">
        <w:r w:rsidR="005E6D95">
          <w:rPr>
            <w:rStyle w:val="CommentReference"/>
          </w:rPr>
          <w:commentReference w:id="112"/>
        </w:r>
      </w:ins>
      <w:r w:rsidRPr="00C715CC">
        <w:rPr>
          <w:lang w:val="en-GB"/>
        </w:rPr>
        <w:t>using a predetermined survey species list (Table S</w:t>
      </w:r>
      <w:ins w:id="114" w:author="Scarlett Taylor" w:date="2025-10-28T09:47:00Z" w16du:dateUtc="2025-10-28T02:47:00Z">
        <w:r w:rsidR="004B4A9A">
          <w:rPr>
            <w:lang w:val="en-GB"/>
          </w:rPr>
          <w:t>2</w:t>
        </w:r>
      </w:ins>
      <w:del w:id="115" w:author="Scarlett Taylor" w:date="2025-10-28T09:47:00Z" w16du:dateUtc="2025-10-28T02:47:00Z">
        <w:r w:rsidRPr="00C715CC" w:rsidDel="004B4A9A">
          <w:rPr>
            <w:lang w:val="en-GB"/>
          </w:rPr>
          <w:delText>1</w:delText>
        </w:r>
      </w:del>
      <w:r w:rsidRPr="00C715CC">
        <w:rPr>
          <w:lang w:val="en-GB"/>
        </w:rPr>
        <w:t xml:space="preserve">), which encompasses multiple functional groups (grazers, invertivores, mesopredators and higher trophic level predators) and ensures consistency in species identification and data collection. </w:t>
      </w:r>
      <w:commentRangeStart w:id="116"/>
      <w:ins w:id="117" w:author="Scarlett Taylor" w:date="2025-10-14T13:33:00Z" w16du:dateUtc="2025-10-14T06:33:00Z">
        <w:r w:rsidR="004B3DEE" w:rsidRPr="004B3DEE">
          <w:rPr>
            <w:lang w:val="en-GB"/>
          </w:rPr>
          <w:t xml:space="preserve">Survey species were assigned to these four functional groups using </w:t>
        </w:r>
      </w:ins>
      <w:ins w:id="118" w:author="Scarlett Taylor" w:date="2025-10-14T13:35:00Z" w16du:dateUtc="2025-10-14T06:35:00Z">
        <w:r w:rsidR="004B3DEE">
          <w:rPr>
            <w:lang w:val="en-GB"/>
          </w:rPr>
          <w:t>precedent</w:t>
        </w:r>
      </w:ins>
      <w:ins w:id="119" w:author="Scarlett Taylor" w:date="2025-10-14T13:33:00Z" w16du:dateUtc="2025-10-14T06:33:00Z">
        <w:r w:rsidR="004B3DEE" w:rsidRPr="004B3DEE">
          <w:rPr>
            <w:lang w:val="en-GB"/>
          </w:rPr>
          <w:t xml:space="preserve"> consistent with Baillie et al. (2024); the full mapping is provided in Table S1.</w:t>
        </w:r>
        <w:r w:rsidR="004B3DEE">
          <w:rPr>
            <w:lang w:val="en-GB"/>
          </w:rPr>
          <w:t xml:space="preserve"> </w:t>
        </w:r>
      </w:ins>
      <w:commentRangeEnd w:id="116"/>
      <w:ins w:id="120" w:author="Scarlett Taylor" w:date="2025-10-14T13:35:00Z" w16du:dateUtc="2025-10-14T06:35:00Z">
        <w:r w:rsidR="004B3DEE">
          <w:rPr>
            <w:rStyle w:val="CommentReference"/>
          </w:rPr>
          <w:commentReference w:id="116"/>
        </w:r>
      </w:ins>
      <w:commentRangeStart w:id="121"/>
      <w:ins w:id="122" w:author="Scarlett Taylor" w:date="2025-10-14T13:24:00Z" w16du:dateUtc="2025-10-14T06:24:00Z">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ins>
      <w:ins w:id="123" w:author="Scarlett Taylor" w:date="2025-10-14T13:31:00Z" w16du:dateUtc="2025-10-14T06:31:00Z">
        <w:r w:rsidR="004B3DEE">
          <w:rPr>
            <w:lang w:val="en-GB"/>
          </w:rPr>
          <w:t xml:space="preserve">. </w:t>
        </w:r>
      </w:ins>
      <w:commentRangeEnd w:id="121"/>
      <w:ins w:id="124" w:author="Scarlett Taylor" w:date="2025-10-14T13:35:00Z" w16du:dateUtc="2025-10-14T06:35:00Z">
        <w:r w:rsidR="004B3DEE">
          <w:rPr>
            <w:rStyle w:val="CommentReference"/>
          </w:rPr>
          <w:commentReference w:id="121"/>
        </w:r>
      </w:ins>
      <w:commentRangeStart w:id="125"/>
      <w:ins w:id="126" w:author="Scarlett Taylor" w:date="2025-10-27T10:31:00Z" w16du:dateUtc="2025-10-27T03:31:00Z">
        <w:r w:rsidR="009C098C" w:rsidRPr="009C098C">
          <w:rPr>
            <w:lang w:val="en-GB"/>
          </w:rPr>
          <w:t>Pomacentrids were excluded as their small size and high abundance make them poorly suited to timed-swim methods; accurate assessment would require stationary point counts, which were beyond the scope of this study.</w:t>
        </w:r>
        <w:r w:rsidR="009C098C">
          <w:rPr>
            <w:lang w:val="en-GB"/>
          </w:rPr>
          <w:t xml:space="preserve"> </w:t>
        </w:r>
      </w:ins>
      <w:commentRangeEnd w:id="125"/>
      <w:ins w:id="127" w:author="Scarlett Taylor" w:date="2025-10-27T10:35:00Z" w16du:dateUtc="2025-10-27T03:35:00Z">
        <w:r w:rsidR="009C098C">
          <w:rPr>
            <w:rStyle w:val="CommentReference"/>
          </w:rPr>
          <w:commentReference w:id="125"/>
        </w:r>
        <w:proofErr w:type="spellStart"/>
        <w:r w:rsidR="009C098C">
          <w:rPr>
            <w:lang w:val="en-GB"/>
          </w:rPr>
          <w:t>A</w:t>
        </w:r>
      </w:ins>
      <w:del w:id="128" w:author="Scarlett Taylor" w:date="2025-10-14T13:32:00Z" w16du:dateUtc="2025-10-14T06:32:00Z">
        <w:r w:rsidR="00E85ACD" w:rsidRPr="00E85ACD" w:rsidDel="004B3DEE">
          <w:rPr>
            <w:lang w:val="en-GB"/>
          </w:rPr>
          <w:delText xml:space="preserve">Eight </w:delText>
        </w:r>
      </w:del>
      <w:r w:rsidR="00E85ACD" w:rsidRPr="00E85ACD">
        <w:rPr>
          <w:lang w:val="en-GB"/>
        </w:rPr>
        <w:t>minutes</w:t>
      </w:r>
      <w:proofErr w:type="spellEnd"/>
      <w:r w:rsidR="00E85ACD" w:rsidRPr="00E85ACD">
        <w:rPr>
          <w:lang w:val="en-GB"/>
        </w:rPr>
        <w:t xml:space="preserve">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10270A89" w:rsidR="002F6C25" w:rsidRDefault="00000000" w:rsidP="004C68AF">
      <w:pPr>
        <w:pStyle w:val="code"/>
        <w:rPr>
          <w:ins w:id="129" w:author="Scarlett Taylor" w:date="2025-10-14T15:11:00Z" w16du:dateUtc="2025-10-14T08:11:00Z"/>
          <w:rFonts w:ascii="Times New Roman" w:hAnsi="Times New Roman" w:cs="Times New Roman"/>
        </w:rPr>
      </w:pPr>
      <w:r w:rsidRPr="00C715CC">
        <w:rPr>
          <w:rFonts w:ascii="Times New Roman" w:hAnsi="Times New Roman" w:cs="Times New Roman"/>
        </w:rPr>
        <w:lastRenderedPageBreak/>
        <w:t xml:space="preserve">Each survey commenced from the same designated starting point on every dive site. The survey team consisted of two divers working in a buddy team on SCUBA. </w:t>
      </w:r>
      <w:ins w:id="130" w:author="Scarlett Taylor" w:date="2025-10-14T14:37:00Z" w16du:dateUtc="2025-10-14T07:37:00Z">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ins>
      <w:ins w:id="131" w:author="Scarlett Taylor" w:date="2025-10-27T16:54:00Z" w16du:dateUtc="2025-10-27T09:54:00Z">
        <w:r w:rsidR="00C3203D" w:rsidRPr="004E31B1">
          <w:rPr>
            <w:rFonts w:ascii="Times New Roman" w:hAnsi="Times New Roman" w:cs="Times New Roman"/>
          </w:rPr>
          <w:t>time standardi</w:t>
        </w:r>
        <w:r w:rsidR="00C3203D">
          <w:rPr>
            <w:rFonts w:ascii="Times New Roman" w:hAnsi="Times New Roman" w:cs="Times New Roman"/>
          </w:rPr>
          <w:t>s</w:t>
        </w:r>
        <w:r w:rsidR="00C3203D" w:rsidRPr="004E31B1">
          <w:rPr>
            <w:rFonts w:ascii="Times New Roman" w:hAnsi="Times New Roman" w:cs="Times New Roman"/>
          </w:rPr>
          <w:t>ed</w:t>
        </w:r>
      </w:ins>
      <w:ins w:id="132" w:author="Scarlett Taylor" w:date="2025-10-14T14:37:00Z" w16du:dateUtc="2025-10-14T07:37:00Z">
        <w:r w:rsidR="004E31B1" w:rsidRPr="004E31B1">
          <w:rPr>
            <w:rFonts w:ascii="Times New Roman" w:hAnsi="Times New Roman" w:cs="Times New Roman"/>
          </w:rPr>
          <w:t>.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ins>
    </w:p>
    <w:p w14:paraId="437A885E" w14:textId="715746D2"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ins w:id="133" w:author="Scarlett Taylor" w:date="2025-10-14T10:24:00Z" w16du:dateUtc="2025-10-14T03:24:00Z">
        <w:r w:rsidR="00BF54C3">
          <w:rPr>
            <w:rFonts w:ascii="Times New Roman" w:hAnsi="Times New Roman" w:cs="Times New Roman"/>
          </w:rPr>
          <w:t xml:space="preserve"> </w:t>
        </w:r>
        <w:commentRangeStart w:id="134"/>
        <w:r w:rsidR="00BF54C3" w:rsidRPr="00BF54C3">
          <w:rPr>
            <w:rFonts w:ascii="Times New Roman" w:hAnsi="Times New Roman" w:cs="Times New Roman"/>
          </w:rPr>
          <w:t xml:space="preserve">A 10 m inclusion radius was selected to capture transient, mid-water </w:t>
        </w:r>
      </w:ins>
      <w:ins w:id="135" w:author="Scarlett Taylor" w:date="2025-10-14T10:30:00Z" w16du:dateUtc="2025-10-14T03:30:00Z">
        <w:r w:rsidR="00BF54C3">
          <w:rPr>
            <w:rFonts w:ascii="Times New Roman" w:hAnsi="Times New Roman" w:cs="Times New Roman"/>
          </w:rPr>
          <w:t>higher trophic level predators (hereafter HTLPs)</w:t>
        </w:r>
      </w:ins>
      <w:ins w:id="136" w:author="Scarlett Taylor" w:date="2025-10-14T14:31:00Z" w16du:dateUtc="2025-10-14T07:31:00Z">
        <w:r w:rsidR="004E31B1">
          <w:rPr>
            <w:rFonts w:ascii="Times New Roman" w:hAnsi="Times New Roman" w:cs="Times New Roman"/>
          </w:rPr>
          <w:t xml:space="preserve"> after multiple pilot surveys</w:t>
        </w:r>
      </w:ins>
      <w:ins w:id="137" w:author="Scarlett Taylor" w:date="2025-10-14T10:24:00Z" w16du:dateUtc="2025-10-14T03:24:00Z">
        <w:r w:rsidR="00BF54C3" w:rsidRPr="00BF54C3">
          <w:rPr>
            <w:rFonts w:ascii="Times New Roman" w:hAnsi="Times New Roman" w:cs="Times New Roman"/>
          </w:rPr>
          <w:t xml:space="preserve">. Observer distance estimation was trained prior to fieldwork and reinforced during the </w:t>
        </w:r>
      </w:ins>
      <w:ins w:id="138" w:author="Scarlett Taylor" w:date="2025-10-14T10:27:00Z" w16du:dateUtc="2025-10-14T03:27:00Z">
        <w:r w:rsidR="00BF54C3">
          <w:rPr>
            <w:rFonts w:ascii="Times New Roman" w:hAnsi="Times New Roman" w:cs="Times New Roman"/>
          </w:rPr>
          <w:t>sampling period</w:t>
        </w:r>
      </w:ins>
      <w:ins w:id="139" w:author="Scarlett Taylor" w:date="2025-10-14T10:24:00Z" w16du:dateUtc="2025-10-14T03:24:00Z">
        <w:r w:rsidR="00BF54C3" w:rsidRPr="00BF54C3">
          <w:rPr>
            <w:rFonts w:ascii="Times New Roman" w:hAnsi="Times New Roman" w:cs="Times New Roman"/>
          </w:rPr>
          <w:t xml:space="preserve"> using fixed range cues and team cross-checks.</w:t>
        </w:r>
      </w:ins>
      <w:r w:rsidR="004C68AF" w:rsidRPr="004C68AF">
        <w:rPr>
          <w:rFonts w:ascii="Times New Roman" w:hAnsi="Times New Roman" w:cs="Times New Roman"/>
        </w:rPr>
        <w:t xml:space="preserve"> </w:t>
      </w:r>
      <w:commentRangeEnd w:id="134"/>
      <w:r w:rsidR="00BF54C3">
        <w:rPr>
          <w:rStyle w:val="CommentReference"/>
          <w:rFonts w:ascii="Times New Roman" w:eastAsia="Times New Roman" w:hAnsi="Times New Roman" w:cs="Times New Roman"/>
          <w:lang w:val="en-CA"/>
        </w:rPr>
        <w:commentReference w:id="134"/>
      </w:r>
      <w:ins w:id="140" w:author="Scarlett Taylor" w:date="2025-10-14T10:28:00Z" w16du:dateUtc="2025-10-14T03:28:00Z">
        <w:r w:rsidR="00BF54C3" w:rsidRPr="00BF54C3">
          <w:t xml:space="preserve"> </w:t>
        </w:r>
        <w:r w:rsidR="00BF54C3" w:rsidRPr="00BF54C3">
          <w:rPr>
            <w:rFonts w:ascii="Times New Roman" w:hAnsi="Times New Roman" w:cs="Times New Roman"/>
          </w:rPr>
          <w:t>Surveys proceeded only when horizontal visibility was ≥3 m, and visibility was logged for quality control.</w:t>
        </w:r>
      </w:ins>
      <w:ins w:id="141" w:author="Scarlett Taylor" w:date="2025-10-14T10:32:00Z" w16du:dateUtc="2025-10-14T03:32:00Z">
        <w:r w:rsidR="00BF54C3">
          <w:t xml:space="preserve"> </w:t>
        </w:r>
      </w:ins>
      <w:ins w:id="142" w:author="Scarlett Taylor" w:date="2025-10-14T15:23:00Z" w16du:dateUtc="2025-10-14T08:23:00Z">
        <w:r w:rsidR="00CE0C97" w:rsidRPr="00CE0C97">
          <w:rPr>
            <w:rFonts w:ascii="Times New Roman" w:hAnsi="Times New Roman" w:cs="Times New Roman"/>
          </w:rPr>
          <w:t>Divers swam at a practiced pace of ~12 m min⁻¹ for eight minutes, covering ~96 m per survey; the effective swath area was ~1,920 m² (distance × 2 × 10 m inclusion radius). This corrects the 1,200 m² figure reported by Baillie et al. (2024).</w:t>
        </w:r>
        <w:r w:rsidR="00CE0C97">
          <w:rPr>
            <w:rFonts w:ascii="Times New Roman" w:hAnsi="Times New Roman" w:cs="Times New Roman"/>
          </w:rPr>
          <w:t xml:space="preserve"> </w:t>
        </w:r>
      </w:ins>
      <w:del w:id="143" w:author="Scarlett Taylor" w:date="2025-10-14T15:23:00Z" w16du:dateUtc="2025-10-14T08:23:00Z">
        <w:r w:rsidRPr="004C68AF" w:rsidDel="00CE0C97">
          <w:rPr>
            <w:rFonts w:ascii="Times New Roman" w:hAnsi="Times New Roman" w:cs="Times New Roman"/>
          </w:rPr>
          <w:delText xml:space="preserve">Divers swam slowly to maximise observation time and reduce disturbance to the fish. </w:delText>
        </w:r>
        <w:r w:rsidR="00E85ACD" w:rsidRPr="004C68AF" w:rsidDel="00CE0C97">
          <w:rPr>
            <w:rFonts w:ascii="Times New Roman" w:hAnsi="Times New Roman" w:cs="Times New Roman"/>
          </w:rPr>
          <w:delText xml:space="preserve">The estimated area covered during each survey </w:delText>
        </w:r>
        <w:r w:rsidR="00E85ACD" w:rsidRPr="0081685F" w:rsidDel="00CE0C97">
          <w:rPr>
            <w:rFonts w:ascii="Times New Roman" w:hAnsi="Times New Roman" w:cs="Times New Roman"/>
          </w:rPr>
          <w:delText>was</w:delText>
        </w:r>
        <w:r w:rsidR="00E85ACD" w:rsidRPr="004C68AF" w:rsidDel="00CE0C97">
          <w:rPr>
            <w:rFonts w:ascii="Times New Roman" w:hAnsi="Times New Roman" w:cs="Times New Roman"/>
          </w:rPr>
          <w:delText xml:space="preserve"> calculated by measuring the distance covered during multiple pilot timed-swim surveys on the HTMS </w:delText>
        </w:r>
        <w:r w:rsidR="00E85ACD" w:rsidRPr="004C68AF" w:rsidDel="00CE0C97">
          <w:rPr>
            <w:rFonts w:ascii="Times New Roman" w:hAnsi="Times New Roman" w:cs="Times New Roman"/>
            <w:i/>
            <w:iCs/>
          </w:rPr>
          <w:delText>Sattakut.</w:delText>
        </w:r>
      </w:del>
    </w:p>
    <w:p w14:paraId="4ECE51EB" w14:textId="02D37547" w:rsidR="00C57308" w:rsidRPr="00C715CC" w:rsidRDefault="00000000" w:rsidP="001E279D">
      <w:pPr>
        <w:spacing w:after="240" w:line="480" w:lineRule="auto"/>
        <w:rPr>
          <w:lang w:val="en-GB"/>
        </w:rPr>
      </w:pPr>
      <w:r w:rsidRPr="00C715CC">
        <w:rPr>
          <w:lang w:val="en-GB"/>
        </w:rPr>
        <w:lastRenderedPageBreak/>
        <w:t>All observed fish on the species list within the designated radius were recorded on waterproof slates</w:t>
      </w:r>
      <w:ins w:id="144" w:author="Scarlett Taylor" w:date="2025-10-09T11:42:00Z" w16du:dateUtc="2025-10-09T04:42:00Z">
        <w:r w:rsidR="0042250B">
          <w:rPr>
            <w:lang w:val="en-GB"/>
          </w:rPr>
          <w:t xml:space="preserve"> </w:t>
        </w:r>
        <w:commentRangeStart w:id="145"/>
        <w:r w:rsidR="0042250B">
          <w:rPr>
            <w:lang w:val="en-GB"/>
          </w:rPr>
          <w:t>in</w:t>
        </w:r>
      </w:ins>
      <w:ins w:id="146" w:author="Scarlett Taylor" w:date="2025-10-09T11:47:00Z" w16du:dateUtc="2025-10-09T04:47:00Z">
        <w:r w:rsidR="0042250B">
          <w:rPr>
            <w:lang w:val="en-GB"/>
          </w:rPr>
          <w:t>-</w:t>
        </w:r>
      </w:ins>
      <w:ins w:id="147" w:author="Scarlett Taylor" w:date="2025-10-09T11:42:00Z" w16du:dateUtc="2025-10-09T04:42:00Z">
        <w:r w:rsidR="0042250B">
          <w:rPr>
            <w:lang w:val="en-GB"/>
          </w:rPr>
          <w:t>situ</w:t>
        </w:r>
      </w:ins>
      <w:commentRangeEnd w:id="145"/>
      <w:ins w:id="148" w:author="Scarlett Taylor" w:date="2025-10-09T11:47:00Z" w16du:dateUtc="2025-10-09T04:47:00Z">
        <w:r w:rsidR="0042250B">
          <w:rPr>
            <w:rStyle w:val="CommentReference"/>
          </w:rPr>
          <w:commentReference w:id="145"/>
        </w:r>
      </w:ins>
      <w:r w:rsidRPr="00C715CC">
        <w:rPr>
          <w:lang w:val="en-GB"/>
        </w:rPr>
        <w:t xml:space="preserve">. </w:t>
      </w:r>
      <w:commentRangeStart w:id="149"/>
      <w:ins w:id="150" w:author="Scarlett Taylor" w:date="2025-10-14T09:40:00Z" w16du:dateUtc="2025-10-14T02:40:00Z">
        <w:r w:rsidR="00AC53CB" w:rsidRPr="00AC53CB">
          <w:rPr>
            <w:lang w:val="en-GB"/>
          </w:rPr>
          <w:t>Counts of individuals by listed species were recorded for each survey, and zeros were retained so that presence and absence were represented.</w:t>
        </w:r>
        <w:r w:rsidR="00AC53CB">
          <w:rPr>
            <w:lang w:val="en-GB"/>
          </w:rPr>
          <w:t xml:space="preserve"> </w:t>
        </w:r>
      </w:ins>
      <w:commentRangeEnd w:id="149"/>
      <w:ins w:id="151" w:author="Scarlett Taylor" w:date="2025-10-14T09:42:00Z" w16du:dateUtc="2025-10-14T02:42:00Z">
        <w:r w:rsidR="00B11143">
          <w:rPr>
            <w:rStyle w:val="CommentReference"/>
          </w:rPr>
          <w:commentReference w:id="149"/>
        </w:r>
      </w:ins>
      <w:del w:id="152" w:author="Scarlett Taylor" w:date="2025-10-09T12:17:00Z" w16du:dateUtc="2025-10-09T05:17:00Z">
        <w:r w:rsidRPr="00C715CC" w:rsidDel="0081685F">
          <w:rPr>
            <w:lang w:val="en-GB"/>
          </w:rPr>
          <w:delText xml:space="preserve">Data were recorded in real-time during the survey. </w:delText>
        </w:r>
      </w:del>
      <w:commentRangeStart w:id="153"/>
      <w:del w:id="154" w:author="Scarlett Taylor" w:date="2025-10-09T11:41:00Z" w16du:dateUtc="2025-10-09T04:41:00Z">
        <w:r w:rsidRPr="00C715CC" w:rsidDel="0042250B">
          <w:rPr>
            <w:lang w:val="en-GB"/>
          </w:rPr>
          <w:delText xml:space="preserve">Each new survey was recorded in a separate section of the slate to maintain data integrity. </w:delText>
        </w:r>
      </w:del>
      <w:commentRangeEnd w:id="153"/>
      <w:r w:rsidR="0042250B">
        <w:rPr>
          <w:rStyle w:val="CommentReference"/>
        </w:rPr>
        <w:commentReference w:id="153"/>
      </w:r>
    </w:p>
    <w:p w14:paraId="5C29810E" w14:textId="5A02E1EE" w:rsidR="00C57308" w:rsidRPr="00C715CC" w:rsidRDefault="00000000" w:rsidP="00132A98">
      <w:pPr>
        <w:pStyle w:val="Heading2"/>
      </w:pPr>
      <w:bookmarkStart w:id="155" w:name="_kmnnqgfdlep6" w:colFirst="0" w:colLast="0"/>
      <w:bookmarkEnd w:id="155"/>
      <w:r w:rsidRPr="00C715CC">
        <w:t xml:space="preserve">2.3. </w:t>
      </w:r>
      <w:r w:rsidR="001E279D">
        <w:t>Data Analysis</w:t>
      </w:r>
      <w:r w:rsidRPr="00C715CC">
        <w:t xml:space="preserve"> </w:t>
      </w:r>
    </w:p>
    <w:p w14:paraId="3F48EA60" w14:textId="4A0DE108"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w:t>
      </w:r>
      <w:ins w:id="156" w:author="Scarlett Taylor" w:date="2025-10-28T09:48:00Z" w16du:dateUtc="2025-10-28T02:48:00Z">
        <w:r w:rsidR="004B4A9A">
          <w:rPr>
            <w:lang w:val="en-GB"/>
          </w:rPr>
          <w:t>2</w:t>
        </w:r>
      </w:ins>
      <w:del w:id="157" w:author="Scarlett Taylor" w:date="2025-10-28T09:48:00Z" w16du:dateUtc="2025-10-28T02:48:00Z">
        <w:r w:rsidRPr="00C715CC" w:rsidDel="004B4A9A">
          <w:rPr>
            <w:lang w:val="en-GB"/>
          </w:rPr>
          <w:delText>1</w:delText>
        </w:r>
      </w:del>
      <w:r w:rsidRPr="00C715CC">
        <w:rPr>
          <w:lang w:val="en-GB"/>
        </w:rPr>
        <w:t xml:space="preserve">) for analysis of broader ecological patterns and to facilitate interpretation of community-level responses. Separate multivariate models were fitted to evaluate differences in functional group abundance across reef classifications and, independently, across geographic zones. </w:t>
      </w:r>
      <w:commentRangeStart w:id="158"/>
      <w:ins w:id="159" w:author="Scarlett Taylor" w:date="2025-10-09T11:43:00Z" w16du:dateUtc="2025-10-09T04:43:00Z">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 Zone was added to separate shoreline proximity from reef type when estimating classification effects</w:t>
        </w:r>
        <w:r w:rsidR="0042250B">
          <w:rPr>
            <w:lang w:val="en-GB"/>
          </w:rPr>
          <w:t xml:space="preserve">. </w:t>
        </w:r>
      </w:ins>
      <w:commentRangeEnd w:id="158"/>
      <w:ins w:id="160" w:author="Scarlett Taylor" w:date="2025-10-09T11:46:00Z" w16du:dateUtc="2025-10-09T04:46:00Z">
        <w:r w:rsidR="0042250B">
          <w:rPr>
            <w:rStyle w:val="CommentReference"/>
          </w:rPr>
          <w:commentReference w:id="158"/>
        </w:r>
      </w:ins>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161" w:name="_ap0laf6xnjoq" w:colFirst="0" w:colLast="0"/>
      <w:bookmarkEnd w:id="161"/>
      <w:r w:rsidRPr="00C715CC">
        <w:t xml:space="preserve">2.3.1. Functional group analysis </w:t>
      </w:r>
    </w:p>
    <w:p w14:paraId="4DCBCD05" w14:textId="77777777" w:rsidR="00FB6279" w:rsidRDefault="00000000" w:rsidP="001E279D">
      <w:pPr>
        <w:spacing w:after="240" w:line="480" w:lineRule="auto"/>
        <w:rPr>
          <w:ins w:id="162" w:author="Scarlett Taylor" w:date="2025-10-27T14:35:00Z" w16du:dateUtc="2025-10-27T07:35:00Z"/>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w:p>
    <w:p w14:paraId="1F3F7086" w14:textId="1A339E70" w:rsidR="00FB6279" w:rsidRDefault="00000000" w:rsidP="00FB6279">
      <w:pPr>
        <w:spacing w:after="240" w:line="480" w:lineRule="auto"/>
        <w:jc w:val="center"/>
        <w:rPr>
          <w:ins w:id="163" w:author="Scarlett Taylor" w:date="2025-10-27T14:35:00Z" w16du:dateUtc="2025-10-27T07:35:00Z"/>
          <w:lang w:val="en-GB"/>
        </w:rPr>
        <w:pPrChange w:id="164" w:author="Scarlett Taylor" w:date="2025-10-27T14:35:00Z" w16du:dateUtc="2025-10-27T07:35:00Z">
          <w:pPr>
            <w:spacing w:after="240" w:line="480" w:lineRule="auto"/>
          </w:pPr>
        </w:pPrChange>
      </w:pPr>
      <m:oMathPara>
        <m:oMath>
          <m:r>
            <w:rPr>
              <w:rFonts w:ascii="Cambria Math" w:eastAsia="Courier New" w:hAnsi="Cambria Math"/>
              <w:lang w:val="en-GB"/>
            </w:rPr>
            <w:lastRenderedPageBreak/>
            <m:t>mvbind</m:t>
          </m:r>
          <m:d>
            <m:dPr>
              <m:ctrlPr>
                <w:ins w:id="165" w:author="Scarlett Taylor" w:date="2025-10-14T15:47:00Z" w16du:dateUtc="2025-10-14T08:47:00Z">
                  <w:rPr>
                    <w:rFonts w:ascii="Cambria Math" w:eastAsia="Courier New" w:hAnsi="Cambria Math"/>
                    <w:i/>
                    <w:lang w:val="en-GB"/>
                  </w:rPr>
                </w:ins>
              </m:ctrlPr>
            </m:dPr>
            <m:e>
              <m:r>
                <w:rPr>
                  <w:rFonts w:ascii="Cambria Math" w:eastAsia="Courier New" w:hAnsi="Cambria Math"/>
                  <w:lang w:val="en-GB"/>
                </w:rPr>
                <m:t>Grazer, Invertivore, Mesopredator, HTLP</m:t>
              </m:r>
            </m:e>
          </m:d>
          <m:r>
            <w:ins w:id="166" w:author="Scarlett Taylor" w:date="2025-10-27T14:35:00Z" w16du:dateUtc="2025-10-27T07:35:00Z">
              <w:rPr>
                <w:rFonts w:ascii="Cambria Math" w:eastAsia="Courier New" w:hAnsi="Cambria Math"/>
                <w:lang w:val="en-GB"/>
              </w:rPr>
              <w:br/>
            </w:ins>
          </m:r>
        </m:oMath>
        <m:oMath>
          <m:r>
            <w:rPr>
              <w:rFonts w:ascii="Cambria Math" w:eastAsia="Courier New" w:hAnsi="Cambria Math"/>
              <w:lang w:val="en-GB"/>
            </w:rPr>
            <m:t>~ Classification +</m:t>
          </m:r>
          <m:d>
            <m:dPr>
              <m:endChr m:val="|"/>
              <m:ctrlPr>
                <w:ins w:id="167" w:author="Scarlett Taylor" w:date="2025-10-14T15:47:00Z" w16du:dateUtc="2025-10-14T08:47:00Z">
                  <w:rPr>
                    <w:rFonts w:ascii="Cambria Math" w:eastAsia="Courier New" w:hAnsi="Cambria Math"/>
                    <w:i/>
                    <w:lang w:val="en-GB"/>
                  </w:rPr>
                </w:ins>
              </m:ctrlPr>
            </m:dPr>
            <m:e>
              <m:r>
                <w:ins w:id="168" w:author="Scarlett Taylor" w:date="2025-10-14T15:47:00Z" w16du:dateUtc="2025-10-14T08:47:00Z">
                  <w:rPr>
                    <w:rFonts w:ascii="Cambria Math" w:eastAsia="Courier New" w:hAnsi="Cambria Math"/>
                    <w:lang w:val="en-GB"/>
                  </w:rPr>
                  <m:t xml:space="preserve">1 </m:t>
                </w:ins>
              </m:r>
            </m:e>
          </m:d>
          <m:r>
            <w:ins w:id="169" w:author="Scarlett Taylor" w:date="2025-10-14T15:47:00Z" w16du:dateUtc="2025-10-14T08:47:00Z">
              <w:rPr>
                <w:rFonts w:ascii="Cambria Math" w:eastAsia="Courier New" w:hAnsi="Cambria Math"/>
                <w:lang w:val="en-GB"/>
              </w:rPr>
              <m:t xml:space="preserve"> </m:t>
            </w:ins>
          </m:r>
          <m:r>
            <w:ins w:id="170" w:author="Scarlett Taylor" w:date="2025-10-27T14:35:00Z" w16du:dateUtc="2025-10-27T07:35:00Z">
              <w:rPr>
                <w:rFonts w:ascii="Cambria Math" w:eastAsia="Courier New" w:hAnsi="Cambria Math"/>
                <w:lang w:val="en-GB"/>
              </w:rPr>
              <m:t>Month_Year</m:t>
            </w:ins>
          </m:r>
          <m:r>
            <w:ins w:id="171" w:author="Scarlett Taylor" w:date="2025-10-14T15:47:00Z" w16du:dateUtc="2025-10-14T08:47:00Z">
              <w:rPr>
                <w:rFonts w:ascii="Cambria Math" w:eastAsia="Courier New" w:hAnsi="Cambria Math"/>
                <w:lang w:val="en-GB"/>
              </w:rPr>
              <m:t>)</m:t>
            </w:ins>
          </m:r>
          <m:r>
            <w:rPr>
              <w:rFonts w:ascii="Cambria Math" w:eastAsia="Courier New" w:hAnsi="Cambria Math"/>
              <w:lang w:val="en-GB"/>
            </w:rPr>
            <m:t xml:space="preserve"> </m:t>
          </m:r>
          <m:r>
            <w:ins w:id="172" w:author="Scarlett Taylor" w:date="2025-10-14T15:47:00Z" w16du:dateUtc="2025-10-14T08:47:00Z">
              <w:rPr>
                <w:rFonts w:ascii="Cambria Math" w:eastAsia="Courier New" w:hAnsi="Cambria Math"/>
                <w:lang w:val="en-GB"/>
              </w:rPr>
              <m:t xml:space="preserve">+ </m:t>
            </w:ins>
          </m:r>
          <m:r>
            <w:rPr>
              <w:rFonts w:ascii="Cambria Math" w:eastAsia="Courier New" w:hAnsi="Cambria Math"/>
              <w:lang w:val="en-GB"/>
            </w:rPr>
            <m:t>(1 +| Site)</m:t>
          </m:r>
        </m:oMath>
      </m:oMathPara>
    </w:p>
    <w:p w14:paraId="196CCA5D" w14:textId="57F9A518" w:rsidR="00C57308" w:rsidRPr="00C715CC" w:rsidRDefault="00000000" w:rsidP="001E279D">
      <w:pPr>
        <w:spacing w:after="240" w:line="480" w:lineRule="auto"/>
        <w:rPr>
          <w:lang w:val="en-GB"/>
        </w:rPr>
      </w:pPr>
      <w:r w:rsidRPr="00C715CC">
        <w:rPr>
          <w:lang w:val="en-GB"/>
        </w:rPr>
        <w:t xml:space="preserve">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B7AA6A2"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w:t>
      </w:r>
      <w:ins w:id="173" w:author="Scarlett Taylor" w:date="2025-10-14T10:42:00Z" w16du:dateUtc="2025-10-14T03:42:00Z">
        <w:r w:rsidR="000C1A73">
          <w:rPr>
            <w:lang w:val="en-GB"/>
          </w:rPr>
          <w:t xml:space="preserve">sometimes </w:t>
        </w:r>
      </w:ins>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commentRangeStart w:id="174"/>
      <w:ins w:id="175" w:author="Scarlett Taylor" w:date="2025-10-14T10:51:00Z" w16du:dateUtc="2025-10-14T03:51:00Z">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ins>
      <w:ins w:id="176" w:author="Scarlett Taylor" w:date="2025-10-14T15:45:00Z" w16du:dateUtc="2025-10-14T08:45:00Z">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ins>
      <w:ins w:id="177" w:author="Scarlett Taylor" w:date="2025-10-14T10:51:00Z" w16du:dateUtc="2025-10-14T03:51:00Z">
        <w:r w:rsidR="00E73D31" w:rsidRPr="00E73D31">
          <w:rPr>
            <w:lang w:val="en-GB"/>
          </w:rPr>
          <w:t>that disproportionately influenced group-level estimates were excluded from model fitting and summarized descriptively.</w:t>
        </w:r>
        <w:r w:rsidR="00E73D31">
          <w:rPr>
            <w:lang w:val="en-GB"/>
          </w:rPr>
          <w:t xml:space="preserve"> </w:t>
        </w:r>
      </w:ins>
      <w:commentRangeEnd w:id="174"/>
      <w:ins w:id="178" w:author="Scarlett Taylor" w:date="2025-10-14T10:54:00Z" w16du:dateUtc="2025-10-14T03:54:00Z">
        <w:r w:rsidR="00E73D31">
          <w:rPr>
            <w:rStyle w:val="CommentReference"/>
          </w:rPr>
          <w:commentReference w:id="174"/>
        </w:r>
      </w:ins>
      <w:ins w:id="179" w:author="Scarlett Taylor" w:date="2025-10-14T10:29:00Z" w16du:dateUtc="2025-10-14T03:29:00Z">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date absorb</w:t>
        </w:r>
        <w:r w:rsidR="00BF54C3">
          <w:t>ed</w:t>
        </w:r>
        <w:r w:rsidR="00BF54C3" w:rsidRPr="00BF54C3">
          <w:t xml:space="preserve"> residual heterogeneity.</w:t>
        </w:r>
        <w:r w:rsidR="00BF54C3">
          <w:t xml:space="preserve"> </w:t>
        </w:r>
      </w:ins>
      <w:ins w:id="180" w:author="Scarlett Taylor" w:date="2025-10-14T15:48:00Z" w16du:dateUtc="2025-10-14T08:48:00Z">
        <w:r w:rsidR="00384D96" w:rsidRPr="00384D96">
          <w:t>Quality control identified systematic undercounting in surveys conducted by one observer; those surveys were excluded.</w:t>
        </w:r>
        <w:r w:rsidR="00384D96">
          <w:t xml:space="preserve"> </w:t>
        </w:r>
      </w:ins>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w:t>
      </w:r>
      <w:ins w:id="181" w:author="Scarlett Taylor" w:date="2025-10-14T10:51:00Z" w16du:dateUtc="2025-10-14T03:51:00Z">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ins>
      <w:r w:rsidRPr="00C715CC">
        <w:rPr>
          <w:lang w:val="en-GB"/>
        </w:rPr>
        <w:t>Zero-inflation was not evident in the remaining functional group data, while overdispersion was moderate, supporting the use of a negative binomial distribution.</w:t>
      </w:r>
    </w:p>
    <w:p w14:paraId="66576371" w14:textId="011BFAAF" w:rsidR="00C57308" w:rsidRPr="00C715CC" w:rsidRDefault="00000000" w:rsidP="001E279D">
      <w:pPr>
        <w:spacing w:after="240" w:line="480" w:lineRule="auto"/>
        <w:rPr>
          <w:lang w:val="en-GB"/>
        </w:rPr>
      </w:pPr>
      <w:r w:rsidRPr="00C715CC">
        <w:rPr>
          <w:lang w:val="en-GB"/>
        </w:rPr>
        <w:lastRenderedPageBreak/>
        <w:t xml:space="preserve">Several candidate models were evaluated, including those with and without zero-inflation terms </w:t>
      </w:r>
      <w:commentRangeStart w:id="182"/>
      <w:ins w:id="183" w:author="Scarlett Taylor" w:date="2025-10-27T14:40:00Z" w16du:dateUtc="2025-10-27T07:40:00Z">
        <w:r w:rsidR="003A0139" w:rsidRPr="003A0139">
          <w:rPr>
            <w:lang w:val="en-GB"/>
          </w:rPr>
          <w:t>and with random intercepts for site and month</w:t>
        </w:r>
        <w:r w:rsidR="003A0139">
          <w:rPr>
            <w:lang w:val="en-GB"/>
          </w:rPr>
          <w:t>-year</w:t>
        </w:r>
        <w:r w:rsidR="003A0139" w:rsidRPr="003A0139">
          <w:rPr>
            <w:lang w:val="en-GB"/>
          </w:rPr>
          <w:t xml:space="preserve"> to account for repeated surveys and seasonal variation.</w:t>
        </w:r>
        <w:r w:rsidR="003A0139">
          <w:rPr>
            <w:lang w:val="en-GB"/>
          </w:rPr>
          <w:t xml:space="preserve"> </w:t>
        </w:r>
      </w:ins>
      <w:commentRangeEnd w:id="182"/>
      <w:ins w:id="184" w:author="Scarlett Taylor" w:date="2025-10-27T17:04:00Z" w16du:dateUtc="2025-10-27T10:04:00Z">
        <w:r w:rsidR="00AC0B15">
          <w:rPr>
            <w:rStyle w:val="CommentReference"/>
          </w:rPr>
          <w:commentReference w:id="182"/>
        </w:r>
      </w:ins>
      <w:del w:id="185" w:author="Scarlett Taylor" w:date="2025-10-27T14:40:00Z" w16du:dateUtc="2025-10-27T07:40:00Z">
        <w:r w:rsidRPr="00C715CC" w:rsidDel="003A0139">
          <w:rPr>
            <w:lang w:val="en-GB"/>
          </w:rPr>
          <w:delText xml:space="preserve">and with or without site-level random intercepts to account for repeated surveys. </w:delText>
        </w:r>
      </w:del>
      <w:r w:rsidRPr="00C715CC">
        <w:rPr>
          <w:lang w:val="en-GB"/>
        </w:rPr>
        <w:t xml:space="preserve">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w:t>
      </w:r>
      <w:del w:id="186" w:author="Scarlett Taylor" w:date="2025-10-27T14:42:00Z" w16du:dateUtc="2025-10-27T07:42:00Z">
        <w:r w:rsidRPr="00C715CC" w:rsidDel="003A0139">
          <w:rPr>
            <w:lang w:val="en-GB"/>
          </w:rPr>
          <w:delText xml:space="preserve">by </w:delText>
        </w:r>
      </w:del>
      <w:ins w:id="187" w:author="Scarlett Taylor" w:date="2025-10-27T14:42:00Z" w16du:dateUtc="2025-10-27T07:42:00Z">
        <w:r w:rsidR="003A0139">
          <w:rPr>
            <w:lang w:val="en-GB"/>
          </w:rPr>
          <w:t>for</w:t>
        </w:r>
        <w:r w:rsidR="003A0139" w:rsidRPr="00C715CC">
          <w:rPr>
            <w:lang w:val="en-GB"/>
          </w:rPr>
          <w:t xml:space="preserve"> </w:t>
        </w:r>
      </w:ins>
      <w:r w:rsidRPr="00C715CC">
        <w:rPr>
          <w:lang w:val="en-GB"/>
        </w:rPr>
        <w:t>site</w:t>
      </w:r>
      <w:ins w:id="188" w:author="Scarlett Taylor" w:date="2025-10-27T14:42:00Z" w16du:dateUtc="2025-10-27T07:42:00Z">
        <w:r w:rsidR="003A0139">
          <w:rPr>
            <w:lang w:val="en-GB"/>
          </w:rPr>
          <w:t xml:space="preserve"> and month-year</w:t>
        </w:r>
      </w:ins>
      <w:r w:rsidRPr="00C715CC">
        <w:rPr>
          <w:lang w:val="en-GB"/>
        </w:rPr>
        <w:t xml:space="preserv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3BACA8F6"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r>
            <w:ins w:id="189" w:author="Scarlett Taylor" w:date="2025-10-27T14:43:00Z" w16du:dateUtc="2025-10-27T07:43:00Z">
              <w:rPr>
                <w:rFonts w:ascii="Cambria Math" w:hAnsi="Cambria Math"/>
                <w:lang w:val="en-GB"/>
              </w:rPr>
              <m:t>+</m:t>
            </w:ins>
          </m:r>
          <m:sSub>
            <m:sSubPr>
              <m:ctrlPr>
                <w:ins w:id="190" w:author="Scarlett Taylor" w:date="2025-10-27T14:43:00Z" w16du:dateUtc="2025-10-27T07:43:00Z">
                  <w:rPr>
                    <w:rFonts w:ascii="Cambria Math" w:hAnsi="Cambria Math"/>
                    <w:i/>
                    <w:lang w:val="en-GB"/>
                  </w:rPr>
                </w:ins>
              </m:ctrlPr>
            </m:sSubPr>
            <m:e>
              <m:r>
                <w:ins w:id="191" w:author="Scarlett Taylor" w:date="2025-10-27T14:43:00Z" w16du:dateUtc="2025-10-27T07:43:00Z">
                  <w:rPr>
                    <w:rFonts w:ascii="Cambria Math" w:hAnsi="Cambria Math"/>
                    <w:lang w:val="en-GB"/>
                  </w:rPr>
                  <m:t>v</m:t>
                </w:ins>
              </m:r>
            </m:e>
            <m:sub>
              <m:r>
                <w:ins w:id="192" w:author="Scarlett Taylor" w:date="2025-10-27T14:43:00Z" w16du:dateUtc="2025-10-27T07:43:00Z">
                  <w:rPr>
                    <w:rFonts w:ascii="Cambria Math" w:hAnsi="Cambria Math"/>
                    <w:lang w:val="en-GB"/>
                  </w:rPr>
                  <m:t>mg</m:t>
                </w:ins>
              </m:r>
            </m:sub>
          </m:sSub>
        </m:oMath>
      </m:oMathPara>
    </w:p>
    <w:p w14:paraId="6F30D0B3" w14:textId="7841621C" w:rsidR="00C57308" w:rsidRPr="00C715CC" w:rsidRDefault="00000000" w:rsidP="001E279D">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ins w:id="193" w:author="Scarlett Taylor" w:date="2025-10-27T14:39:00Z" w16du:dateUtc="2025-10-27T07:39:00Z">
                <w:rPr>
                  <w:rFonts w:ascii="Cambria Math" w:hAnsi="Cambria Math"/>
                  <w:lang w:val="en-GB"/>
                </w:rPr>
                <m:t>site,</m:t>
              </w:ins>
            </m:r>
            <m:r>
              <w:rPr>
                <w:rFonts w:ascii="Cambria Math" w:hAnsi="Cambria Math"/>
                <w:lang w:val="en-GB"/>
              </w:rPr>
              <m:t>g</m:t>
            </m:r>
          </m:sub>
        </m:sSub>
        <m:r>
          <w:rPr>
            <w:rFonts w:ascii="Cambria Math" w:hAnsi="Cambria Math"/>
            <w:lang w:val="en-GB"/>
          </w:rPr>
          <m:t>)</m:t>
        </m:r>
      </m:oMath>
      <w:ins w:id="194" w:author="Scarlett Taylor" w:date="2025-10-27T14:39:00Z" w16du:dateUtc="2025-10-27T07:39:00Z">
        <w:r w:rsidR="00FB6279">
          <w:rPr>
            <w:lang w:val="en-GB"/>
          </w:rPr>
          <w:t xml:space="preserve">, </w:t>
        </w:r>
      </w:ins>
      <m:oMath>
        <m:sSub>
          <m:sSubPr>
            <m:ctrlPr>
              <w:ins w:id="195" w:author="Scarlett Taylor" w:date="2025-10-27T14:39:00Z" w16du:dateUtc="2025-10-27T07:39:00Z">
                <w:rPr>
                  <w:rFonts w:ascii="Cambria Math" w:hAnsi="Cambria Math"/>
                  <w:lang w:val="en-GB"/>
                </w:rPr>
              </w:ins>
            </m:ctrlPr>
          </m:sSubPr>
          <m:e>
            <m:r>
              <w:ins w:id="196" w:author="Scarlett Taylor" w:date="2025-10-27T14:39:00Z" w16du:dateUtc="2025-10-27T07:39:00Z">
                <w:rPr>
                  <w:rFonts w:ascii="Cambria Math" w:hAnsi="Cambria Math"/>
                  <w:lang w:val="en-GB"/>
                </w:rPr>
                <m:t xml:space="preserve">   </m:t>
              </w:ins>
            </m:r>
            <m:r>
              <w:ins w:id="197" w:author="Scarlett Taylor" w:date="2025-10-27T14:39:00Z" w16du:dateUtc="2025-10-27T07:39:00Z">
                <w:rPr>
                  <w:rFonts w:ascii="Cambria Math" w:hAnsi="Cambria Math"/>
                  <w:lang w:val="en-GB"/>
                </w:rPr>
                <m:t xml:space="preserve"> v</m:t>
              </w:ins>
            </m:r>
          </m:e>
          <m:sub>
            <m:r>
              <w:ins w:id="198" w:author="Scarlett Taylor" w:date="2025-10-27T14:44:00Z" w16du:dateUtc="2025-10-27T07:44:00Z">
                <w:rPr>
                  <w:rFonts w:ascii="Cambria Math" w:hAnsi="Cambria Math"/>
                  <w:lang w:val="en-GB"/>
                </w:rPr>
                <m:t>mg</m:t>
              </w:ins>
            </m:r>
            <m:r>
              <w:ins w:id="199" w:author="Scarlett Taylor" w:date="2025-10-27T14:39:00Z" w16du:dateUtc="2025-10-27T07:39:00Z">
                <w:rPr>
                  <w:rFonts w:ascii="Cambria Math" w:hAnsi="Cambria Math"/>
                  <w:lang w:val="en-GB"/>
                </w:rPr>
                <m:t xml:space="preserve"> </m:t>
              </w:ins>
            </m:r>
          </m:sub>
        </m:sSub>
        <m:r>
          <w:ins w:id="200" w:author="Scarlett Taylor" w:date="2025-10-27T14:39:00Z" w16du:dateUtc="2025-10-27T07:39:00Z">
            <w:rPr>
              <w:rFonts w:ascii="Cambria Math" w:hAnsi="Cambria Math"/>
              <w:lang w:val="en-GB"/>
            </w:rPr>
            <m:t xml:space="preserve">~ N (0, </m:t>
          </w:ins>
        </m:r>
        <m:sSub>
          <m:sSubPr>
            <m:ctrlPr>
              <w:ins w:id="201" w:author="Scarlett Taylor" w:date="2025-10-27T14:39:00Z" w16du:dateUtc="2025-10-27T07:39:00Z">
                <w:rPr>
                  <w:rFonts w:ascii="Cambria Math" w:hAnsi="Cambria Math"/>
                  <w:lang w:val="en-GB"/>
                </w:rPr>
              </w:ins>
            </m:ctrlPr>
          </m:sSubPr>
          <m:e>
            <m:sSup>
              <m:sSupPr>
                <m:ctrlPr>
                  <w:ins w:id="202" w:author="Scarlett Taylor" w:date="2025-10-27T14:39:00Z" w16du:dateUtc="2025-10-27T07:39:00Z">
                    <w:rPr>
                      <w:rFonts w:ascii="Cambria Math" w:hAnsi="Cambria Math"/>
                      <w:lang w:val="en-GB"/>
                    </w:rPr>
                  </w:ins>
                </m:ctrlPr>
              </m:sSupPr>
              <m:e>
                <m:r>
                  <w:ins w:id="203" w:author="Scarlett Taylor" w:date="2025-10-27T14:39:00Z" w16du:dateUtc="2025-10-27T07:39:00Z">
                    <w:rPr>
                      <w:rFonts w:ascii="Cambria Math" w:hAnsi="Cambria Math"/>
                      <w:lang w:val="en-GB"/>
                    </w:rPr>
                    <m:t>σ</m:t>
                  </w:ins>
                </m:r>
              </m:e>
              <m:sup>
                <m:r>
                  <w:ins w:id="204" w:author="Scarlett Taylor" w:date="2025-10-27T14:39:00Z" w16du:dateUtc="2025-10-27T07:39:00Z">
                    <w:rPr>
                      <w:rFonts w:ascii="Cambria Math" w:hAnsi="Cambria Math"/>
                      <w:lang w:val="en-GB"/>
                    </w:rPr>
                    <m:t>2</m:t>
                  </w:ins>
                </m:r>
              </m:sup>
            </m:sSup>
          </m:e>
          <m:sub>
            <m:r>
              <w:ins w:id="205" w:author="Scarlett Taylor" w:date="2025-10-27T14:39:00Z" w16du:dateUtc="2025-10-27T07:39:00Z">
                <w:rPr>
                  <w:rFonts w:ascii="Cambria Math" w:hAnsi="Cambria Math"/>
                  <w:lang w:val="en-GB"/>
                </w:rPr>
                <m:t>month_year,g</m:t>
              </w:ins>
            </m:r>
          </m:sub>
        </m:sSub>
        <m:r>
          <w:ins w:id="206" w:author="Scarlett Taylor" w:date="2025-10-27T14:39:00Z" w16du:dateUtc="2025-10-27T07:39:00Z">
            <w:rPr>
              <w:rFonts w:ascii="Cambria Math" w:hAnsi="Cambria Math"/>
              <w:lang w:val="en-GB"/>
            </w:rPr>
            <m:t>)</m:t>
          </w:ins>
        </m:r>
      </m:oMath>
    </w:p>
    <w:p w14:paraId="3EC35F1C" w14:textId="039FC756"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ins w:id="207" w:author="Scarlett Taylor" w:date="2025-10-27T14:39:00Z" w16du:dateUtc="2025-10-27T07:39:00Z">
                <w:rPr>
                  <w:rFonts w:ascii="Cambria Math" w:hAnsi="Cambria Math"/>
                  <w:lang w:val="en-GB"/>
                </w:rPr>
              </w:ins>
            </m:ctrlPr>
          </m:sSubPr>
          <m:e>
            <m:r>
              <w:ins w:id="208" w:author="Scarlett Taylor" w:date="2025-10-27T14:39:00Z" w16du:dateUtc="2025-10-27T07:39:00Z">
                <w:rPr>
                  <w:rFonts w:ascii="Cambria Math" w:hAnsi="Cambria Math"/>
                  <w:lang w:val="en-GB"/>
                </w:rPr>
                <m:t>μ</m:t>
              </w:ins>
            </m:r>
          </m:e>
          <m:sub>
            <m:r>
              <w:ins w:id="209" w:author="Scarlett Taylor" w:date="2025-10-27T14:39:00Z" w16du:dateUtc="2025-10-27T07:39:00Z">
                <w:rPr>
                  <w:rFonts w:ascii="Cambria Math" w:hAnsi="Cambria Math"/>
                  <w:lang w:val="en-GB"/>
                </w:rPr>
                <m:t xml:space="preserve">ig </m:t>
              </w:ins>
            </m:r>
          </m:sub>
        </m:sSub>
      </m:oMath>
      <w:ins w:id="210" w:author="Scarlett Taylor" w:date="2025-10-27T14:39:00Z" w16du:dateUtc="2025-10-27T07:39:00Z">
        <w:r w:rsidR="00FB6279" w:rsidRPr="00C715CC">
          <w:rPr>
            <w:lang w:val="en-GB"/>
          </w:rPr>
          <w:t>​ is the random site effect</w:t>
        </w:r>
        <w:r w:rsidR="00FB6279">
          <w:rPr>
            <w:lang w:val="en-GB"/>
          </w:rPr>
          <w:t xml:space="preserve">, </w:t>
        </w:r>
        <w:r w:rsidR="00FB6279">
          <w:rPr>
            <w:lang w:val="en-GB"/>
          </w:rPr>
          <w:t xml:space="preserve">and </w:t>
        </w:r>
      </w:ins>
      <m:oMath>
        <m:sSub>
          <m:sSubPr>
            <m:ctrlPr>
              <w:ins w:id="211" w:author="Scarlett Taylor" w:date="2025-10-27T14:39:00Z" w16du:dateUtc="2025-10-27T07:39:00Z">
                <w:rPr>
                  <w:rFonts w:ascii="Cambria Math" w:hAnsi="Cambria Math"/>
                  <w:i/>
                  <w:lang w:val="en-GB"/>
                </w:rPr>
              </w:ins>
            </m:ctrlPr>
          </m:sSubPr>
          <m:e>
            <m:r>
              <w:ins w:id="212" w:author="Scarlett Taylor" w:date="2025-10-27T14:39:00Z" w16du:dateUtc="2025-10-27T07:39:00Z">
                <w:rPr>
                  <w:rFonts w:ascii="Cambria Math" w:hAnsi="Cambria Math"/>
                  <w:lang w:val="en-GB"/>
                </w:rPr>
                <m:t>v</m:t>
              </w:ins>
            </m:r>
          </m:e>
          <m:sub>
            <m:r>
              <w:ins w:id="213" w:author="Scarlett Taylor" w:date="2025-10-27T14:39:00Z" w16du:dateUtc="2025-10-27T07:39:00Z">
                <w:rPr>
                  <w:rFonts w:ascii="Cambria Math" w:hAnsi="Cambria Math"/>
                  <w:lang w:val="en-GB"/>
                </w:rPr>
                <m:t>mg</m:t>
              </w:ins>
            </m:r>
          </m:sub>
        </m:sSub>
      </m:oMath>
      <w:ins w:id="214" w:author="Scarlett Taylor" w:date="2025-10-27T14:39:00Z" w16du:dateUtc="2025-10-27T07:39:00Z">
        <w:r w:rsidR="00FB6279">
          <w:rPr>
            <w:lang w:val="en-GB"/>
          </w:rPr>
          <w:t xml:space="preserve"> is the random month-year effect</w:t>
        </w:r>
        <w:r w:rsidR="00FB6279" w:rsidRPr="00C715CC">
          <w:rPr>
            <w:lang w:val="en-GB"/>
          </w:rPr>
          <w:t>.</w:t>
        </w:r>
      </w:ins>
      <w:del w:id="215" w:author="Scarlett Taylor" w:date="2025-10-27T14:39:00Z" w16du:dateUtc="2025-10-27T07:39:00Z">
        <w:r w:rsidRPr="00C715CC" w:rsidDel="00FB6279">
          <w:rPr>
            <w:lang w:val="en-GB"/>
          </w:rPr>
          <w:delText xml:space="preserve">and </w:delText>
        </w:r>
      </w:del>
      <m:oMath>
        <m:sSub>
          <m:sSubPr>
            <m:ctrlPr>
              <w:del w:id="216" w:author="Scarlett Taylor" w:date="2025-10-27T14:39:00Z" w16du:dateUtc="2025-10-27T07:39:00Z">
                <w:rPr>
                  <w:rFonts w:ascii="Cambria Math" w:hAnsi="Cambria Math"/>
                  <w:lang w:val="en-GB"/>
                </w:rPr>
              </w:del>
            </m:ctrlPr>
          </m:sSubPr>
          <m:e>
            <m:r>
              <w:del w:id="217" w:author="Scarlett Taylor" w:date="2025-10-27T14:39:00Z" w16du:dateUtc="2025-10-27T07:39:00Z">
                <w:rPr>
                  <w:rFonts w:ascii="Cambria Math" w:hAnsi="Cambria Math"/>
                  <w:lang w:val="en-GB"/>
                </w:rPr>
                <m:t>μ</m:t>
              </w:del>
            </m:r>
          </m:e>
          <m:sub>
            <m:r>
              <w:del w:id="218" w:author="Scarlett Taylor" w:date="2025-10-27T14:39:00Z" w16du:dateUtc="2025-10-27T07:39:00Z">
                <w:rPr>
                  <w:rFonts w:ascii="Cambria Math" w:hAnsi="Cambria Math"/>
                  <w:lang w:val="en-GB"/>
                </w:rPr>
                <m:t xml:space="preserve">ig </m:t>
              </w:del>
            </m:r>
          </m:sub>
        </m:sSub>
      </m:oMath>
      <w:del w:id="219" w:author="Scarlett Taylor" w:date="2025-10-27T14:39:00Z" w16du:dateUtc="2025-10-27T07:39:00Z">
        <w:r w:rsidRPr="00C715CC" w:rsidDel="00FB6279">
          <w:rPr>
            <w:lang w:val="en-GB"/>
          </w:rPr>
          <w:delText>​ is the random site effect</w:delText>
        </w:r>
      </w:del>
      <w:r w:rsidRPr="00C715CC">
        <w:rPr>
          <w:lang w:val="en-GB"/>
        </w:rPr>
        <w:t>. Models excluding site-level effects</w:t>
      </w:r>
      <w:ins w:id="220" w:author="Scarlett Taylor" w:date="2025-10-27T14:43:00Z" w16du:dateUtc="2025-10-27T07:43:00Z">
        <w:r w:rsidR="003A0139">
          <w:rPr>
            <w:lang w:val="en-GB"/>
          </w:rPr>
          <w:t>, month-year effects,</w:t>
        </w:r>
      </w:ins>
      <w:r w:rsidRPr="00C715CC">
        <w:rPr>
          <w:lang w:val="en-GB"/>
        </w:rPr>
        <w:t xml:space="preserve">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lastRenderedPageBreak/>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221" w:name="_y4qkqo9zdgtp" w:colFirst="0" w:colLast="0"/>
      <w:bookmarkEnd w:id="221"/>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376B2D90" w:rsidR="00C57308" w:rsidRPr="00C715CC" w:rsidRDefault="00FB6279" w:rsidP="00213430">
      <w:pPr>
        <w:spacing w:line="480" w:lineRule="auto"/>
        <w:jc w:val="center"/>
        <w:rPr>
          <w:lang w:val="en-GB"/>
        </w:rPr>
      </w:pPr>
      <m:oMathPara>
        <m:oMath>
          <m:r>
            <w:rPr>
              <w:rFonts w:ascii="Cambria Math" w:eastAsia="Courier New" w:hAnsi="Cambria Math"/>
              <w:lang w:val="en-GB"/>
            </w:rPr>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w:ins w:id="222" w:author="Scarlett Taylor" w:date="2025-10-27T14:24:00Z" w16du:dateUtc="2025-10-27T07:24:00Z">
              <w:rPr>
                <w:rFonts w:ascii="Cambria Math" w:eastAsia="Courier New" w:hAnsi="Cambria Math"/>
                <w:lang w:val="en-GB"/>
              </w:rPr>
              <w:br/>
            </w:ins>
          </m:r>
        </m:oMath>
      </m:oMathPara>
      <m:oMath>
        <m:r>
          <w:rPr>
            <w:rFonts w:ascii="Cambria Math" w:eastAsia="Courier New" w:hAnsi="Cambria Math"/>
            <w:lang w:val="en-GB"/>
          </w:rPr>
          <m:t>~ Zone</m:t>
        </m:r>
        <m:r>
          <w:del w:id="223" w:author="Scarlett Taylor" w:date="2025-10-27T14:36:00Z" w16du:dateUtc="2025-10-27T07:36:00Z">
            <w:rPr>
              <w:rFonts w:ascii="Cambria Math" w:eastAsia="Courier New" w:hAnsi="Cambria Math"/>
              <w:lang w:val="en-GB"/>
            </w:rPr>
            <m:t xml:space="preserve"> </m:t>
          </w:del>
        </m:r>
        <m:r>
          <w:ins w:id="224" w:author="Scarlett Taylor" w:date="2025-10-27T14:35:00Z" w16du:dateUtc="2025-10-27T07:35:00Z">
            <w:rPr>
              <w:rFonts w:ascii="Cambria Math" w:eastAsia="Courier New" w:hAnsi="Cambria Math"/>
              <w:lang w:val="en-GB"/>
            </w:rPr>
            <m:t>+ (1 +| Month_Year)</m:t>
          </w:ins>
        </m:r>
        <m:r>
          <w:ins w:id="225" w:author="Scarlett Taylor" w:date="2025-10-27T14:35:00Z" w16du:dateUtc="2025-10-27T07:35:00Z">
            <m:rPr>
              <m:sty m:val="p"/>
            </m:rPr>
            <w:rPr>
              <w:rFonts w:ascii="Cambria Math" w:hAnsi="Cambria Math"/>
              <w:lang w:val="en-GB"/>
            </w:rPr>
            <m:t xml:space="preserve">  </m:t>
          </w:ins>
        </m:r>
        <m:r>
          <w:rPr>
            <w:rFonts w:ascii="Cambria Math" w:eastAsia="Courier New" w:hAnsi="Cambria Math"/>
            <w:lang w:val="en-GB"/>
          </w:rPr>
          <m:t>+ (1 +| Site</m:t>
        </m:r>
        <m:r>
          <w:rPr>
            <w:rFonts w:ascii="Cambria Math" w:eastAsia="Courier New" w:hAnsi="Cambria Math"/>
            <w:lang w:val="en-GB"/>
          </w:rPr>
          <m:t>)</m:t>
        </m:r>
      </m:oMath>
      <w:del w:id="226" w:author="Scarlett Taylor" w:date="2025-10-27T14:35:00Z" w16du:dateUtc="2025-10-27T07:35:00Z">
        <w:r w:rsidR="00000000" w:rsidRPr="00C715CC" w:rsidDel="00FB6279">
          <w:rPr>
            <w:lang w:val="en-GB"/>
          </w:rPr>
          <w:delText xml:space="preserve"> </w:delText>
        </w:r>
      </w:del>
      <w:ins w:id="227" w:author="Scarlett Taylor" w:date="2025-10-27T14:24:00Z" w16du:dateUtc="2025-10-27T07:24:00Z">
        <w:r>
          <w:rPr>
            <w:lang w:val="en-GB"/>
          </w:rPr>
          <w:br/>
        </w:r>
      </w:ins>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3BB85F7A" w14:textId="1078426F" w:rsidR="00C57308" w:rsidRPr="00C715CC" w:rsidRDefault="00FB6279">
      <w:pPr>
        <w:jc w:val="center"/>
        <w:rPr>
          <w:lang w:val="en-GB"/>
        </w:rPr>
      </w:pPr>
      <m:oMathPara>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ins w:id="228" w:author="Scarlett Taylor" w:date="2025-10-27T14:37:00Z" w16du:dateUtc="2025-10-27T07:37:00Z">
              <w:rPr>
                <w:rFonts w:ascii="Cambria Math" w:hAnsi="Cambria Math"/>
                <w:lang w:val="en-GB"/>
              </w:rPr>
              <m:t>+</m:t>
            </w:ins>
          </m:r>
          <m:sSub>
            <m:sSubPr>
              <m:ctrlPr>
                <w:ins w:id="229" w:author="Scarlett Taylor" w:date="2025-10-27T14:37:00Z" w16du:dateUtc="2025-10-27T07:37:00Z">
                  <w:rPr>
                    <w:rFonts w:ascii="Cambria Math" w:hAnsi="Cambria Math"/>
                    <w:i/>
                    <w:lang w:val="en-GB"/>
                  </w:rPr>
                </w:ins>
              </m:ctrlPr>
            </m:sSubPr>
            <m:e>
              <m:r>
                <w:ins w:id="230" w:author="Scarlett Taylor" w:date="2025-10-27T14:37:00Z" w16du:dateUtc="2025-10-27T07:37:00Z">
                  <w:rPr>
                    <w:rFonts w:ascii="Cambria Math" w:hAnsi="Cambria Math"/>
                    <w:lang w:val="en-GB"/>
                  </w:rPr>
                  <m:t>v</m:t>
                </w:ins>
              </m:r>
            </m:e>
            <m:sub>
              <m:r>
                <w:ins w:id="231" w:author="Scarlett Taylor" w:date="2025-10-27T14:37:00Z" w16du:dateUtc="2025-10-27T07:37:00Z">
                  <w:rPr>
                    <w:rFonts w:ascii="Cambria Math" w:hAnsi="Cambria Math"/>
                    <w:lang w:val="en-GB"/>
                  </w:rPr>
                  <m:t>mg</m:t>
                </w:ins>
              </m:r>
            </m:sub>
          </m:sSub>
          <m:r>
            <w:rPr>
              <w:rFonts w:ascii="Cambria Math" w:hAnsi="Cambria Math"/>
              <w:lang w:val="en-GB"/>
            </w:rPr>
            <m:t xml:space="preserve"> </m:t>
          </m:r>
        </m:oMath>
      </m:oMathPara>
    </w:p>
    <w:p w14:paraId="06D41CE8" w14:textId="28D5CA57" w:rsidR="00FB6279" w:rsidRPr="00C715CC" w:rsidRDefault="00000000" w:rsidP="00FB6279">
      <w:pPr>
        <w:jc w:val="center"/>
        <w:rPr>
          <w:ins w:id="232" w:author="Scarlett Taylor" w:date="2025-10-27T14:37:00Z" w16du:dateUtc="2025-10-27T07:37:00Z"/>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ins w:id="233" w:author="Scarlett Taylor" w:date="2025-10-27T14:37:00Z" w16du:dateUtc="2025-10-27T07:37:00Z">
                      <w:rPr>
                        <w:rFonts w:ascii="Cambria Math" w:hAnsi="Cambria Math"/>
                        <w:lang w:val="en-GB"/>
                      </w:rPr>
                      <m:t xml:space="preserve">site, </m:t>
                    </w:ins>
                  </m:r>
                  <m:r>
                    <w:rPr>
                      <w:rFonts w:ascii="Cambria Math" w:hAnsi="Cambria Math"/>
                      <w:lang w:val="en-GB"/>
                    </w:rPr>
                    <m:t>g</m:t>
                  </m:r>
                </m:sub>
              </m:sSub>
            </m:e>
          </m:d>
          <m:sSub>
            <m:sSubPr>
              <m:ctrlPr>
                <w:ins w:id="234" w:author="Scarlett Taylor" w:date="2025-10-27T14:37:00Z" w16du:dateUtc="2025-10-27T07:37:00Z">
                  <w:rPr>
                    <w:rFonts w:ascii="Cambria Math" w:hAnsi="Cambria Math"/>
                    <w:lang w:val="en-GB"/>
                  </w:rPr>
                </w:ins>
              </m:ctrlPr>
            </m:sSubPr>
            <m:e>
              <m:r>
                <w:ins w:id="235" w:author="Scarlett Taylor" w:date="2025-10-27T14:38:00Z" w16du:dateUtc="2025-10-27T07:38:00Z">
                  <w:rPr>
                    <w:rFonts w:ascii="Cambria Math" w:hAnsi="Cambria Math"/>
                    <w:lang w:val="en-GB"/>
                  </w:rPr>
                  <m:t xml:space="preserve">, </m:t>
                </w:ins>
              </m:r>
              <m:r>
                <w:ins w:id="236" w:author="Scarlett Taylor" w:date="2025-10-27T14:39:00Z" w16du:dateUtc="2025-10-27T07:39:00Z">
                  <w:rPr>
                    <w:rFonts w:ascii="Cambria Math" w:hAnsi="Cambria Math"/>
                    <w:lang w:val="en-GB"/>
                  </w:rPr>
                  <m:t xml:space="preserve"> </m:t>
                </w:ins>
              </m:r>
              <m:r>
                <w:ins w:id="237" w:author="Scarlett Taylor" w:date="2025-10-27T14:38:00Z" w16du:dateUtc="2025-10-27T07:38:00Z">
                  <w:rPr>
                    <w:rFonts w:ascii="Cambria Math" w:hAnsi="Cambria Math"/>
                    <w:lang w:val="en-GB"/>
                  </w:rPr>
                  <m:t>v</m:t>
                </w:ins>
              </m:r>
            </m:e>
            <m:sub>
              <m:r>
                <w:ins w:id="238" w:author="Scarlett Taylor" w:date="2025-10-27T14:37:00Z" w16du:dateUtc="2025-10-27T07:37:00Z">
                  <w:rPr>
                    <w:rFonts w:ascii="Cambria Math" w:hAnsi="Cambria Math"/>
                    <w:lang w:val="en-GB"/>
                  </w:rPr>
                  <m:t xml:space="preserve">ig </m:t>
                </w:ins>
              </m:r>
            </m:sub>
          </m:sSub>
          <m:r>
            <w:ins w:id="239" w:author="Scarlett Taylor" w:date="2025-10-27T14:37:00Z" w16du:dateUtc="2025-10-27T07:37:00Z">
              <w:rPr>
                <w:rFonts w:ascii="Cambria Math" w:hAnsi="Cambria Math"/>
                <w:lang w:val="en-GB"/>
              </w:rPr>
              <m:t xml:space="preserve">~ N (0, </m:t>
            </w:ins>
          </m:r>
          <m:sSub>
            <m:sSubPr>
              <m:ctrlPr>
                <w:ins w:id="240" w:author="Scarlett Taylor" w:date="2025-10-27T14:37:00Z" w16du:dateUtc="2025-10-27T07:37:00Z">
                  <w:rPr>
                    <w:rFonts w:ascii="Cambria Math" w:hAnsi="Cambria Math"/>
                    <w:lang w:val="en-GB"/>
                  </w:rPr>
                </w:ins>
              </m:ctrlPr>
            </m:sSubPr>
            <m:e>
              <m:sSup>
                <m:sSupPr>
                  <m:ctrlPr>
                    <w:ins w:id="241" w:author="Scarlett Taylor" w:date="2025-10-27T14:37:00Z" w16du:dateUtc="2025-10-27T07:37:00Z">
                      <w:rPr>
                        <w:rFonts w:ascii="Cambria Math" w:hAnsi="Cambria Math"/>
                        <w:lang w:val="en-GB"/>
                      </w:rPr>
                    </w:ins>
                  </m:ctrlPr>
                </m:sSupPr>
                <m:e>
                  <m:r>
                    <w:ins w:id="242" w:author="Scarlett Taylor" w:date="2025-10-27T14:37:00Z" w16du:dateUtc="2025-10-27T07:37:00Z">
                      <w:rPr>
                        <w:rFonts w:ascii="Cambria Math" w:hAnsi="Cambria Math"/>
                        <w:lang w:val="en-GB"/>
                      </w:rPr>
                      <m:t>σ</m:t>
                    </w:ins>
                  </m:r>
                </m:e>
                <m:sup>
                  <m:r>
                    <w:ins w:id="243" w:author="Scarlett Taylor" w:date="2025-10-27T14:37:00Z" w16du:dateUtc="2025-10-27T07:37:00Z">
                      <w:rPr>
                        <w:rFonts w:ascii="Cambria Math" w:hAnsi="Cambria Math"/>
                        <w:lang w:val="en-GB"/>
                      </w:rPr>
                      <m:t>2</m:t>
                    </w:ins>
                  </m:r>
                </m:sup>
              </m:sSup>
            </m:e>
            <m:sub>
              <m:r>
                <w:ins w:id="244" w:author="Scarlett Taylor" w:date="2025-10-27T14:37:00Z" w16du:dateUtc="2025-10-27T07:37:00Z">
                  <w:rPr>
                    <w:rFonts w:ascii="Cambria Math" w:hAnsi="Cambria Math"/>
                    <w:lang w:val="en-GB"/>
                  </w:rPr>
                  <m:t>month_year,</m:t>
                </w:ins>
              </m:r>
              <m:r>
                <w:ins w:id="245" w:author="Scarlett Taylor" w:date="2025-10-27T14:37:00Z" w16du:dateUtc="2025-10-27T07:37:00Z">
                  <w:rPr>
                    <w:rFonts w:ascii="Cambria Math" w:hAnsi="Cambria Math"/>
                    <w:lang w:val="en-GB"/>
                  </w:rPr>
                  <m:t>g</m:t>
                </w:ins>
              </m:r>
            </m:sub>
          </m:sSub>
          <m:r>
            <w:ins w:id="246" w:author="Scarlett Taylor" w:date="2025-10-27T14:37:00Z" w16du:dateUtc="2025-10-27T07:37:00Z">
              <w:rPr>
                <w:rFonts w:ascii="Cambria Math" w:hAnsi="Cambria Math"/>
                <w:lang w:val="en-GB"/>
              </w:rPr>
              <m:t>)</m:t>
            </w:ins>
          </m:r>
        </m:oMath>
      </m:oMathPara>
    </w:p>
    <w:p w14:paraId="2B3395A7" w14:textId="12659D51" w:rsidR="00C57308" w:rsidRPr="00C715CC" w:rsidRDefault="00C57308">
      <w:pPr>
        <w:jc w:val="center"/>
        <w:rPr>
          <w:lang w:val="en-GB"/>
        </w:rPr>
      </w:pPr>
    </w:p>
    <w:p w14:paraId="7500E255" w14:textId="23791A6F"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w:del w:id="247" w:author="Scarlett Taylor" w:date="2025-10-27T14:38:00Z" w16du:dateUtc="2025-10-27T07:38:00Z">
        <w:r w:rsidRPr="00C715CC" w:rsidDel="00FB6279">
          <w:rPr>
            <w:lang w:val="en-GB"/>
          </w:rPr>
          <w:delText xml:space="preserve">and </w:delText>
        </w:r>
      </w:del>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ins w:id="248" w:author="Scarlett Taylor" w:date="2025-10-27T14:38:00Z" w16du:dateUtc="2025-10-27T07:38:00Z">
        <w:r w:rsidR="00FB6279">
          <w:rPr>
            <w:lang w:val="en-GB"/>
          </w:rPr>
          <w:t>,</w:t>
        </w:r>
      </w:ins>
      <w:ins w:id="249" w:author="Scarlett Taylor" w:date="2025-10-27T14:39:00Z" w16du:dateUtc="2025-10-27T07:39:00Z">
        <w:r w:rsidR="00FB6279">
          <w:rPr>
            <w:lang w:val="en-GB"/>
          </w:rPr>
          <w:t xml:space="preserve"> and </w:t>
        </w:r>
      </w:ins>
      <m:oMath>
        <m:sSub>
          <m:sSubPr>
            <m:ctrlPr>
              <w:ins w:id="250" w:author="Scarlett Taylor" w:date="2025-10-27T14:38:00Z" w16du:dateUtc="2025-10-27T07:38:00Z">
                <w:rPr>
                  <w:rFonts w:ascii="Cambria Math" w:hAnsi="Cambria Math"/>
                  <w:i/>
                  <w:lang w:val="en-GB"/>
                </w:rPr>
              </w:ins>
            </m:ctrlPr>
          </m:sSubPr>
          <m:e>
            <m:r>
              <w:ins w:id="251" w:author="Scarlett Taylor" w:date="2025-10-27T14:38:00Z" w16du:dateUtc="2025-10-27T07:38:00Z">
                <w:rPr>
                  <w:rFonts w:ascii="Cambria Math" w:hAnsi="Cambria Math"/>
                  <w:lang w:val="en-GB"/>
                </w:rPr>
                <m:t>v</m:t>
              </w:ins>
            </m:r>
          </m:e>
          <m:sub>
            <m:r>
              <w:ins w:id="252" w:author="Scarlett Taylor" w:date="2025-10-27T14:38:00Z" w16du:dateUtc="2025-10-27T07:38:00Z">
                <w:rPr>
                  <w:rFonts w:ascii="Cambria Math" w:hAnsi="Cambria Math"/>
                  <w:lang w:val="en-GB"/>
                </w:rPr>
                <m:t>mg</m:t>
              </w:ins>
            </m:r>
          </m:sub>
        </m:sSub>
      </m:oMath>
      <w:ins w:id="253" w:author="Scarlett Taylor" w:date="2025-10-27T14:38:00Z" w16du:dateUtc="2025-10-27T07:38:00Z">
        <w:r w:rsidR="00FB6279">
          <w:rPr>
            <w:lang w:val="en-GB"/>
          </w:rPr>
          <w:t xml:space="preserve"> is the random month-year effect</w:t>
        </w:r>
      </w:ins>
      <w:r w:rsidRPr="00C715CC">
        <w:rPr>
          <w:lang w:val="en-GB"/>
        </w:rPr>
        <w:t xml:space="preserve">.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254" w:name="_ghijga7vsfoa" w:colFirst="0" w:colLast="0"/>
      <w:bookmarkEnd w:id="254"/>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w:t>
      </w:r>
      <w:r w:rsidRPr="00FB6279">
        <w:rPr>
          <w:i/>
          <w:iCs/>
          <w:lang w:val="en-GB"/>
          <w:rPrChange w:id="255" w:author="Scarlett Taylor" w:date="2025-10-27T14:28:00Z" w16du:dateUtc="2025-10-27T07:28:00Z">
            <w:rPr>
              <w:lang w:val="en-GB"/>
            </w:rPr>
          </w:rPrChange>
        </w:rPr>
        <w:t>brms</w:t>
      </w:r>
      <w:r w:rsidRPr="00C715CC">
        <w:rPr>
          <w:lang w:val="en-GB"/>
        </w:rPr>
        <w:t xml:space="preserve">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45B0E65B"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ins w:id="256" w:author="Scarlett Taylor" w:date="2025-10-27T17:43:00Z" w16du:dateUtc="2025-10-27T10:43:00Z">
        <w:r w:rsidR="00B46338">
          <w:rPr>
            <w:lang w:val="en-GB"/>
          </w:rPr>
          <w:t>and month-year were</w:t>
        </w:r>
      </w:ins>
      <w:del w:id="257" w:author="Scarlett Taylor" w:date="2025-10-27T17:43:00Z" w16du:dateUtc="2025-10-27T10:43:00Z">
        <w:r w:rsidRPr="00C715CC" w:rsidDel="00B46338">
          <w:rPr>
            <w:lang w:val="en-GB"/>
          </w:rPr>
          <w:delText>was</w:delText>
        </w:r>
      </w:del>
      <w:r w:rsidRPr="00C715CC">
        <w:rPr>
          <w:lang w:val="en-GB"/>
        </w:rPr>
        <w:t xml:space="preserve">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258" w:name="_igkw3jbs1h89" w:colFirst="0" w:colLast="0"/>
      <w:bookmarkStart w:id="259" w:name="_bf7wafrjl4fh" w:colFirst="0" w:colLast="0"/>
      <w:bookmarkEnd w:id="258"/>
      <w:bookmarkEnd w:id="259"/>
      <w:r>
        <w:t>3. RESULTS </w:t>
      </w:r>
    </w:p>
    <w:p w14:paraId="7A7166E3" w14:textId="4C087CDF" w:rsidR="00E13A21" w:rsidRDefault="00E13A21" w:rsidP="00E13A21">
      <w:pPr>
        <w:pStyle w:val="NormalWeb"/>
        <w:spacing w:before="0" w:beforeAutospacing="0" w:after="160" w:afterAutospacing="0" w:line="480" w:lineRule="auto"/>
        <w:rPr>
          <w:color w:val="000000"/>
        </w:rPr>
      </w:pPr>
      <w:commentRangeStart w:id="260"/>
      <w:r>
        <w:rPr>
          <w:color w:val="000000"/>
        </w:rPr>
        <w:t xml:space="preserve">A total of 350 fish surveys were conducted </w:t>
      </w:r>
      <w:ins w:id="261" w:author="Scarlett Taylor" w:date="2025-10-09T12:43:00Z" w16du:dateUtc="2025-10-09T05:43:00Z">
        <w:r w:rsidR="00BE1DB0">
          <w:rPr>
            <w:color w:val="000000"/>
          </w:rPr>
          <w:t xml:space="preserve">from March 2019 to </w:t>
        </w:r>
      </w:ins>
      <w:ins w:id="262" w:author="Scarlett Taylor" w:date="2025-10-09T12:44:00Z" w16du:dateUtc="2025-10-09T05:44:00Z">
        <w:r w:rsidR="00BE1DB0">
          <w:rPr>
            <w:color w:val="000000"/>
          </w:rPr>
          <w:t xml:space="preserve">June 2025 </w:t>
        </w:r>
      </w:ins>
      <w:r>
        <w:rPr>
          <w:color w:val="000000"/>
        </w:rPr>
        <w:t>across 14 unique reef sites, comprising 5 fringing reefs, 6 pelagic pinnacles, and 3 shipwrecks</w:t>
      </w:r>
      <w:ins w:id="263" w:author="Scarlett Taylor" w:date="2025-10-28T09:48:00Z" w16du:dateUtc="2025-10-28T02:48:00Z">
        <w:r w:rsidR="004B4A9A">
          <w:rPr>
            <w:color w:val="000000"/>
          </w:rPr>
          <w:t xml:space="preserve"> (Table S1)</w:t>
        </w:r>
      </w:ins>
      <w:r>
        <w:rPr>
          <w:color w:val="000000"/>
        </w:rPr>
        <w:t xml:space="preserve">. </w:t>
      </w:r>
      <w:ins w:id="264" w:author="Scarlett Taylor" w:date="2025-10-09T12:43:00Z" w16du:dateUtc="2025-10-09T05:43:00Z">
        <w:r w:rsidR="00BE1DB0" w:rsidRPr="00BE1DB0">
          <w:rPr>
            <w:color w:val="000000"/>
          </w:rPr>
          <w:t>Survey frequency varied among sites and years, with lower effort in 2020–22</w:t>
        </w:r>
      </w:ins>
      <w:ins w:id="265" w:author="Scarlett Taylor" w:date="2025-10-09T12:45:00Z" w16du:dateUtc="2025-10-09T05:45:00Z">
        <w:r w:rsidR="00BE1DB0">
          <w:rPr>
            <w:color w:val="000000"/>
          </w:rPr>
          <w:t xml:space="preserve"> as a result of COVID</w:t>
        </w:r>
      </w:ins>
      <w:ins w:id="266" w:author="Scarlett Taylor" w:date="2025-10-09T12:43:00Z" w16du:dateUtc="2025-10-09T05:43:00Z">
        <w:r w:rsidR="00BE1DB0" w:rsidRPr="00BE1DB0">
          <w:rPr>
            <w:color w:val="000000"/>
          </w:rPr>
          <w:t xml:space="preserve"> and monthly revisits from 2023 onward outside the monsoon p</w:t>
        </w:r>
      </w:ins>
      <w:ins w:id="267" w:author="Scarlett Taylor" w:date="2025-10-09T12:44:00Z" w16du:dateUtc="2025-10-09T05:44:00Z">
        <w:r w:rsidR="00BE1DB0">
          <w:rPr>
            <w:color w:val="000000"/>
          </w:rPr>
          <w:t>eriod (Nov-Dec)</w:t>
        </w:r>
      </w:ins>
      <w:ins w:id="268" w:author="Scarlett Taylor" w:date="2025-10-09T12:43:00Z" w16du:dateUtc="2025-10-09T05:43:00Z">
        <w:r w:rsidR="00BE1DB0" w:rsidRPr="00BE1DB0">
          <w:rPr>
            <w:color w:val="000000"/>
          </w:rPr>
          <w:t xml:space="preserve">. </w:t>
        </w:r>
      </w:ins>
      <w:commentRangeEnd w:id="260"/>
      <w:ins w:id="269" w:author="Scarlett Taylor" w:date="2025-10-09T12:46:00Z" w16du:dateUtc="2025-10-09T05:46:00Z">
        <w:r w:rsidR="00BE1DB0">
          <w:rPr>
            <w:rStyle w:val="CommentReference"/>
          </w:rPr>
          <w:commentReference w:id="260"/>
        </w:r>
      </w:ins>
      <w:r>
        <w:rPr>
          <w:color w:val="000000"/>
        </w:rPr>
        <w:t>Repeated surveys were conducted at each site, with 150 surveys on fringing reefs, 130 on pinnacles, and 70 on shipwrecks. Each survey covered an estimated area of</w:t>
      </w:r>
      <w:commentRangeStart w:id="270"/>
      <w:r>
        <w:rPr>
          <w:color w:val="000000"/>
        </w:rPr>
        <w:t xml:space="preserve"> ~1,</w:t>
      </w:r>
      <w:ins w:id="271" w:author="Scarlett Taylor" w:date="2025-10-14T14:41:00Z" w16du:dateUtc="2025-10-14T07:41:00Z">
        <w:r w:rsidR="005E3639">
          <w:rPr>
            <w:color w:val="000000"/>
          </w:rPr>
          <w:t>9</w:t>
        </w:r>
      </w:ins>
      <w:del w:id="272" w:author="Scarlett Taylor" w:date="2025-10-14T14:41:00Z" w16du:dateUtc="2025-10-14T07:41:00Z">
        <w:r w:rsidDel="005E3639">
          <w:rPr>
            <w:color w:val="000000"/>
          </w:rPr>
          <w:delText>2</w:delText>
        </w:r>
      </w:del>
      <w:r>
        <w:rPr>
          <w:color w:val="000000"/>
        </w:rPr>
        <w:t xml:space="preserve">00 m², </w:t>
      </w:r>
      <w:commentRangeEnd w:id="270"/>
      <w:r w:rsidR="005E3639">
        <w:rPr>
          <w:rStyle w:val="CommentReference"/>
        </w:rPr>
        <w:commentReference w:id="270"/>
      </w:r>
      <w:r>
        <w:rPr>
          <w:color w:val="000000"/>
        </w:rPr>
        <w:t>yielding a cumulative surveyed area of ~42 hectares. Across all sites, 162,894 individual fish were recorded. Mean (±SD) fish density was highest on pinnacles (668 ± 928 fish per 1,</w:t>
      </w:r>
      <w:ins w:id="273" w:author="Scarlett Taylor" w:date="2025-10-14T14:41:00Z" w16du:dateUtc="2025-10-14T07:41:00Z">
        <w:r w:rsidR="005E3639">
          <w:rPr>
            <w:color w:val="000000"/>
          </w:rPr>
          <w:t>9</w:t>
        </w:r>
      </w:ins>
      <w:del w:id="274" w:author="Scarlett Taylor" w:date="2025-10-14T14:41:00Z" w16du:dateUtc="2025-10-14T07:41:00Z">
        <w:r w:rsidDel="005E3639">
          <w:rPr>
            <w:color w:val="000000"/>
          </w:rPr>
          <w:delText>2</w:delText>
        </w:r>
      </w:del>
      <w:r>
        <w:rPr>
          <w:color w:val="000000"/>
        </w:rPr>
        <w:t xml:space="preserve">00 m²), followed by shipwrecks (348 ± 396) and fringing reefs (345 ± 220), indicating elevated average fish </w:t>
      </w:r>
      <w:r>
        <w:rPr>
          <w:color w:val="000000"/>
        </w:rPr>
        <w:lastRenderedPageBreak/>
        <w:t>abundance at pinnacles</w:t>
      </w:r>
      <w:ins w:id="275" w:author="Scarlett Taylor" w:date="2025-10-27T16:07:00Z" w16du:dateUtc="2025-10-27T09:07:00Z">
        <w:r w:rsidR="00E37DDA">
          <w:rPr>
            <w:color w:val="000000"/>
          </w:rPr>
          <w:t>,</w:t>
        </w:r>
        <w:commentRangeStart w:id="276"/>
        <w:r w:rsidR="00E37DDA">
          <w:rPr>
            <w:color w:val="000000"/>
          </w:rPr>
          <w:t xml:space="preserve"> while shipwrecks and fringing reefs supported comparable mean densities. </w:t>
        </w:r>
      </w:ins>
      <w:del w:id="277" w:author="Scarlett Taylor" w:date="2025-10-27T16:07:00Z" w16du:dateUtc="2025-10-27T09:07:00Z">
        <w:r w:rsidDel="00E37DDA">
          <w:rPr>
            <w:color w:val="000000"/>
          </w:rPr>
          <w:delText xml:space="preserve"> </w:delText>
        </w:r>
      </w:del>
      <w:commentRangeEnd w:id="276"/>
      <w:r w:rsidR="00E37DDA">
        <w:rPr>
          <w:rStyle w:val="CommentReference"/>
        </w:rPr>
        <w:commentReference w:id="276"/>
      </w:r>
      <w:del w:id="278" w:author="Scarlett Taylor" w:date="2025-10-27T16:07:00Z" w16du:dateUtc="2025-10-27T09:07:00Z">
        <w:r w:rsidDel="00E37DDA">
          <w:rPr>
            <w:color w:val="000000"/>
          </w:rPr>
          <w:delText>and, to a lesser extent, shipwrecks relative to fringing reefs.</w:delText>
        </w:r>
      </w:del>
    </w:p>
    <w:p w14:paraId="6B84FD29" w14:textId="77777777" w:rsidR="00E13A21" w:rsidRDefault="00E13A21" w:rsidP="00132A98">
      <w:pPr>
        <w:pStyle w:val="Heading2"/>
      </w:pPr>
      <w:r>
        <w:t>3.1. Functional groups</w:t>
      </w:r>
    </w:p>
    <w:p w14:paraId="67F100E8" w14:textId="35348BE2"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w:t>
      </w:r>
      <w:del w:id="279" w:author="Scarlett Taylor" w:date="2025-10-27T14:46:00Z" w16du:dateUtc="2025-10-27T07:46:00Z">
        <w:r w:rsidDel="003A0139">
          <w:rPr>
            <w:color w:val="000000"/>
          </w:rPr>
          <w:delText>127.9</w:delText>
        </w:r>
      </w:del>
      <w:ins w:id="280" w:author="Scarlett Taylor" w:date="2025-10-27T14:46:00Z" w16du:dateUtc="2025-10-27T07:46:00Z">
        <w:r w:rsidR="003A0139">
          <w:rPr>
            <w:color w:val="000000"/>
          </w:rPr>
          <w:t>100.7</w:t>
        </w:r>
      </w:ins>
      <w:r>
        <w:rPr>
          <w:color w:val="000000"/>
        </w:rPr>
        <w:t xml:space="preserve"> fish per 1,</w:t>
      </w:r>
      <w:ins w:id="281" w:author="Scarlett Taylor" w:date="2025-10-14T14:42:00Z" w16du:dateUtc="2025-10-14T07:42:00Z">
        <w:r w:rsidR="005E3639">
          <w:rPr>
            <w:color w:val="000000"/>
          </w:rPr>
          <w:t>9</w:t>
        </w:r>
      </w:ins>
      <w:del w:id="282" w:author="Scarlett Taylor" w:date="2025-10-14T14:42:00Z" w16du:dateUtc="2025-10-14T07:42:00Z">
        <w:r w:rsidDel="005E3639">
          <w:rPr>
            <w:color w:val="000000"/>
          </w:rPr>
          <w:delText>2</w:delText>
        </w:r>
      </w:del>
      <w:r>
        <w:rPr>
          <w:color w:val="000000"/>
        </w:rPr>
        <w:t>00 m²; 95% Credible Interval: [</w:t>
      </w:r>
      <w:del w:id="283" w:author="Scarlett Taylor" w:date="2025-10-27T14:45:00Z" w16du:dateUtc="2025-10-27T07:45:00Z">
        <w:r w:rsidDel="003A0139">
          <w:rPr>
            <w:color w:val="000000"/>
          </w:rPr>
          <w:delText>91</w:delText>
        </w:r>
      </w:del>
      <w:ins w:id="284" w:author="Scarlett Taylor" w:date="2025-10-27T14:45:00Z" w16du:dateUtc="2025-10-27T07:45:00Z">
        <w:r w:rsidR="003A0139">
          <w:rPr>
            <w:color w:val="000000"/>
          </w:rPr>
          <w:t>56.2</w:t>
        </w:r>
      </w:ins>
      <w:r>
        <w:rPr>
          <w:color w:val="000000"/>
        </w:rPr>
        <w:t xml:space="preserve">, </w:t>
      </w:r>
      <w:ins w:id="285" w:author="Scarlett Taylor" w:date="2025-10-27T14:46:00Z" w16du:dateUtc="2025-10-27T07:46:00Z">
        <w:r w:rsidR="003A0139">
          <w:rPr>
            <w:color w:val="000000"/>
          </w:rPr>
          <w:t>179.0</w:t>
        </w:r>
      </w:ins>
      <w:del w:id="286" w:author="Scarlett Taylor" w:date="2025-10-27T14:46:00Z" w16du:dateUtc="2025-10-27T07:46:00Z">
        <w:r w:rsidDel="003A0139">
          <w:rPr>
            <w:color w:val="000000"/>
          </w:rPr>
          <w:delText>181</w:delText>
        </w:r>
      </w:del>
      <w:r>
        <w:rPr>
          <w:color w:val="000000"/>
        </w:rPr>
        <w:t>]), slightly lower at pinnacles (</w:t>
      </w:r>
      <w:del w:id="287" w:author="Scarlett Taylor" w:date="2025-10-27T14:46:00Z" w16du:dateUtc="2025-10-27T07:46:00Z">
        <w:r w:rsidDel="003A0139">
          <w:rPr>
            <w:color w:val="000000"/>
          </w:rPr>
          <w:delText>105.9</w:delText>
        </w:r>
      </w:del>
      <w:ins w:id="288" w:author="Scarlett Taylor" w:date="2025-10-27T14:46:00Z" w16du:dateUtc="2025-10-27T07:46:00Z">
        <w:r w:rsidR="003A0139">
          <w:rPr>
            <w:color w:val="000000"/>
          </w:rPr>
          <w:t>98.4</w:t>
        </w:r>
      </w:ins>
      <w:r>
        <w:rPr>
          <w:color w:val="000000"/>
        </w:rPr>
        <w:t>; [</w:t>
      </w:r>
      <w:del w:id="289" w:author="Scarlett Taylor" w:date="2025-10-27T14:46:00Z" w16du:dateUtc="2025-10-27T07:46:00Z">
        <w:r w:rsidDel="003A0139">
          <w:rPr>
            <w:color w:val="000000"/>
          </w:rPr>
          <w:delText>78</w:delText>
        </w:r>
      </w:del>
      <w:ins w:id="290" w:author="Scarlett Taylor" w:date="2025-10-27T14:46:00Z" w16du:dateUtc="2025-10-27T07:46:00Z">
        <w:r w:rsidR="003A0139">
          <w:rPr>
            <w:color w:val="000000"/>
          </w:rPr>
          <w:t>64.6</w:t>
        </w:r>
      </w:ins>
      <w:r>
        <w:rPr>
          <w:color w:val="000000"/>
        </w:rPr>
        <w:t>, 14</w:t>
      </w:r>
      <w:ins w:id="291" w:author="Scarlett Taylor" w:date="2025-10-27T14:46:00Z" w16du:dateUtc="2025-10-27T07:46:00Z">
        <w:r w:rsidR="003A0139">
          <w:rPr>
            <w:color w:val="000000"/>
          </w:rPr>
          <w:t>8.4</w:t>
        </w:r>
      </w:ins>
      <w:del w:id="292" w:author="Scarlett Taylor" w:date="2025-10-27T14:46:00Z" w16du:dateUtc="2025-10-27T07:46:00Z">
        <w:r w:rsidDel="003A0139">
          <w:rPr>
            <w:color w:val="000000"/>
          </w:rPr>
          <w:delText>5</w:delText>
        </w:r>
      </w:del>
      <w:r>
        <w:rPr>
          <w:color w:val="000000"/>
        </w:rPr>
        <w:t>]), and substantially lower at shipwrecks (</w:t>
      </w:r>
      <w:del w:id="293" w:author="Scarlett Taylor" w:date="2025-10-27T14:46:00Z" w16du:dateUtc="2025-10-27T07:46:00Z">
        <w:r w:rsidDel="003A0139">
          <w:rPr>
            <w:color w:val="000000"/>
          </w:rPr>
          <w:delText>59.7</w:delText>
        </w:r>
      </w:del>
      <w:ins w:id="294" w:author="Scarlett Taylor" w:date="2025-10-27T14:46:00Z" w16du:dateUtc="2025-10-27T07:46:00Z">
        <w:r w:rsidR="003A0139">
          <w:rPr>
            <w:color w:val="000000"/>
          </w:rPr>
          <w:t>47.8</w:t>
        </w:r>
      </w:ins>
      <w:r>
        <w:rPr>
          <w:color w:val="000000"/>
        </w:rPr>
        <w:t>; [</w:t>
      </w:r>
      <w:del w:id="295" w:author="Scarlett Taylor" w:date="2025-10-27T14:46:00Z" w16du:dateUtc="2025-10-27T07:46:00Z">
        <w:r w:rsidDel="003A0139">
          <w:rPr>
            <w:color w:val="000000"/>
          </w:rPr>
          <w:delText>38</w:delText>
        </w:r>
      </w:del>
      <w:ins w:id="296" w:author="Scarlett Taylor" w:date="2025-10-27T14:46:00Z" w16du:dateUtc="2025-10-27T07:46:00Z">
        <w:r w:rsidR="003A0139">
          <w:rPr>
            <w:color w:val="000000"/>
          </w:rPr>
          <w:t>28.1</w:t>
        </w:r>
      </w:ins>
      <w:r>
        <w:rPr>
          <w:color w:val="000000"/>
        </w:rPr>
        <w:t xml:space="preserve">, </w:t>
      </w:r>
      <w:ins w:id="297" w:author="Scarlett Taylor" w:date="2025-10-27T14:46:00Z" w16du:dateUtc="2025-10-27T07:46:00Z">
        <w:r w:rsidR="003A0139">
          <w:rPr>
            <w:color w:val="000000"/>
          </w:rPr>
          <w:t>83.4</w:t>
        </w:r>
      </w:ins>
      <w:del w:id="298" w:author="Scarlett Taylor" w:date="2025-10-27T14:46:00Z" w16du:dateUtc="2025-10-27T07:46:00Z">
        <w:r w:rsidDel="003A0139">
          <w:rPr>
            <w:color w:val="000000"/>
          </w:rPr>
          <w:delText>94</w:delText>
        </w:r>
      </w:del>
      <w:r>
        <w:rPr>
          <w:color w:val="000000"/>
        </w:rPr>
        <w:t>]). Invertivores showed comparable predicted abundance at pinnacles (</w:t>
      </w:r>
      <w:del w:id="299" w:author="Scarlett Taylor" w:date="2025-10-27T14:47:00Z" w16du:dateUtc="2025-10-27T07:47:00Z">
        <w:r w:rsidDel="003A0139">
          <w:rPr>
            <w:color w:val="000000"/>
          </w:rPr>
          <w:delText>56.0</w:delText>
        </w:r>
      </w:del>
      <w:ins w:id="300" w:author="Scarlett Taylor" w:date="2025-10-27T14:47:00Z" w16du:dateUtc="2025-10-27T07:47:00Z">
        <w:r w:rsidR="003A0139">
          <w:rPr>
            <w:color w:val="000000"/>
          </w:rPr>
          <w:t>58.7</w:t>
        </w:r>
      </w:ins>
      <w:r>
        <w:rPr>
          <w:color w:val="000000"/>
        </w:rPr>
        <w:t>; [</w:t>
      </w:r>
      <w:ins w:id="301" w:author="Scarlett Taylor" w:date="2025-10-27T14:47:00Z" w16du:dateUtc="2025-10-27T07:47:00Z">
        <w:r w:rsidR="003A0139">
          <w:rPr>
            <w:color w:val="000000"/>
          </w:rPr>
          <w:t>35.1</w:t>
        </w:r>
      </w:ins>
      <w:del w:id="302" w:author="Scarlett Taylor" w:date="2025-10-27T14:47:00Z" w16du:dateUtc="2025-10-27T07:47:00Z">
        <w:r w:rsidDel="003A0139">
          <w:rPr>
            <w:color w:val="000000"/>
          </w:rPr>
          <w:delText>34</w:delText>
        </w:r>
      </w:del>
      <w:r>
        <w:rPr>
          <w:color w:val="000000"/>
        </w:rPr>
        <w:t xml:space="preserve">, </w:t>
      </w:r>
      <w:ins w:id="303" w:author="Scarlett Taylor" w:date="2025-10-27T14:47:00Z" w16du:dateUtc="2025-10-27T07:47:00Z">
        <w:r w:rsidR="003A0139">
          <w:rPr>
            <w:color w:val="000000"/>
          </w:rPr>
          <w:t>100.5</w:t>
        </w:r>
      </w:ins>
      <w:del w:id="304" w:author="Scarlett Taylor" w:date="2025-10-27T14:47:00Z" w16du:dateUtc="2025-10-27T07:47:00Z">
        <w:r w:rsidDel="003A0139">
          <w:rPr>
            <w:color w:val="000000"/>
          </w:rPr>
          <w:delText>94</w:delText>
        </w:r>
      </w:del>
      <w:r>
        <w:rPr>
          <w:color w:val="000000"/>
        </w:rPr>
        <w:t xml:space="preserve">]) and fringing reefs </w:t>
      </w:r>
      <w:ins w:id="305" w:author="Scarlett Taylor" w:date="2025-10-27T14:47:00Z" w16du:dateUtc="2025-10-27T07:47:00Z">
        <w:r w:rsidR="003A0139">
          <w:rPr>
            <w:color w:val="000000"/>
          </w:rPr>
          <w:t>(54.4</w:t>
        </w:r>
      </w:ins>
      <w:ins w:id="306" w:author="Scarlett Taylor" w:date="2025-10-27T14:48:00Z" w16du:dateUtc="2025-10-27T07:48:00Z">
        <w:r w:rsidR="003A0139">
          <w:rPr>
            <w:color w:val="000000"/>
          </w:rPr>
          <w:t>; [24.2-120.7])</w:t>
        </w:r>
      </w:ins>
      <w:del w:id="307" w:author="Scarlett Taylor" w:date="2025-10-27T14:47:00Z" w16du:dateUtc="2025-10-27T07:47:00Z">
        <w:r w:rsidDel="003A0139">
          <w:rPr>
            <w:color w:val="000000"/>
          </w:rPr>
          <w:delText xml:space="preserve">(55.9; [32, 97]), </w:delText>
        </w:r>
      </w:del>
      <w:r>
        <w:rPr>
          <w:color w:val="000000"/>
        </w:rPr>
        <w:t>with lower estimates at shipwrecks (</w:t>
      </w:r>
      <w:del w:id="308" w:author="Scarlett Taylor" w:date="2025-10-27T14:48:00Z" w16du:dateUtc="2025-10-27T07:48:00Z">
        <w:r w:rsidDel="003A0139">
          <w:rPr>
            <w:color w:val="000000"/>
          </w:rPr>
          <w:delText>33.0; [16, 66]</w:delText>
        </w:r>
      </w:del>
      <w:ins w:id="309" w:author="Scarlett Taylor" w:date="2025-10-27T14:48:00Z" w16du:dateUtc="2025-10-27T07:48:00Z">
        <w:r w:rsidR="003A0139">
          <w:rPr>
            <w:color w:val="000000"/>
          </w:rPr>
          <w:t>28.7; [28.1-83.4]</w:t>
        </w:r>
      </w:ins>
      <w:r>
        <w:rPr>
          <w:color w:val="000000"/>
        </w:rPr>
        <w:t xml:space="preserve">). </w:t>
      </w:r>
      <w:proofErr w:type="spellStart"/>
      <w:r>
        <w:rPr>
          <w:color w:val="000000"/>
        </w:rPr>
        <w:t>Mesopredator</w:t>
      </w:r>
      <w:proofErr w:type="spellEnd"/>
      <w:r>
        <w:rPr>
          <w:color w:val="000000"/>
        </w:rPr>
        <w:t xml:space="preserve"> abundance was highest at pinnacles (13</w:t>
      </w:r>
      <w:ins w:id="310" w:author="Scarlett Taylor" w:date="2025-10-27T14:48:00Z" w16du:dateUtc="2025-10-27T07:48:00Z">
        <w:r w:rsidR="003A0139">
          <w:rPr>
            <w:color w:val="000000"/>
          </w:rPr>
          <w:t>4</w:t>
        </w:r>
      </w:ins>
      <w:del w:id="311" w:author="Scarlett Taylor" w:date="2025-10-27T14:48:00Z" w16du:dateUtc="2025-10-27T07:48:00Z">
        <w:r w:rsidDel="003A0139">
          <w:rPr>
            <w:color w:val="000000"/>
          </w:rPr>
          <w:delText>0</w:delText>
        </w:r>
      </w:del>
      <w:r>
        <w:rPr>
          <w:color w:val="000000"/>
        </w:rPr>
        <w:t>.</w:t>
      </w:r>
      <w:ins w:id="312" w:author="Scarlett Taylor" w:date="2025-10-27T14:48:00Z" w16du:dateUtc="2025-10-27T07:48:00Z">
        <w:r w:rsidR="003A0139">
          <w:rPr>
            <w:color w:val="000000"/>
          </w:rPr>
          <w:t>8</w:t>
        </w:r>
      </w:ins>
      <w:del w:id="313" w:author="Scarlett Taylor" w:date="2025-10-27T14:48:00Z" w16du:dateUtc="2025-10-27T07:48:00Z">
        <w:r w:rsidDel="003A0139">
          <w:rPr>
            <w:color w:val="000000"/>
          </w:rPr>
          <w:delText>5</w:delText>
        </w:r>
      </w:del>
      <w:r>
        <w:rPr>
          <w:color w:val="000000"/>
        </w:rPr>
        <w:t>; [5</w:t>
      </w:r>
      <w:ins w:id="314" w:author="Scarlett Taylor" w:date="2025-10-27T14:48:00Z" w16du:dateUtc="2025-10-27T07:48:00Z">
        <w:r w:rsidR="003A0139">
          <w:rPr>
            <w:color w:val="000000"/>
          </w:rPr>
          <w:t>9.1</w:t>
        </w:r>
      </w:ins>
      <w:del w:id="315" w:author="Scarlett Taylor" w:date="2025-10-27T14:48:00Z" w16du:dateUtc="2025-10-27T07:48:00Z">
        <w:r w:rsidDel="003A0139">
          <w:rPr>
            <w:color w:val="000000"/>
          </w:rPr>
          <w:delText>6</w:delText>
        </w:r>
      </w:del>
      <w:r>
        <w:rPr>
          <w:color w:val="000000"/>
        </w:rPr>
        <w:t>, 3</w:t>
      </w:r>
      <w:ins w:id="316" w:author="Scarlett Taylor" w:date="2025-10-27T14:48:00Z" w16du:dateUtc="2025-10-27T07:48:00Z">
        <w:r w:rsidR="003A0139">
          <w:rPr>
            <w:color w:val="000000"/>
          </w:rPr>
          <w:t>11.3</w:t>
        </w:r>
      </w:ins>
      <w:del w:id="317" w:author="Scarlett Taylor" w:date="2025-10-27T14:48:00Z" w16du:dateUtc="2025-10-27T07:48:00Z">
        <w:r w:rsidDel="003A0139">
          <w:rPr>
            <w:color w:val="000000"/>
          </w:rPr>
          <w:delText>02</w:delText>
        </w:r>
      </w:del>
      <w:r>
        <w:rPr>
          <w:color w:val="000000"/>
        </w:rPr>
        <w:t>]), with lower values at fringing reefs (</w:t>
      </w:r>
      <w:del w:id="318" w:author="Scarlett Taylor" w:date="2025-10-27T14:48:00Z" w16du:dateUtc="2025-10-27T07:48:00Z">
        <w:r w:rsidDel="003A0139">
          <w:rPr>
            <w:color w:val="000000"/>
          </w:rPr>
          <w:delText>68.7</w:delText>
        </w:r>
      </w:del>
      <w:ins w:id="319" w:author="Scarlett Taylor" w:date="2025-10-27T14:48:00Z" w16du:dateUtc="2025-10-27T07:48:00Z">
        <w:r w:rsidR="003A0139">
          <w:rPr>
            <w:color w:val="000000"/>
          </w:rPr>
          <w:t>69.7</w:t>
        </w:r>
      </w:ins>
      <w:r>
        <w:rPr>
          <w:color w:val="000000"/>
        </w:rPr>
        <w:t>; [</w:t>
      </w:r>
      <w:ins w:id="320" w:author="Scarlett Taylor" w:date="2025-10-27T14:48:00Z" w16du:dateUtc="2025-10-27T07:48:00Z">
        <w:r w:rsidR="003A0139">
          <w:rPr>
            <w:color w:val="000000"/>
          </w:rPr>
          <w:t>182</w:t>
        </w:r>
      </w:ins>
      <w:del w:id="321" w:author="Scarlett Taylor" w:date="2025-10-27T14:48:00Z" w16du:dateUtc="2025-10-27T07:48:00Z">
        <w:r w:rsidDel="003A0139">
          <w:rPr>
            <w:color w:val="000000"/>
          </w:rPr>
          <w:delText>26</w:delText>
        </w:r>
      </w:del>
      <w:r>
        <w:rPr>
          <w:color w:val="000000"/>
        </w:rPr>
        <w:t xml:space="preserve">, </w:t>
      </w:r>
      <w:ins w:id="322" w:author="Scarlett Taylor" w:date="2025-10-27T14:49:00Z" w16du:dateUtc="2025-10-27T07:49:00Z">
        <w:r w:rsidR="003A0139">
          <w:rPr>
            <w:color w:val="000000"/>
          </w:rPr>
          <w:t>250.3</w:t>
        </w:r>
      </w:ins>
      <w:del w:id="323" w:author="Scarlett Taylor" w:date="2025-10-27T14:49:00Z" w16du:dateUtc="2025-10-27T07:49:00Z">
        <w:r w:rsidDel="003A0139">
          <w:rPr>
            <w:color w:val="000000"/>
          </w:rPr>
          <w:delText>172</w:delText>
        </w:r>
      </w:del>
      <w:r>
        <w:rPr>
          <w:color w:val="000000"/>
        </w:rPr>
        <w:t>]) and shipwrecks (</w:t>
      </w:r>
      <w:del w:id="324" w:author="Scarlett Taylor" w:date="2025-10-27T14:49:00Z" w16du:dateUtc="2025-10-27T07:49:00Z">
        <w:r w:rsidDel="003A0139">
          <w:rPr>
            <w:color w:val="000000"/>
          </w:rPr>
          <w:delText>43.5</w:delText>
        </w:r>
      </w:del>
      <w:ins w:id="325" w:author="Scarlett Taylor" w:date="2025-10-27T14:49:00Z" w16du:dateUtc="2025-10-27T07:49:00Z">
        <w:r w:rsidR="003A0139">
          <w:rPr>
            <w:color w:val="000000"/>
          </w:rPr>
          <w:t>41.7</w:t>
        </w:r>
      </w:ins>
      <w:r>
        <w:rPr>
          <w:color w:val="000000"/>
        </w:rPr>
        <w:t>; [</w:t>
      </w:r>
      <w:ins w:id="326" w:author="Scarlett Taylor" w:date="2025-10-27T14:49:00Z" w16du:dateUtc="2025-10-27T07:49:00Z">
        <w:r w:rsidR="003A0139">
          <w:rPr>
            <w:color w:val="000000"/>
          </w:rPr>
          <w:t>11.0</w:t>
        </w:r>
      </w:ins>
      <w:del w:id="327" w:author="Scarlett Taylor" w:date="2025-10-27T14:49:00Z" w16du:dateUtc="2025-10-27T07:49:00Z">
        <w:r w:rsidDel="003A0139">
          <w:rPr>
            <w:color w:val="000000"/>
          </w:rPr>
          <w:delText>13</w:delText>
        </w:r>
      </w:del>
      <w:r>
        <w:rPr>
          <w:color w:val="000000"/>
        </w:rPr>
        <w:t>, 1</w:t>
      </w:r>
      <w:ins w:id="328" w:author="Scarlett Taylor" w:date="2025-10-27T14:49:00Z" w16du:dateUtc="2025-10-27T07:49:00Z">
        <w:r w:rsidR="003A0139">
          <w:rPr>
            <w:color w:val="000000"/>
          </w:rPr>
          <w:t>50.2</w:t>
        </w:r>
      </w:ins>
      <w:del w:id="329" w:author="Scarlett Taylor" w:date="2025-10-27T14:49:00Z" w16du:dateUtc="2025-10-27T07:49:00Z">
        <w:r w:rsidDel="003A0139">
          <w:rPr>
            <w:color w:val="000000"/>
          </w:rPr>
          <w:delText>40</w:delText>
        </w:r>
      </w:del>
      <w:r>
        <w:rPr>
          <w:color w:val="000000"/>
        </w:rPr>
        <w:t xml:space="preserve">]). HTLPs had the </w:t>
      </w:r>
      <w:ins w:id="330" w:author="Scarlett Taylor" w:date="2025-10-27T14:49:00Z" w16du:dateUtc="2025-10-27T07:49:00Z">
        <w:r w:rsidR="003A0139">
          <w:rPr>
            <w:color w:val="000000"/>
          </w:rPr>
          <w:t>highest predicted abundance at pinnacles (26.2</w:t>
        </w:r>
      </w:ins>
      <w:ins w:id="331" w:author="Scarlett Taylor" w:date="2025-10-27T14:50:00Z" w16du:dateUtc="2025-10-27T07:50:00Z">
        <w:r w:rsidR="003A0139">
          <w:rPr>
            <w:color w:val="000000"/>
          </w:rPr>
          <w:t>;</w:t>
        </w:r>
      </w:ins>
      <w:ins w:id="332" w:author="Scarlett Taylor" w:date="2025-10-27T14:49:00Z" w16du:dateUtc="2025-10-27T07:49:00Z">
        <w:r w:rsidR="003A0139">
          <w:rPr>
            <w:color w:val="000000"/>
          </w:rPr>
          <w:t xml:space="preserve"> [13.4</w:t>
        </w:r>
      </w:ins>
      <w:ins w:id="333" w:author="Scarlett Taylor" w:date="2025-10-27T14:50:00Z" w16du:dateUtc="2025-10-27T07:50:00Z">
        <w:r w:rsidR="00FE4CD2">
          <w:rPr>
            <w:color w:val="000000"/>
          </w:rPr>
          <w:t xml:space="preserve">, </w:t>
        </w:r>
      </w:ins>
      <w:ins w:id="334" w:author="Scarlett Taylor" w:date="2025-10-27T14:49:00Z" w16du:dateUtc="2025-10-27T07:49:00Z">
        <w:r w:rsidR="003A0139">
          <w:rPr>
            <w:color w:val="000000"/>
          </w:rPr>
          <w:t>51.6]) and shipw</w:t>
        </w:r>
      </w:ins>
      <w:ins w:id="335" w:author="Scarlett Taylor" w:date="2025-10-27T14:50:00Z" w16du:dateUtc="2025-10-27T07:50:00Z">
        <w:r w:rsidR="003A0139">
          <w:rPr>
            <w:color w:val="000000"/>
          </w:rPr>
          <w:t>recks (24.6; [9</w:t>
        </w:r>
        <w:r w:rsidR="00FE4CD2">
          <w:rPr>
            <w:color w:val="000000"/>
          </w:rPr>
          <w:t>.0, 70.2] and lower values at fringing reefs (9.1; [3.0</w:t>
        </w:r>
      </w:ins>
      <w:ins w:id="336" w:author="Scarlett Taylor" w:date="2025-10-27T14:51:00Z" w16du:dateUtc="2025-10-27T07:51:00Z">
        <w:r w:rsidR="00FE4CD2">
          <w:rPr>
            <w:color w:val="000000"/>
          </w:rPr>
          <w:t>, 26.6]).</w:t>
        </w:r>
      </w:ins>
      <w:del w:id="337" w:author="Scarlett Taylor" w:date="2025-10-27T14:49:00Z" w16du:dateUtc="2025-10-27T07:49:00Z">
        <w:r w:rsidDel="003A0139">
          <w:rPr>
            <w:color w:val="000000"/>
          </w:rPr>
          <w:delText>lowest predicted abundance at fringing reefs (11.0; [5, 23]), with similar values at pinnacles (26.4; [13, 51]) and shipwrecks (25.6; [10, 68]).</w:delText>
        </w:r>
      </w:del>
    </w:p>
    <w:p w14:paraId="23BCBD98" w14:textId="12BE674F"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w:t>
      </w:r>
      <w:ins w:id="338" w:author="Scarlett Taylor" w:date="2025-10-27T14:55:00Z" w16du:dateUtc="2025-10-27T07:55:00Z">
        <w:r w:rsidR="00FE4CD2" w:rsidRPr="00FE4CD2">
          <w:rPr>
            <w:rStyle w:val="Strong"/>
            <w:b w:val="0"/>
            <w:bCs w:val="0"/>
            <w:color w:val="000000"/>
            <w:rPrChange w:id="339" w:author="Scarlett Taylor" w:date="2025-10-27T14:56:00Z" w16du:dateUtc="2025-10-27T07:56:00Z">
              <w:rPr>
                <w:rStyle w:val="Strong"/>
                <w:color w:val="000000"/>
              </w:rPr>
            </w:rPrChange>
          </w:rPr>
          <w:t xml:space="preserve">0.75 (95% </w:t>
        </w:r>
        <w:proofErr w:type="spellStart"/>
        <w:r w:rsidR="00FE4CD2" w:rsidRPr="00FE4CD2">
          <w:rPr>
            <w:rStyle w:val="Strong"/>
            <w:b w:val="0"/>
            <w:bCs w:val="0"/>
            <w:color w:val="000000"/>
            <w:rPrChange w:id="340" w:author="Scarlett Taylor" w:date="2025-10-27T14:56:00Z" w16du:dateUtc="2025-10-27T07:56:00Z">
              <w:rPr>
                <w:rStyle w:val="Strong"/>
                <w:color w:val="000000"/>
              </w:rPr>
            </w:rPrChange>
          </w:rPr>
          <w:t>CrI</w:t>
        </w:r>
        <w:proofErr w:type="spellEnd"/>
        <w:r w:rsidR="00FE4CD2" w:rsidRPr="00FE4CD2">
          <w:rPr>
            <w:rStyle w:val="Strong"/>
            <w:b w:val="0"/>
            <w:bCs w:val="0"/>
            <w:color w:val="000000"/>
            <w:rPrChange w:id="341" w:author="Scarlett Taylor" w:date="2025-10-27T14:56:00Z" w16du:dateUtc="2025-10-27T07:56:00Z">
              <w:rPr>
                <w:rStyle w:val="Strong"/>
                <w:color w:val="000000"/>
              </w:rPr>
            </w:rPrChange>
          </w:rPr>
          <w:t>: [0.03, 1.46])</w:t>
        </w:r>
      </w:ins>
      <w:del w:id="342" w:author="Scarlett Taylor" w:date="2025-10-27T14:55:00Z" w16du:dateUtc="2025-10-27T07:55:00Z">
        <w:r w:rsidDel="00FE4CD2">
          <w:rPr>
            <w:color w:val="000000"/>
          </w:rPr>
          <w:delText xml:space="preserve">0.76 (95% CrI: [0.20, 1.34]) </w:delText>
        </w:r>
      </w:del>
      <w:r>
        <w:rPr>
          <w:color w:val="000000"/>
        </w:rPr>
        <w:t>and a 9</w:t>
      </w:r>
      <w:ins w:id="343" w:author="Scarlett Taylor" w:date="2025-10-27T14:56:00Z" w16du:dateUtc="2025-10-27T07:56:00Z">
        <w:r w:rsidR="00FE4CD2">
          <w:rPr>
            <w:color w:val="000000"/>
          </w:rPr>
          <w:t>8</w:t>
        </w:r>
      </w:ins>
      <w:del w:id="344" w:author="Scarlett Taylor" w:date="2025-10-27T14:56:00Z" w16du:dateUtc="2025-10-27T07:56:00Z">
        <w:r w:rsidDel="00FE4CD2">
          <w:rPr>
            <w:color w:val="000000"/>
          </w:rPr>
          <w:delText>9</w:delText>
        </w:r>
      </w:del>
      <w:r>
        <w:rPr>
          <w:color w:val="000000"/>
        </w:rPr>
        <w:t xml:space="preserve">% posterior probability that abundance was higher at fringing reefs. Pinnacles also supported higher grazer abundance </w:t>
      </w:r>
      <w:ins w:id="345" w:author="Scarlett Taylor" w:date="2025-10-27T14:56:00Z" w16du:dateUtc="2025-10-27T07:56:00Z">
        <w:r w:rsidR="00FE4CD2" w:rsidRPr="00FE4CD2">
          <w:rPr>
            <w:color w:val="000000"/>
          </w:rPr>
          <w:t>(0.72; [0.14, 1.31])</w:t>
        </w:r>
      </w:ins>
      <w:ins w:id="346" w:author="Scarlett Taylor" w:date="2025-10-27T14:58:00Z" w16du:dateUtc="2025-10-27T07:58:00Z">
        <w:r w:rsidR="00FE4CD2">
          <w:rPr>
            <w:color w:val="000000"/>
          </w:rPr>
          <w:t>,</w:t>
        </w:r>
      </w:ins>
      <w:del w:id="347" w:author="Scarlett Taylor" w:date="2025-10-27T14:56:00Z" w16du:dateUtc="2025-10-27T07:56:00Z">
        <w:r w:rsidDel="00FE4CD2">
          <w:rPr>
            <w:color w:val="000000"/>
          </w:rPr>
          <w:delText>(0.57; [0.02, 1.13]),</w:delText>
        </w:r>
      </w:del>
      <w:r>
        <w:rPr>
          <w:color w:val="000000"/>
        </w:rPr>
        <w:t xml:space="preserve"> with </w:t>
      </w:r>
      <w:r>
        <w:rPr>
          <w:color w:val="000000"/>
        </w:rPr>
        <w:lastRenderedPageBreak/>
        <w:t>9</w:t>
      </w:r>
      <w:ins w:id="348" w:author="Scarlett Taylor" w:date="2025-10-27T14:56:00Z" w16du:dateUtc="2025-10-27T07:56:00Z">
        <w:r w:rsidR="00FE4CD2">
          <w:rPr>
            <w:color w:val="000000"/>
          </w:rPr>
          <w:t>9</w:t>
        </w:r>
      </w:ins>
      <w:del w:id="349" w:author="Scarlett Taylor" w:date="2025-10-27T14:56:00Z" w16du:dateUtc="2025-10-27T07:56:00Z">
        <w:r w:rsidDel="00FE4CD2">
          <w:rPr>
            <w:color w:val="000000"/>
          </w:rPr>
          <w:delText>8</w:delText>
        </w:r>
      </w:del>
      <w:r>
        <w:rPr>
          <w:color w:val="000000"/>
        </w:rPr>
        <w:t xml:space="preserve">% posterior support for a positive effect. Invertivores followed a similar pattern: abundance was higher at fringing reefs </w:t>
      </w:r>
      <w:ins w:id="350" w:author="Scarlett Taylor" w:date="2025-10-27T14:56:00Z" w16du:dateUtc="2025-10-27T07:56:00Z">
        <w:r w:rsidR="00FE4CD2" w:rsidRPr="00FE4CD2">
          <w:rPr>
            <w:color w:val="000000"/>
          </w:rPr>
          <w:t>(0.63; [–0.48, 1.75])</w:t>
        </w:r>
      </w:ins>
      <w:ins w:id="351" w:author="Scarlett Taylor" w:date="2025-10-27T14:58:00Z" w16du:dateUtc="2025-10-27T07:58:00Z">
        <w:r w:rsidR="00FE4CD2">
          <w:rPr>
            <w:color w:val="000000"/>
          </w:rPr>
          <w:t xml:space="preserve">, </w:t>
        </w:r>
      </w:ins>
      <w:del w:id="352" w:author="Scarlett Taylor" w:date="2025-10-27T14:56:00Z" w16du:dateUtc="2025-10-27T07:56:00Z">
        <w:r w:rsidDel="00FE4CD2">
          <w:rPr>
            <w:color w:val="000000"/>
          </w:rPr>
          <w:delText xml:space="preserve">(0.52; [–0.36, 1.42]) </w:delText>
        </w:r>
      </w:del>
      <w:r>
        <w:rPr>
          <w:color w:val="000000"/>
        </w:rPr>
        <w:t xml:space="preserve">and pinnacles </w:t>
      </w:r>
      <w:ins w:id="353" w:author="Scarlett Taylor" w:date="2025-10-27T14:56:00Z" w16du:dateUtc="2025-10-27T07:56:00Z">
        <w:r w:rsidR="00FE4CD2" w:rsidRPr="00FE4CD2">
          <w:rPr>
            <w:color w:val="000000"/>
          </w:rPr>
          <w:t>(0.71; [–0.19, 1.61]</w:t>
        </w:r>
      </w:ins>
      <w:ins w:id="354" w:author="Scarlett Taylor" w:date="2025-10-27T14:58:00Z" w16du:dateUtc="2025-10-27T07:58:00Z">
        <w:r w:rsidR="00FE4CD2">
          <w:rPr>
            <w:color w:val="000000"/>
          </w:rPr>
          <w:t xml:space="preserve">), </w:t>
        </w:r>
      </w:ins>
      <w:del w:id="355" w:author="Scarlett Taylor" w:date="2025-10-27T14:56:00Z" w16du:dateUtc="2025-10-27T07:56:00Z">
        <w:r w:rsidDel="00FE4CD2">
          <w:rPr>
            <w:color w:val="000000"/>
          </w:rPr>
          <w:delText xml:space="preserve">(0.52; [–0.34, 1.42]) </w:delText>
        </w:r>
      </w:del>
      <w:r>
        <w:rPr>
          <w:color w:val="000000"/>
        </w:rPr>
        <w:t>compared to shipwrecks, with posterior probabilities of 8</w:t>
      </w:r>
      <w:ins w:id="356" w:author="Scarlett Taylor" w:date="2025-10-27T14:56:00Z" w16du:dateUtc="2025-10-27T07:56:00Z">
        <w:r w:rsidR="00FE4CD2">
          <w:rPr>
            <w:color w:val="000000"/>
          </w:rPr>
          <w:t>8</w:t>
        </w:r>
      </w:ins>
      <w:del w:id="357" w:author="Scarlett Taylor" w:date="2025-10-27T14:56:00Z" w16du:dateUtc="2025-10-27T07:56:00Z">
        <w:r w:rsidDel="00FE4CD2">
          <w:rPr>
            <w:color w:val="000000"/>
          </w:rPr>
          <w:delText>9</w:delText>
        </w:r>
      </w:del>
      <w:r>
        <w:rPr>
          <w:color w:val="000000"/>
        </w:rPr>
        <w:t>% and 9</w:t>
      </w:r>
      <w:ins w:id="358" w:author="Scarlett Taylor" w:date="2025-10-27T14:56:00Z" w16du:dateUtc="2025-10-27T07:56:00Z">
        <w:r w:rsidR="00FE4CD2">
          <w:rPr>
            <w:color w:val="000000"/>
          </w:rPr>
          <w:t>5</w:t>
        </w:r>
      </w:ins>
      <w:del w:id="359" w:author="Scarlett Taylor" w:date="2025-10-27T14:56:00Z" w16du:dateUtc="2025-10-27T07:56:00Z">
        <w:r w:rsidDel="00FE4CD2">
          <w:rPr>
            <w:color w:val="000000"/>
          </w:rPr>
          <w:delText>0</w:delText>
        </w:r>
      </w:del>
      <w:r>
        <w:rPr>
          <w:color w:val="000000"/>
        </w:rPr>
        <w:t xml:space="preserve">%, respectively. Mesopredators were more abundant at pinnacles than shipwrecks </w:t>
      </w:r>
      <w:ins w:id="360" w:author="Scarlett Taylor" w:date="2025-10-27T14:57:00Z" w16du:dateUtc="2025-10-27T07:57:00Z">
        <w:r w:rsidR="00FE4CD2" w:rsidRPr="00FE4CD2">
          <w:rPr>
            <w:color w:val="000000"/>
          </w:rPr>
          <w:t>(1.19; [–0.35, 2.70])</w:t>
        </w:r>
      </w:ins>
      <w:ins w:id="361" w:author="Scarlett Taylor" w:date="2025-10-27T14:58:00Z" w16du:dateUtc="2025-10-27T07:58:00Z">
        <w:r w:rsidR="00FE4CD2">
          <w:rPr>
            <w:color w:val="000000"/>
          </w:rPr>
          <w:t xml:space="preserve">, </w:t>
        </w:r>
      </w:ins>
      <w:del w:id="362" w:author="Scarlett Taylor" w:date="2025-10-27T14:57:00Z" w16du:dateUtc="2025-10-27T07:57:00Z">
        <w:r w:rsidDel="00FE4CD2">
          <w:rPr>
            <w:color w:val="000000"/>
          </w:rPr>
          <w:delText xml:space="preserve">(1.10; [–0.35, 2.58]), </w:delText>
        </w:r>
      </w:del>
      <w:r>
        <w:rPr>
          <w:color w:val="000000"/>
        </w:rPr>
        <w:t xml:space="preserve">with 94% support for a positive effect, and may have also been more abundant at fringing reefs </w:t>
      </w:r>
      <w:ins w:id="363" w:author="Scarlett Taylor" w:date="2025-10-27T14:57:00Z" w16du:dateUtc="2025-10-27T07:57:00Z">
        <w:r w:rsidR="00FE4CD2" w:rsidRPr="00FE4CD2">
          <w:rPr>
            <w:color w:val="000000"/>
          </w:rPr>
          <w:t>(0.51; [–1.34, 2.38]),</w:t>
        </w:r>
      </w:ins>
      <w:ins w:id="364" w:author="Scarlett Taylor" w:date="2025-10-27T14:58:00Z" w16du:dateUtc="2025-10-27T07:58:00Z">
        <w:r w:rsidR="00FE4CD2">
          <w:rPr>
            <w:color w:val="000000"/>
          </w:rPr>
          <w:t xml:space="preserve"> </w:t>
        </w:r>
      </w:ins>
      <w:del w:id="365" w:author="Scarlett Taylor" w:date="2025-10-27T14:57:00Z" w16du:dateUtc="2025-10-27T07:57:00Z">
        <w:r w:rsidDel="00FE4CD2">
          <w:rPr>
            <w:color w:val="000000"/>
          </w:rPr>
          <w:delText xml:space="preserve">(0.45; [–1.07, 1.99]), </w:delText>
        </w:r>
      </w:del>
      <w:r>
        <w:rPr>
          <w:color w:val="000000"/>
        </w:rPr>
        <w:t>though posterior support was weaker (7</w:t>
      </w:r>
      <w:ins w:id="366" w:author="Scarlett Taylor" w:date="2025-10-27T14:57:00Z" w16du:dateUtc="2025-10-27T07:57:00Z">
        <w:r w:rsidR="00FE4CD2">
          <w:rPr>
            <w:color w:val="000000"/>
          </w:rPr>
          <w:t>1</w:t>
        </w:r>
      </w:ins>
      <w:del w:id="367" w:author="Scarlett Taylor" w:date="2025-10-27T14:57:00Z" w16du:dateUtc="2025-10-27T07:57:00Z">
        <w:r w:rsidDel="00FE4CD2">
          <w:rPr>
            <w:color w:val="000000"/>
          </w:rPr>
          <w:delText>4</w:delText>
        </w:r>
      </w:del>
      <w:r>
        <w:rPr>
          <w:color w:val="000000"/>
        </w:rPr>
        <w:t xml:space="preserve">%). For higher trophic level predators (HTLPs), abundance was lower at fringing reefs compared to shipwrecks </w:t>
      </w:r>
      <w:ins w:id="368" w:author="Scarlett Taylor" w:date="2025-10-27T14:57:00Z" w16du:dateUtc="2025-10-27T07:57:00Z">
        <w:r w:rsidR="00FE4CD2" w:rsidRPr="00FE4CD2">
          <w:rPr>
            <w:color w:val="000000"/>
          </w:rPr>
          <w:t>(–1.00; [–2.51, 0.47])</w:t>
        </w:r>
      </w:ins>
      <w:del w:id="369" w:author="Scarlett Taylor" w:date="2025-10-27T14:57:00Z" w16du:dateUtc="2025-10-27T07:57:00Z">
        <w:r w:rsidDel="00FE4CD2">
          <w:rPr>
            <w:color w:val="000000"/>
          </w:rPr>
          <w:delText>(–0.86; [–2.10, 0.40])</w:delText>
        </w:r>
      </w:del>
      <w:r>
        <w:rPr>
          <w:color w:val="000000"/>
        </w:rPr>
        <w:t xml:space="preserve">, with a 92% probability of a negative effect. Pinnacles also supported higher HTLP abundance than fringing reefs </w:t>
      </w:r>
      <w:ins w:id="370" w:author="Scarlett Taylor" w:date="2025-10-27T14:58:00Z" w16du:dateUtc="2025-10-27T07:58:00Z">
        <w:r w:rsidR="00FE4CD2" w:rsidRPr="00FE4CD2">
          <w:rPr>
            <w:color w:val="000000"/>
          </w:rPr>
          <w:t>(1.06; [–0.18, 2.34])</w:t>
        </w:r>
        <w:r w:rsidR="00FE4CD2">
          <w:rPr>
            <w:color w:val="000000"/>
          </w:rPr>
          <w:t>,</w:t>
        </w:r>
      </w:ins>
      <w:del w:id="371" w:author="Scarlett Taylor" w:date="2025-10-27T14:58:00Z" w16du:dateUtc="2025-10-27T07:58:00Z">
        <w:r w:rsidDel="00FE4CD2">
          <w:rPr>
            <w:color w:val="000000"/>
          </w:rPr>
          <w:delText xml:space="preserve">(0.88; [–0.14, 1.86]), </w:delText>
        </w:r>
      </w:del>
      <w:r>
        <w:rPr>
          <w:color w:val="000000"/>
        </w:rPr>
        <w:t>with 96% support. In contrast, the difference between pinnacles and shipwrecks was negligible (0.0</w:t>
      </w:r>
      <w:ins w:id="372" w:author="Scarlett Taylor" w:date="2025-10-27T14:58:00Z" w16du:dateUtc="2025-10-27T07:58:00Z">
        <w:r w:rsidR="00FE4CD2">
          <w:rPr>
            <w:color w:val="000000"/>
          </w:rPr>
          <w:t>7</w:t>
        </w:r>
      </w:ins>
      <w:del w:id="373" w:author="Scarlett Taylor" w:date="2025-10-27T14:58:00Z" w16du:dateUtc="2025-10-27T07:58:00Z">
        <w:r w:rsidDel="00FE4CD2">
          <w:rPr>
            <w:color w:val="000000"/>
          </w:rPr>
          <w:delText>2</w:delText>
        </w:r>
      </w:del>
      <w:r>
        <w:rPr>
          <w:color w:val="000000"/>
        </w:rPr>
        <w:t>; [–1.17, 1.</w:t>
      </w:r>
      <w:del w:id="374" w:author="Scarlett Taylor" w:date="2025-10-27T14:58:00Z" w16du:dateUtc="2025-10-27T07:58:00Z">
        <w:r w:rsidDel="00FE4CD2">
          <w:rPr>
            <w:color w:val="000000"/>
          </w:rPr>
          <w:delText>16</w:delText>
        </w:r>
      </w:del>
      <w:ins w:id="375" w:author="Scarlett Taylor" w:date="2025-10-27T14:58:00Z" w16du:dateUtc="2025-10-27T07:58:00Z">
        <w:r w:rsidR="00FE4CD2">
          <w:rPr>
            <w:color w:val="000000"/>
          </w:rPr>
          <w:t>25</w:t>
        </w:r>
      </w:ins>
      <w:r>
        <w:rPr>
          <w:color w:val="000000"/>
        </w:rPr>
        <w:t>]), with posterior support evenly split (5</w:t>
      </w:r>
      <w:ins w:id="376" w:author="Scarlett Taylor" w:date="2025-10-27T14:58:00Z" w16du:dateUtc="2025-10-27T07:58:00Z">
        <w:r w:rsidR="00FE4CD2">
          <w:rPr>
            <w:color w:val="000000"/>
          </w:rPr>
          <w:t>5</w:t>
        </w:r>
      </w:ins>
      <w:del w:id="377" w:author="Scarlett Taylor" w:date="2025-10-27T14:58:00Z" w16du:dateUtc="2025-10-27T07:58:00Z">
        <w:r w:rsidDel="00FE4CD2">
          <w:rPr>
            <w:color w:val="000000"/>
          </w:rPr>
          <w:delText>2</w:delText>
        </w:r>
      </w:del>
      <w:r>
        <w:rPr>
          <w:color w:val="000000"/>
        </w:rPr>
        <w:t>%).</w:t>
      </w:r>
    </w:p>
    <w:p w14:paraId="1AC2269F" w14:textId="77777777" w:rsidR="00E13A21" w:rsidRDefault="00E13A21" w:rsidP="00132A98">
      <w:pPr>
        <w:pStyle w:val="Heading2"/>
      </w:pPr>
      <w:r>
        <w:t>3.2. Geographic zones</w:t>
      </w:r>
    </w:p>
    <w:p w14:paraId="2550504B" w14:textId="489E1468"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w:t>
      </w:r>
      <w:ins w:id="378" w:author="Scarlett Taylor" w:date="2025-10-27T15:56:00Z" w16du:dateUtc="2025-10-27T08:56:00Z">
        <w:r w:rsidR="00E37DDA" w:rsidRPr="00E37DDA">
          <w:rPr>
            <w:color w:val="000000"/>
          </w:rPr>
          <w:t xml:space="preserve">0.79; 95% </w:t>
        </w:r>
        <w:proofErr w:type="spellStart"/>
        <w:r w:rsidR="00E37DDA" w:rsidRPr="00E37DDA">
          <w:rPr>
            <w:color w:val="000000"/>
          </w:rPr>
          <w:t>CrI</w:t>
        </w:r>
        <w:proofErr w:type="spellEnd"/>
        <w:r w:rsidR="00E37DDA" w:rsidRPr="00E37DDA">
          <w:rPr>
            <w:color w:val="000000"/>
          </w:rPr>
          <w:t>: [0.18, 1.38])</w:t>
        </w:r>
      </w:ins>
      <w:del w:id="379" w:author="Scarlett Taylor" w:date="2025-10-27T15:56:00Z" w16du:dateUtc="2025-10-27T08:56:00Z">
        <w:r w:rsidDel="00E37DDA">
          <w:rPr>
            <w:color w:val="000000"/>
          </w:rPr>
          <w:delText>0.67; 95% CrI: [0.12, 1.28])</w:delText>
        </w:r>
      </w:del>
      <w:r>
        <w:rPr>
          <w:color w:val="000000"/>
        </w:rPr>
        <w:t xml:space="preserve"> and pelagic zones</w:t>
      </w:r>
      <w:ins w:id="380" w:author="Scarlett Taylor" w:date="2025-10-27T15:56:00Z" w16du:dateUtc="2025-10-27T08:56:00Z">
        <w:r w:rsidR="00E37DDA" w:rsidRPr="00E37DDA">
          <w:t xml:space="preserve"> </w:t>
        </w:r>
        <w:r w:rsidR="00E37DDA" w:rsidRPr="00E37DDA">
          <w:rPr>
            <w:color w:val="000000"/>
          </w:rPr>
          <w:t>(0.75; [0.03, 1.49])</w:t>
        </w:r>
      </w:ins>
      <w:del w:id="381" w:author="Scarlett Taylor" w:date="2025-10-27T15:56:00Z" w16du:dateUtc="2025-10-27T08:56:00Z">
        <w:r w:rsidDel="00E37DDA">
          <w:rPr>
            <w:color w:val="000000"/>
          </w:rPr>
          <w:delText xml:space="preserve"> (0.62; [–0.09, 1.32]) </w:delText>
        </w:r>
      </w:del>
      <w:r>
        <w:rPr>
          <w:color w:val="000000"/>
        </w:rPr>
        <w:t>compared to shipwrecks, with a 99% and 9</w:t>
      </w:r>
      <w:ins w:id="382" w:author="Scarlett Taylor" w:date="2025-10-27T15:56:00Z" w16du:dateUtc="2025-10-27T08:56:00Z">
        <w:r w:rsidR="00E37DDA">
          <w:rPr>
            <w:color w:val="000000"/>
          </w:rPr>
          <w:t>8</w:t>
        </w:r>
      </w:ins>
      <w:del w:id="383" w:author="Scarlett Taylor" w:date="2025-10-27T15:56:00Z" w16du:dateUtc="2025-10-27T08:56:00Z">
        <w:r w:rsidDel="00E37DDA">
          <w:rPr>
            <w:color w:val="000000"/>
          </w:rPr>
          <w:delText>6</w:delText>
        </w:r>
      </w:del>
      <w:r>
        <w:rPr>
          <w:color w:val="000000"/>
        </w:rPr>
        <w:t xml:space="preserve">% posterior probability, respectively, that abundance was higher in natural zones. Invertivores were also more abundant nearshore </w:t>
      </w:r>
      <w:ins w:id="384" w:author="Scarlett Taylor" w:date="2025-10-27T15:57:00Z" w16du:dateUtc="2025-10-27T08:57:00Z">
        <w:r w:rsidR="00E37DDA" w:rsidRPr="00E37DDA">
          <w:rPr>
            <w:color w:val="000000"/>
          </w:rPr>
          <w:t>(0.80; [0.03, 1.54]),</w:t>
        </w:r>
      </w:ins>
      <w:del w:id="385" w:author="Scarlett Taylor" w:date="2025-10-27T15:57:00Z" w16du:dateUtc="2025-10-27T08:57:00Z">
        <w:r w:rsidDel="00E37DDA">
          <w:rPr>
            <w:color w:val="000000"/>
          </w:rPr>
          <w:delText>(0.67; [–0.08, 1.44]),</w:delText>
        </w:r>
      </w:del>
      <w:r>
        <w:rPr>
          <w:color w:val="000000"/>
        </w:rPr>
        <w:t xml:space="preserve"> with a 9</w:t>
      </w:r>
      <w:ins w:id="386" w:author="Scarlett Taylor" w:date="2025-10-27T15:57:00Z" w16du:dateUtc="2025-10-27T08:57:00Z">
        <w:r w:rsidR="00E37DDA">
          <w:rPr>
            <w:color w:val="000000"/>
          </w:rPr>
          <w:t>8</w:t>
        </w:r>
      </w:ins>
      <w:del w:id="387" w:author="Scarlett Taylor" w:date="2025-10-27T15:57:00Z" w16du:dateUtc="2025-10-27T08:57:00Z">
        <w:r w:rsidDel="00E37DDA">
          <w:rPr>
            <w:color w:val="000000"/>
          </w:rPr>
          <w:delText>6</w:delText>
        </w:r>
      </w:del>
      <w:r>
        <w:rPr>
          <w:color w:val="000000"/>
        </w:rPr>
        <w:t xml:space="preserve">% probability that abundance exceeded that on shipwrecks, while the contrast between pelagic sites and shipwrecks was less clear </w:t>
      </w:r>
      <w:ins w:id="388" w:author="Scarlett Taylor" w:date="2025-10-27T15:57:00Z" w16du:dateUtc="2025-10-27T08:57:00Z">
        <w:r w:rsidR="00E37DDA" w:rsidRPr="00E37DDA">
          <w:rPr>
            <w:color w:val="000000"/>
          </w:rPr>
          <w:t>(0.32; [–0.62, 1.21]),</w:t>
        </w:r>
      </w:ins>
      <w:del w:id="389" w:author="Scarlett Taylor" w:date="2025-10-27T15:57:00Z" w16du:dateUtc="2025-10-27T08:57:00Z">
        <w:r w:rsidDel="00E37DDA">
          <w:rPr>
            <w:color w:val="000000"/>
          </w:rPr>
          <w:delText xml:space="preserve">(0.12; [–0.77, 1.05]), </w:delText>
        </w:r>
      </w:del>
      <w:r>
        <w:rPr>
          <w:color w:val="000000"/>
        </w:rPr>
        <w:t xml:space="preserve">supported by a posterior probability of </w:t>
      </w:r>
      <w:del w:id="390" w:author="Scarlett Taylor" w:date="2025-10-27T15:57:00Z" w16du:dateUtc="2025-10-27T08:57:00Z">
        <w:r w:rsidDel="00E37DDA">
          <w:rPr>
            <w:color w:val="000000"/>
          </w:rPr>
          <w:delText>61</w:delText>
        </w:r>
      </w:del>
      <w:ins w:id="391" w:author="Scarlett Taylor" w:date="2025-10-27T15:57:00Z" w16du:dateUtc="2025-10-27T08:57:00Z">
        <w:r w:rsidR="00E37DDA">
          <w:rPr>
            <w:color w:val="000000"/>
          </w:rPr>
          <w:t>77</w:t>
        </w:r>
      </w:ins>
      <w:r>
        <w:rPr>
          <w:color w:val="000000"/>
        </w:rPr>
        <w:t xml:space="preserve">%. Mesopredators were somewhat more abundant nearshore </w:t>
      </w:r>
      <w:ins w:id="392" w:author="Scarlett Taylor" w:date="2025-10-27T15:57:00Z" w16du:dateUtc="2025-10-27T08:57:00Z">
        <w:r w:rsidR="00E37DDA" w:rsidRPr="00E37DDA">
          <w:rPr>
            <w:color w:val="000000"/>
          </w:rPr>
          <w:t>(0.90; [–0.59, 2.38])</w:t>
        </w:r>
      </w:ins>
      <w:ins w:id="393" w:author="Scarlett Taylor" w:date="2025-10-27T15:58:00Z" w16du:dateUtc="2025-10-27T08:58:00Z">
        <w:r w:rsidR="00E37DDA">
          <w:rPr>
            <w:color w:val="000000"/>
          </w:rPr>
          <w:t xml:space="preserve"> </w:t>
        </w:r>
      </w:ins>
      <w:del w:id="394" w:author="Scarlett Taylor" w:date="2025-10-27T15:57:00Z" w16du:dateUtc="2025-10-27T08:57:00Z">
        <w:r w:rsidDel="00E37DDA">
          <w:rPr>
            <w:color w:val="000000"/>
          </w:rPr>
          <w:delText>(0.84; [–</w:delText>
        </w:r>
        <w:r w:rsidDel="00E37DDA">
          <w:rPr>
            <w:color w:val="000000"/>
          </w:rPr>
          <w:lastRenderedPageBreak/>
          <w:delText>0.68, 2.29])</w:delText>
        </w:r>
      </w:del>
      <w:r>
        <w:rPr>
          <w:color w:val="000000"/>
        </w:rPr>
        <w:t xml:space="preserve"> and in pelagic zones </w:t>
      </w:r>
      <w:ins w:id="395" w:author="Scarlett Taylor" w:date="2025-10-27T15:58:00Z" w16du:dateUtc="2025-10-27T08:58:00Z">
        <w:r w:rsidR="00E37DDA" w:rsidRPr="00E37DDA">
          <w:rPr>
            <w:color w:val="000000"/>
          </w:rPr>
          <w:t>(0.79; [–0.97, 2.59]),</w:t>
        </w:r>
      </w:ins>
      <w:del w:id="396" w:author="Scarlett Taylor" w:date="2025-10-27T15:58:00Z" w16du:dateUtc="2025-10-27T08:58:00Z">
        <w:r w:rsidDel="00E37DDA">
          <w:rPr>
            <w:color w:val="000000"/>
          </w:rPr>
          <w:delText xml:space="preserve">(0.68; [–1.17, 2.49]), </w:delText>
        </w:r>
      </w:del>
      <w:r>
        <w:rPr>
          <w:color w:val="000000"/>
        </w:rPr>
        <w:t>with 8</w:t>
      </w:r>
      <w:ins w:id="397" w:author="Scarlett Taylor" w:date="2025-10-27T15:58:00Z" w16du:dateUtc="2025-10-27T08:58:00Z">
        <w:r w:rsidR="00E37DDA">
          <w:rPr>
            <w:color w:val="000000"/>
          </w:rPr>
          <w:t>9</w:t>
        </w:r>
      </w:ins>
      <w:del w:id="398" w:author="Scarlett Taylor" w:date="2025-10-27T15:58:00Z" w16du:dateUtc="2025-10-27T08:58:00Z">
        <w:r w:rsidDel="00E37DDA">
          <w:rPr>
            <w:color w:val="000000"/>
          </w:rPr>
          <w:delText>4</w:delText>
        </w:r>
      </w:del>
      <w:r>
        <w:rPr>
          <w:color w:val="000000"/>
        </w:rPr>
        <w:t xml:space="preserve">% and </w:t>
      </w:r>
      <w:del w:id="399" w:author="Scarlett Taylor" w:date="2025-10-27T15:58:00Z" w16du:dateUtc="2025-10-27T08:58:00Z">
        <w:r w:rsidDel="00E37DDA">
          <w:rPr>
            <w:color w:val="000000"/>
          </w:rPr>
          <w:delText>78</w:delText>
        </w:r>
      </w:del>
      <w:ins w:id="400" w:author="Scarlett Taylor" w:date="2025-10-27T15:58:00Z" w16du:dateUtc="2025-10-27T08:58:00Z">
        <w:r w:rsidR="00E37DDA">
          <w:rPr>
            <w:color w:val="000000"/>
          </w:rPr>
          <w:t>82</w:t>
        </w:r>
      </w:ins>
      <w:r>
        <w:rPr>
          <w:color w:val="000000"/>
        </w:rPr>
        <w:t xml:space="preserve">% posterior support, respectively, that abundance was higher than on shipwrecks. </w:t>
      </w:r>
      <w:commentRangeStart w:id="401"/>
      <w:ins w:id="402" w:author="Scarlett Taylor" w:date="2025-10-27T16:01:00Z" w16du:dateUtc="2025-10-27T09:01:00Z">
        <w:r w:rsidR="00E37DDA" w:rsidRPr="00E37DDA">
          <w:rPr>
            <w:color w:val="000000"/>
          </w:rPr>
          <w:t>For higher trophic level predators (HTLPs), abundance was slightly lower at nearshore reefs relative to shipwrecks (–0.53; [–1.77, 0.72], 19 % support for a positive effect) and only marginally higher at pelagic sites (0.08; [–1.39, 1.56], 54 % support). Pelagic reefs may support somewhat higher HTLP abundance than nearshore sites (0.61; [–0.60, 1.81], 85 % support), though overall differences across zones were inconsistent.</w:t>
        </w:r>
        <w:r w:rsidR="00E37DDA">
          <w:rPr>
            <w:color w:val="000000"/>
          </w:rPr>
          <w:t xml:space="preserve"> </w:t>
        </w:r>
        <w:commentRangeEnd w:id="401"/>
        <w:r w:rsidR="00E37DDA">
          <w:rPr>
            <w:rStyle w:val="CommentReference"/>
          </w:rPr>
          <w:commentReference w:id="401"/>
        </w:r>
      </w:ins>
      <w:del w:id="403" w:author="Scarlett Taylor" w:date="2025-10-27T16:01:00Z" w16du:dateUtc="2025-10-27T09:01:00Z">
        <w:r w:rsidDel="00E37DDA">
          <w:rPr>
            <w:color w:val="000000"/>
          </w:rPr>
          <w:delText xml:space="preserve">For HTLPs, pelagic zones were estimated to support slightly higher abundance than both nearshore reefs </w:delText>
        </w:r>
      </w:del>
      <w:del w:id="404" w:author="Scarlett Taylor" w:date="2025-10-27T15:59:00Z" w16du:dateUtc="2025-10-27T08:59:00Z">
        <w:r w:rsidDel="00E37DDA">
          <w:rPr>
            <w:color w:val="000000"/>
          </w:rPr>
          <w:delText xml:space="preserve">(0.57; [–0.68, 1.84]) </w:delText>
        </w:r>
      </w:del>
      <w:del w:id="405" w:author="Scarlett Taylor" w:date="2025-10-27T16:01:00Z" w16du:dateUtc="2025-10-27T09:01:00Z">
        <w:r w:rsidDel="00E37DDA">
          <w:rPr>
            <w:color w:val="000000"/>
          </w:rPr>
          <w:delText xml:space="preserve">and shipwrecks </w:delText>
        </w:r>
      </w:del>
      <w:del w:id="406" w:author="Scarlett Taylor" w:date="2025-10-27T15:59:00Z" w16du:dateUtc="2025-10-27T08:59:00Z">
        <w:r w:rsidDel="00E37DDA">
          <w:rPr>
            <w:color w:val="000000"/>
          </w:rPr>
          <w:delText xml:space="preserve">(0.07; [–1.45, 1.60]), </w:delText>
        </w:r>
      </w:del>
      <w:del w:id="407" w:author="Scarlett Taylor" w:date="2025-10-27T16:01:00Z" w16du:dateUtc="2025-10-27T09:01:00Z">
        <w:r w:rsidDel="00E37DDA">
          <w:rPr>
            <w:color w:val="000000"/>
          </w:rPr>
          <w:delText>though posterior support was weak in both cases (57% and 54%, respectively), suggesting no consistent difference in HTLP abundance across zones.</w:delText>
        </w:r>
      </w:del>
    </w:p>
    <w:p w14:paraId="15251F5F" w14:textId="77777777" w:rsidR="00E13A21" w:rsidRDefault="00E13A21" w:rsidP="00132A98">
      <w:pPr>
        <w:pStyle w:val="Heading2"/>
      </w:pPr>
      <w:r>
        <w:t>3.3. Species-level contrasts </w:t>
      </w:r>
    </w:p>
    <w:p w14:paraId="4C3135FC" w14:textId="41816951"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w:t>
      </w:r>
      <w:ins w:id="408" w:author="Scarlett Taylor" w:date="2025-10-28T09:49:00Z" w16du:dateUtc="2025-10-28T02:49:00Z">
        <w:r w:rsidR="004B4A9A">
          <w:rPr>
            <w:color w:val="000000"/>
          </w:rPr>
          <w:t>3</w:t>
        </w:r>
      </w:ins>
      <w:del w:id="409" w:author="Scarlett Taylor" w:date="2025-10-28T09:49:00Z" w16du:dateUtc="2025-10-28T02:49:00Z">
        <w:r w:rsidDel="004B4A9A">
          <w:rPr>
            <w:color w:val="000000"/>
          </w:rPr>
          <w:delText>2</w:delText>
        </w:r>
      </w:del>
      <w:r>
        <w:rPr>
          <w:color w:val="000000"/>
        </w:rPr>
        <w:t>, and S</w:t>
      </w:r>
      <w:ins w:id="410" w:author="Scarlett Taylor" w:date="2025-10-28T09:49:00Z" w16du:dateUtc="2025-10-28T02:49:00Z">
        <w:r w:rsidR="004B4A9A">
          <w:rPr>
            <w:color w:val="000000"/>
          </w:rPr>
          <w:t>4</w:t>
        </w:r>
      </w:ins>
      <w:del w:id="411" w:author="Scarlett Taylor" w:date="2025-10-28T09:49:00Z" w16du:dateUtc="2025-10-28T02:49:00Z">
        <w:r w:rsidDel="004B4A9A">
          <w:rPr>
            <w:color w:val="000000"/>
          </w:rPr>
          <w:delText>3</w:delText>
        </w:r>
      </w:del>
      <w:r>
        <w:rPr>
          <w:color w:val="000000"/>
        </w:rPr>
        <w:t>,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lastRenderedPageBreak/>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w:t>
      </w:r>
      <w:r>
        <w:rPr>
          <w:color w:val="000000"/>
        </w:rPr>
        <w:lastRenderedPageBreak/>
        <w:t xml:space="preserve">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10C44F97"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w:t>
      </w:r>
      <w:r w:rsidRPr="00C715CC">
        <w:rPr>
          <w:lang w:val="en-GB"/>
        </w:rPr>
        <w:lastRenderedPageBreak/>
        <w:t xml:space="preserve">ecological roles while failing to support others, reinforcing the need for functionally driven artificial reef </w:t>
      </w:r>
      <w:r w:rsidR="00E13A21">
        <w:rPr>
          <w:lang w:val="en-GB"/>
        </w:rPr>
        <w:t xml:space="preserve">designs and </w:t>
      </w:r>
      <w:r w:rsidRPr="00C715CC">
        <w:rPr>
          <w:lang w:val="en-GB"/>
        </w:rPr>
        <w:t>deployment strategies, and for natural reef conservation to remain a priority in Thailand (</w:t>
      </w:r>
      <w:ins w:id="412" w:author="Scarlett Taylor" w:date="2025-10-27T16:52:00Z" w16du:dateUtc="2025-10-27T09:52:00Z">
        <w:r w:rsidR="007D0CB1" w:rsidRPr="00C715CC">
          <w:rPr>
            <w:lang w:val="en-GB"/>
          </w:rPr>
          <w:t xml:space="preserve">Paxton </w:t>
        </w:r>
        <w:r w:rsidR="007D0CB1">
          <w:rPr>
            <w:lang w:val="en-GB"/>
          </w:rPr>
          <w:t>et al.</w:t>
        </w:r>
        <w:r w:rsidR="007D0CB1" w:rsidRPr="00C715CC">
          <w:rPr>
            <w:lang w:val="en-GB"/>
          </w:rPr>
          <w:t xml:space="preserve"> 2020a</w:t>
        </w:r>
        <w:r w:rsidR="007D0CB1">
          <w:rPr>
            <w:lang w:val="en-GB"/>
          </w:rPr>
          <w:t xml:space="preserve">, </w:t>
        </w:r>
      </w:ins>
      <w:r w:rsidRPr="00C715CC">
        <w:rPr>
          <w:lang w:val="en-GB"/>
        </w:rPr>
        <w:t xml:space="preserve">Baillie </w:t>
      </w:r>
      <w:r w:rsidR="003C2044">
        <w:rPr>
          <w:lang w:val="en-GB"/>
        </w:rPr>
        <w:t>et al.</w:t>
      </w:r>
      <w:r w:rsidRPr="00C715CC">
        <w:rPr>
          <w:lang w:val="en-GB"/>
        </w:rPr>
        <w:t xml:space="preserve"> 2024</w:t>
      </w:r>
      <w:del w:id="413" w:author="Scarlett Taylor" w:date="2025-10-27T16:53:00Z" w16du:dateUtc="2025-10-27T09:53:00Z">
        <w:r w:rsidRPr="00C715CC" w:rsidDel="007D0CB1">
          <w:rPr>
            <w:lang w:val="en-GB"/>
          </w:rPr>
          <w:delText>;</w:delText>
        </w:r>
      </w:del>
      <w:del w:id="414" w:author="Scarlett Taylor" w:date="2025-10-27T16:52:00Z" w16du:dateUtc="2025-10-27T09:52:00Z">
        <w:r w:rsidRPr="00C715CC" w:rsidDel="007D0CB1">
          <w:rPr>
            <w:lang w:val="en-GB"/>
          </w:rPr>
          <w:delText xml:space="preserve"> Paxton </w:delText>
        </w:r>
        <w:r w:rsidR="003C2044" w:rsidDel="007D0CB1">
          <w:rPr>
            <w:lang w:val="en-GB"/>
          </w:rPr>
          <w:delText>et al.</w:delText>
        </w:r>
        <w:r w:rsidRPr="00C715CC" w:rsidDel="007D0CB1">
          <w:rPr>
            <w:lang w:val="en-GB"/>
          </w:rPr>
          <w:delText xml:space="preserve"> 2020a</w:delText>
        </w:r>
      </w:del>
      <w:r w:rsidRPr="00C715CC">
        <w:rPr>
          <w:lang w:val="en-GB"/>
        </w:rPr>
        <w:t>).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415" w:name="_f60g0u5kmq4" w:colFirst="0" w:colLast="0"/>
      <w:bookmarkEnd w:id="415"/>
      <w:r w:rsidRPr="00C715CC">
        <w:t>4.1. Shipwrecks resemble pinnacles in meso- and higher trophic level predators</w:t>
      </w:r>
    </w:p>
    <w:p w14:paraId="38257FCC" w14:textId="0CB05A0E"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del w:id="416" w:author="Scarlett Taylor" w:date="2025-10-27T16:02:00Z" w16du:dateUtc="2025-10-27T09:02:00Z">
        <w:r w:rsidR="00E13A21" w:rsidDel="00E37DDA">
          <w:rPr>
            <w:lang w:val="en-GB"/>
          </w:rPr>
          <w:delText>larger</w:delText>
        </w:r>
        <w:r w:rsidRPr="00C715CC" w:rsidDel="00E37DDA">
          <w:rPr>
            <w:lang w:val="en-GB"/>
          </w:rPr>
          <w:delText xml:space="preserve"> predators</w:delText>
        </w:r>
      </w:del>
      <w:ins w:id="417" w:author="Scarlett Taylor" w:date="2025-10-27T16:04:00Z" w16du:dateUtc="2025-10-27T09:04:00Z">
        <w:r w:rsidR="00E37DDA">
          <w:rPr>
            <w:lang w:val="en-GB"/>
          </w:rPr>
          <w:t>HTLPs</w:t>
        </w:r>
      </w:ins>
      <w:r w:rsidRPr="00C715CC">
        <w:rPr>
          <w:lang w:val="en-GB"/>
        </w:rPr>
        <w:t xml:space="preserve">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 xml:space="preserve">(Rilov &amp; Benayahu 2000, Galbraith 2021, Galbraith et al. </w:t>
      </w:r>
      <w:ins w:id="418" w:author="Scarlett Taylor" w:date="2025-10-27T17:20:00Z" w16du:dateUtc="2025-10-27T10:20:00Z">
        <w:r w:rsidR="006D0BA9">
          <w:t xml:space="preserve">2021, 2022, </w:t>
        </w:r>
      </w:ins>
      <w:r w:rsidR="001437F9" w:rsidRPr="001437F9">
        <w:t>2023, Cresswell et al. 2023).</w:t>
      </w:r>
      <w:r w:rsidR="001437F9">
        <w:t xml:space="preserve"> </w:t>
      </w:r>
      <w:commentRangeStart w:id="419"/>
      <w:ins w:id="420" w:author="Scarlett Taylor" w:date="2025-10-27T13:12:00Z" w16du:dateUtc="2025-10-27T06:12:00Z">
        <w:r w:rsidR="00EE3582" w:rsidRPr="00EE3582">
          <w:rPr>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w:t>
        </w:r>
        <w:r w:rsidR="00EE3582">
          <w:rPr>
            <w:lang w:val="en-GB"/>
          </w:rPr>
          <w:t>,</w:t>
        </w:r>
        <w:r w:rsidR="00EE3582" w:rsidRPr="00EE3582">
          <w:rPr>
            <w:lang w:val="en-GB"/>
          </w:rPr>
          <w:t xml:space="preserve"> Cresswell et al. 2025).</w:t>
        </w:r>
      </w:ins>
      <w:commentRangeEnd w:id="419"/>
      <w:ins w:id="421" w:author="Scarlett Taylor" w:date="2025-10-27T13:13:00Z" w16du:dateUtc="2025-10-27T06:13:00Z">
        <w:r w:rsidR="00EE3582">
          <w:rPr>
            <w:rStyle w:val="CommentReference"/>
          </w:rPr>
          <w:commentReference w:id="419"/>
        </w:r>
      </w:ins>
      <w:commentRangeStart w:id="422"/>
      <w:r w:rsidRPr="00C715CC">
        <w:rPr>
          <w:lang w:val="en-GB"/>
        </w:rPr>
        <w:t xml:space="preserve">Vertical </w:t>
      </w:r>
      <w:del w:id="423" w:author="Scarlett Taylor" w:date="2025-10-27T10:36:00Z" w16du:dateUtc="2025-10-27T03:36:00Z">
        <w:r w:rsidRPr="00C715CC" w:rsidDel="009C098C">
          <w:rPr>
            <w:lang w:val="en-GB"/>
          </w:rPr>
          <w:delText xml:space="preserve">extent </w:delText>
        </w:r>
      </w:del>
      <w:ins w:id="424" w:author="Scarlett Taylor" w:date="2025-10-27T10:36:00Z" w16du:dateUtc="2025-10-27T03:36:00Z">
        <w:r w:rsidR="009C098C">
          <w:rPr>
            <w:lang w:val="en-GB"/>
          </w:rPr>
          <w:t>relief</w:t>
        </w:r>
        <w:r w:rsidR="009C098C" w:rsidRPr="00C715CC">
          <w:rPr>
            <w:lang w:val="en-GB"/>
          </w:rPr>
          <w:t xml:space="preserve"> </w:t>
        </w:r>
      </w:ins>
      <w:commentRangeEnd w:id="422"/>
      <w:ins w:id="425" w:author="Scarlett Taylor" w:date="2025-10-27T16:35:00Z" w16du:dateUtc="2025-10-27T09:35:00Z">
        <w:r w:rsidR="00900BDB">
          <w:rPr>
            <w:rStyle w:val="CommentReference"/>
          </w:rPr>
          <w:commentReference w:id="422"/>
        </w:r>
      </w:ins>
      <w:r w:rsidRPr="00C715CC">
        <w:rPr>
          <w:lang w:val="en-GB"/>
        </w:rPr>
        <w:t xml:space="preserve">has </w:t>
      </w:r>
      <w:del w:id="426" w:author="Scarlett Taylor" w:date="2025-10-27T13:12:00Z" w16du:dateUtc="2025-10-27T06:12:00Z">
        <w:r w:rsidRPr="00C715CC" w:rsidDel="00EE3582">
          <w:rPr>
            <w:lang w:val="en-GB"/>
          </w:rPr>
          <w:delText xml:space="preserve">also </w:delText>
        </w:r>
      </w:del>
      <w:r w:rsidRPr="00C715CC">
        <w:rPr>
          <w:lang w:val="en-GB"/>
        </w:rPr>
        <w:t>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ins w:id="427" w:author="Scarlett Taylor" w:date="2025-10-27T13:11:00Z" w16du:dateUtc="2025-10-27T06:11:00Z">
        <w:r w:rsidR="00EE3582" w:rsidRPr="00EE3582">
          <w:t xml:space="preserve"> </w:t>
        </w:r>
      </w:ins>
    </w:p>
    <w:p w14:paraId="11A48403" w14:textId="294FBD96" w:rsidR="00C57308" w:rsidRPr="00C715CC" w:rsidRDefault="00000000" w:rsidP="001E279D">
      <w:pPr>
        <w:spacing w:after="240"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428" w:name="_8priziyv84wp" w:colFirst="0" w:colLast="0"/>
      <w:bookmarkEnd w:id="428"/>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w:t>
      </w:r>
      <w:r w:rsidRPr="00C715CC">
        <w:rPr>
          <w:lang w:val="en-GB"/>
        </w:rPr>
        <w:lastRenderedPageBreak/>
        <w:t>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2CA44ED1" w14:textId="5BCC4646" w:rsidR="00113E0F" w:rsidRDefault="00000000" w:rsidP="001E279D">
      <w:pPr>
        <w:spacing w:after="240" w:line="480" w:lineRule="auto"/>
        <w:rPr>
          <w:ins w:id="429" w:author="Scarlett Taylor" w:date="2025-10-27T16:15:00Z" w16du:dateUtc="2025-10-27T09:15:00Z"/>
          <w:lang w:val="en-GB"/>
        </w:rPr>
      </w:pPr>
      <w:r w:rsidRPr="00C715CC">
        <w:rPr>
          <w:lang w:val="en-GB"/>
        </w:rPr>
        <w:t>Several ecological and physical constraints likely contribute to this divergence. Structural complexity is likely insufficient to establish shipwrecks as effective ecological analogues of natural reefs</w:t>
      </w:r>
      <w:ins w:id="430" w:author="Scarlett Taylor" w:date="2025-10-27T16:12:00Z" w16du:dateUtc="2025-10-27T09:12:00Z">
        <w:r w:rsidR="00E37DDA">
          <w:rPr>
            <w:lang w:val="en-GB"/>
          </w:rPr>
          <w:t xml:space="preserve">. </w:t>
        </w:r>
        <w:commentRangeStart w:id="431"/>
        <w:r w:rsidR="00E37DDA" w:rsidRPr="00E37DDA">
          <w:rPr>
            <w:lang w:val="en-GB"/>
          </w:rPr>
          <w:t xml:space="preserve">Although some older or deteriorated shipwrecks can offer </w:t>
        </w:r>
        <w:proofErr w:type="gramStart"/>
        <w:r w:rsidR="00E37DDA" w:rsidRPr="00E37DDA">
          <w:rPr>
            <w:lang w:val="en-GB"/>
          </w:rPr>
          <w:t>fine-scale</w:t>
        </w:r>
        <w:proofErr w:type="gramEnd"/>
        <w:r w:rsidR="00E37DDA" w:rsidRPr="00E37DDA">
          <w:rPr>
            <w:lang w:val="en-GB"/>
          </w:rPr>
          <w:t xml:space="preserve"> refugia and cryptic microhabitats</w:t>
        </w:r>
        <w:r w:rsidR="00E37DDA">
          <w:rPr>
            <w:lang w:val="en-GB"/>
          </w:rPr>
          <w:t xml:space="preserve"> (</w:t>
        </w:r>
      </w:ins>
      <w:ins w:id="432" w:author="Scarlett Taylor" w:date="2025-10-27T16:56:00Z" w16du:dateUtc="2025-10-27T09:56:00Z">
        <w:r w:rsidR="00C3203D">
          <w:rPr>
            <w:lang w:val="en-GB"/>
          </w:rPr>
          <w:t xml:space="preserve">Paxton et al. </w:t>
        </w:r>
      </w:ins>
      <w:ins w:id="433" w:author="Scarlett Taylor" w:date="2025-10-27T16:12:00Z" w16du:dateUtc="2025-10-27T09:12:00Z">
        <w:r w:rsidR="00E37DDA">
          <w:rPr>
            <w:lang w:val="en-GB"/>
          </w:rPr>
          <w:t>202</w:t>
        </w:r>
      </w:ins>
      <w:ins w:id="434" w:author="Scarlett Taylor" w:date="2025-10-27T16:55:00Z" w16du:dateUtc="2025-10-27T09:55:00Z">
        <w:r w:rsidR="00C3203D">
          <w:rPr>
            <w:lang w:val="en-GB"/>
          </w:rPr>
          <w:t>3</w:t>
        </w:r>
      </w:ins>
      <w:ins w:id="435" w:author="Scarlett Taylor" w:date="2025-10-27T16:12:00Z" w16du:dateUtc="2025-10-27T09:12:00Z">
        <w:r w:rsidR="00E37DDA">
          <w:rPr>
            <w:lang w:val="en-GB"/>
          </w:rPr>
          <w:t>)</w:t>
        </w:r>
        <w:r w:rsidR="00E37DDA" w:rsidRPr="00E37DDA">
          <w:rPr>
            <w:lang w:val="en-GB"/>
          </w:rPr>
          <w:t xml:space="preserve">, </w:t>
        </w:r>
      </w:ins>
      <w:ins w:id="436" w:author="Scarlett Taylor" w:date="2025-10-27T16:15:00Z" w16du:dateUtc="2025-10-27T09:15:00Z">
        <w:r w:rsidR="00113E0F" w:rsidRPr="00113E0F">
          <w:rPr>
            <w:lang w:val="en-GB"/>
          </w:rPr>
          <w:t>the metal shipwrecks surveyed here are relatively new and have not yet undergone substantial deterioration</w:t>
        </w:r>
        <w:r w:rsidR="00113E0F">
          <w:rPr>
            <w:lang w:val="en-GB"/>
          </w:rPr>
          <w:t>. A</w:t>
        </w:r>
        <w:r w:rsidR="00113E0F" w:rsidRPr="00113E0F">
          <w:rPr>
            <w:lang w:val="en-GB"/>
          </w:rPr>
          <w:t>s a result, these structures currently lack the extensive microhabitats and turf algal cover typical of natural reef</w:t>
        </w:r>
        <w:r w:rsidR="00113E0F">
          <w:rPr>
            <w:lang w:val="en-GB"/>
          </w:rPr>
          <w:t>s</w:t>
        </w:r>
        <w:r w:rsidR="00113E0F" w:rsidRPr="00113E0F">
          <w:rPr>
            <w:lang w:val="en-GB"/>
          </w:rPr>
          <w:t xml:space="preserve"> (Simon et al. 2013, Koeck et al. 2014, Mattos &amp; </w:t>
        </w:r>
        <w:proofErr w:type="spellStart"/>
        <w:r w:rsidR="00113E0F" w:rsidRPr="00113E0F">
          <w:rPr>
            <w:lang w:val="en-GB"/>
          </w:rPr>
          <w:t>Yeemin</w:t>
        </w:r>
        <w:proofErr w:type="spellEnd"/>
        <w:r w:rsidR="00113E0F" w:rsidRPr="00113E0F">
          <w:rPr>
            <w:lang w:val="en-GB"/>
          </w:rPr>
          <w:t xml:space="preserve"> 2020, </w:t>
        </w:r>
        <w:proofErr w:type="spellStart"/>
        <w:r w:rsidR="00113E0F" w:rsidRPr="00113E0F">
          <w:rPr>
            <w:lang w:val="en-GB"/>
          </w:rPr>
          <w:t>Monchanin</w:t>
        </w:r>
        <w:proofErr w:type="spellEnd"/>
        <w:r w:rsidR="00113E0F" w:rsidRPr="00113E0F">
          <w:rPr>
            <w:lang w:val="en-GB"/>
          </w:rPr>
          <w:t xml:space="preserve"> et al. 2021, </w:t>
        </w:r>
        <w:proofErr w:type="spellStart"/>
        <w:r w:rsidR="00113E0F" w:rsidRPr="00113E0F">
          <w:rPr>
            <w:lang w:val="en-GB"/>
          </w:rPr>
          <w:t>Monchanin</w:t>
        </w:r>
        <w:proofErr w:type="spellEnd"/>
        <w:r w:rsidR="00113E0F" w:rsidRPr="00113E0F">
          <w:rPr>
            <w:lang w:val="en-GB"/>
          </w:rPr>
          <w:t xml:space="preserve"> et al. 2025).</w:t>
        </w:r>
      </w:ins>
      <w:commentRangeEnd w:id="431"/>
      <w:ins w:id="437" w:author="Scarlett Taylor" w:date="2025-10-27T16:16:00Z" w16du:dateUtc="2025-10-27T09:16:00Z">
        <w:r w:rsidR="00113E0F">
          <w:rPr>
            <w:rStyle w:val="CommentReference"/>
          </w:rPr>
          <w:commentReference w:id="431"/>
        </w:r>
      </w:ins>
    </w:p>
    <w:p w14:paraId="12D520D2" w14:textId="7AA35B30" w:rsidR="00C57308" w:rsidRPr="00C715CC" w:rsidRDefault="00000000" w:rsidP="001E279D">
      <w:pPr>
        <w:spacing w:after="240" w:line="480" w:lineRule="auto"/>
        <w:rPr>
          <w:lang w:val="en-GB"/>
        </w:rPr>
      </w:pPr>
      <w:del w:id="438" w:author="Scarlett Taylor" w:date="2025-10-27T16:12:00Z" w16du:dateUtc="2025-10-27T09:12:00Z">
        <w:r w:rsidRPr="00C715CC" w:rsidDel="00E37DDA">
          <w:rPr>
            <w:lang w:val="en-GB"/>
          </w:rPr>
          <w:delText>; shipwrecks often lack fine-scale refugia, cryptic microhabitats, and turf algal cover needed by benthic feeders (</w:delText>
        </w:r>
        <w:r w:rsidR="001437F9" w:rsidRPr="001437F9" w:rsidDel="00E37DDA">
          <w:rPr>
            <w:lang w:val="en-GB"/>
          </w:rPr>
          <w:delText>Simon et al. 2013, Koeck et al. 2014, Mattos &amp; Yeemin 2020, Monchanin et al. 2021, Monchanin et al. 2025)</w:delText>
        </w:r>
      </w:del>
      <w:del w:id="439" w:author="Scarlett Taylor" w:date="2025-10-27T13:09:00Z" w16du:dateUtc="2025-10-27T06:09:00Z">
        <w:r w:rsidR="001437F9" w:rsidDel="00EE3582">
          <w:rPr>
            <w:lang w:val="en-GB"/>
          </w:rPr>
          <w:delText xml:space="preserve">, </w:delText>
        </w:r>
        <w:r w:rsidRPr="00C715CC" w:rsidDel="00EE3582">
          <w:rPr>
            <w:lang w:val="en-GB"/>
          </w:rPr>
          <w:delText xml:space="preserve">Differences in depth, location, and reef structure may also play a role. However, the nearby pinnacles surveyed at similar depths supported higher densities of grazers and invertivores. </w:delText>
        </w:r>
      </w:del>
      <w:ins w:id="440" w:author="Scarlett Taylor" w:date="2025-10-27T13:09:00Z" w16du:dateUtc="2025-10-27T06:09:00Z">
        <w:r w:rsidR="00EE3582">
          <w:rPr>
            <w:lang w:val="en-GB"/>
          </w:rPr>
          <w:t xml:space="preserve"> </w:t>
        </w:r>
        <w:commentRangeStart w:id="441"/>
        <w:r w:rsidR="00EE3582" w:rsidRPr="00EE3582">
          <w:rPr>
            <w:lang w:val="en-GB"/>
          </w:rPr>
          <w:t>Depth, location, and reef profile can shape assemblages, yet our sites occurred at similar depths (&lt; 30 m). Depth-linked shifts in diversity and herbivore biomass are most pronounced beyond 30–40 m when reef-building corals and fine-scale complexity decline (</w:t>
        </w:r>
        <w:proofErr w:type="spellStart"/>
        <w:r w:rsidR="00EE3582" w:rsidRPr="00EE3582">
          <w:rPr>
            <w:lang w:val="en-GB"/>
          </w:rPr>
          <w:t>Stefanoudis</w:t>
        </w:r>
        <w:proofErr w:type="spellEnd"/>
        <w:r w:rsidR="00EE3582" w:rsidRPr="00EE3582">
          <w:rPr>
            <w:lang w:val="en-GB"/>
          </w:rPr>
          <w:t xml:space="preserve"> et al. 2019; Pinheiro et al. 2023). Nearby pinnacles at similar depths still supported higher densities of grazers and invertivores, which points to structural complexity rather than depth as the main driver here.</w:t>
        </w:r>
        <w:r w:rsidR="00EE3582">
          <w:rPr>
            <w:lang w:val="en-GB"/>
          </w:rPr>
          <w:t xml:space="preserve"> </w:t>
        </w:r>
      </w:ins>
      <w:commentRangeEnd w:id="441"/>
      <w:ins w:id="442" w:author="Scarlett Taylor" w:date="2025-10-27T13:10:00Z" w16du:dateUtc="2025-10-27T06:10:00Z">
        <w:r w:rsidR="00EE3582">
          <w:rPr>
            <w:rStyle w:val="CommentReference"/>
          </w:rPr>
          <w:commentReference w:id="441"/>
        </w:r>
      </w:ins>
      <w:r w:rsidRPr="00C715CC">
        <w:rPr>
          <w:lang w:val="en-GB"/>
        </w:rPr>
        <w:t xml:space="preserve">Zone-based analyses confirmed that trophic divergence persisted, suggesting that physical setting alone cannot fully explain the consistent underrepresentation of lower trophic groups on shipwrecks. Strong currents around wrecks may further limit benthic </w:t>
      </w:r>
      <w:r w:rsidRPr="00C715CC">
        <w:rPr>
          <w:lang w:val="en-GB"/>
        </w:rPr>
        <w:lastRenderedPageBreak/>
        <w:t>foraging and favour species that feed higher in the water column (</w:t>
      </w:r>
      <w:ins w:id="443" w:author="Scarlett Taylor" w:date="2025-10-27T17:21:00Z" w16du:dateUtc="2025-10-27T10:21:00Z">
        <w:r w:rsidR="006D0BA9">
          <w:rPr>
            <w:lang w:val="en-GB"/>
          </w:rPr>
          <w:t xml:space="preserve">Leitner et al. 2021, </w:t>
        </w:r>
      </w:ins>
      <w:r w:rsidRPr="00C715CC">
        <w:rPr>
          <w:lang w:val="en-GB"/>
        </w:rPr>
        <w:t>Galbraith 2021</w:t>
      </w:r>
      <w:ins w:id="444" w:author="Scarlett Taylor" w:date="2025-10-27T17:21:00Z" w16du:dateUtc="2025-10-27T10:21:00Z">
        <w:r w:rsidR="006D0BA9">
          <w:rPr>
            <w:lang w:val="en-GB"/>
          </w:rPr>
          <w:t>, Galbraith et al. 2021</w:t>
        </w:r>
      </w:ins>
      <w:r w:rsidRPr="00C715CC">
        <w:rPr>
          <w:lang w:val="en-GB"/>
        </w:rPr>
        <w:t>).</w:t>
      </w:r>
    </w:p>
    <w:p w14:paraId="1558D416" w14:textId="7328E0CA" w:rsidR="00C57308" w:rsidRPr="00C715C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w:t>
      </w:r>
      <w:commentRangeStart w:id="445"/>
      <w:r w:rsidRPr="00C715CC">
        <w:rPr>
          <w:lang w:val="en-GB"/>
        </w:rPr>
        <w:t xml:space="preserve">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w:t>
      </w:r>
      <w:commentRangeEnd w:id="445"/>
      <w:r w:rsidR="00992DDB">
        <w:rPr>
          <w:rStyle w:val="CommentReference"/>
        </w:rPr>
        <w:commentReference w:id="445"/>
      </w:r>
      <w:r w:rsidRPr="00C715CC">
        <w:rPr>
          <w:lang w:val="en-GB"/>
        </w:rPr>
        <w:t xml:space="preserve">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w:t>
      </w:r>
      <w:commentRangeStart w:id="446"/>
      <w:ins w:id="447" w:author="Scarlett Taylor" w:date="2025-10-27T13:02:00Z" w16du:dateUtc="2025-10-27T06:02:00Z">
        <w:r w:rsidR="00EE3582" w:rsidRPr="00EE3582">
          <w:rPr>
            <w:lang w:val="en-GB"/>
          </w:rPr>
          <w:t>Depth-associated shifts toward planktivory are well documented at greater depths, but the similarity in depths among our sites suggests that the wreck–pinnacle contrast observed here is better explained by structure and flow than by depth alone (Jankowski et al. 2015</w:t>
        </w:r>
      </w:ins>
      <w:ins w:id="448" w:author="Scarlett Taylor" w:date="2025-10-27T13:05:00Z" w16du:dateUtc="2025-10-27T06:05:00Z">
        <w:r w:rsidR="00EE3582">
          <w:rPr>
            <w:lang w:val="en-GB"/>
          </w:rPr>
          <w:t>,</w:t>
        </w:r>
      </w:ins>
      <w:ins w:id="449" w:author="Scarlett Taylor" w:date="2025-10-27T13:02:00Z" w16du:dateUtc="2025-10-27T06:02:00Z">
        <w:r w:rsidR="00EE3582" w:rsidRPr="00EE3582">
          <w:rPr>
            <w:lang w:val="en-GB"/>
          </w:rPr>
          <w:t xml:space="preserve"> </w:t>
        </w:r>
        <w:proofErr w:type="spellStart"/>
        <w:r w:rsidR="00EE3582" w:rsidRPr="00EE3582">
          <w:rPr>
            <w:lang w:val="en-GB"/>
          </w:rPr>
          <w:t>Stefanoudis</w:t>
        </w:r>
        <w:proofErr w:type="spellEnd"/>
        <w:r w:rsidR="00EE3582" w:rsidRPr="00EE3582">
          <w:rPr>
            <w:lang w:val="en-GB"/>
          </w:rPr>
          <w:t xml:space="preserve"> et al. 2019).</w:t>
        </w:r>
        <w:commentRangeEnd w:id="446"/>
        <w:r w:rsidR="00EE3582">
          <w:rPr>
            <w:rStyle w:val="CommentReference"/>
          </w:rPr>
          <w:commentReference w:id="446"/>
        </w:r>
      </w:ins>
      <w:ins w:id="450" w:author="Scarlett Taylor" w:date="2025-10-27T13:05:00Z" w16du:dateUtc="2025-10-27T06:05:00Z">
        <w:r w:rsidR="00EE3582">
          <w:rPr>
            <w:lang w:val="en-GB"/>
          </w:rPr>
          <w:t xml:space="preserve"> </w:t>
        </w:r>
      </w:ins>
      <w:commentRangeStart w:id="451"/>
      <w:ins w:id="452" w:author="Scarlett Taylor" w:date="2025-10-27T10:42:00Z" w16du:dateUtc="2025-10-27T03:42:00Z">
        <w:r w:rsidR="00A13133" w:rsidRPr="00A13133">
          <w:rPr>
            <w:lang w:val="en-GB"/>
          </w:rPr>
          <w:t xml:space="preserve">Although </w:t>
        </w:r>
        <w:r w:rsidR="00A13133">
          <w:rPr>
            <w:lang w:val="en-GB"/>
          </w:rPr>
          <w:t xml:space="preserve">other </w:t>
        </w:r>
        <w:r w:rsidR="00A13133" w:rsidRPr="00A13133">
          <w:rPr>
            <w:lang w:val="en-GB"/>
          </w:rPr>
          <w:t>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sidR="00A13133">
          <w:rPr>
            <w:lang w:val="en-GB"/>
          </w:rPr>
          <w:t xml:space="preserve"> </w:t>
        </w:r>
        <w:commentRangeEnd w:id="451"/>
        <w:r w:rsidR="00A13133">
          <w:rPr>
            <w:rStyle w:val="CommentReference"/>
          </w:rPr>
          <w:commentReference w:id="451"/>
        </w:r>
      </w:ins>
      <w:r w:rsidRPr="00C715CC">
        <w:rPr>
          <w:lang w:val="en-GB"/>
        </w:rPr>
        <w:t>These patterns highlight that most benthic-feeding species remain functionally excluded from shipwreck communities</w:t>
      </w:r>
      <w:commentRangeStart w:id="453"/>
      <w:ins w:id="454" w:author="Scarlett Taylor" w:date="2025-10-27T16:36:00Z" w16du:dateUtc="2025-10-27T09:36:00Z">
        <w:r w:rsidR="00900BDB">
          <w:rPr>
            <w:lang w:val="en-GB"/>
          </w:rPr>
          <w:t xml:space="preserve">, </w:t>
        </w:r>
      </w:ins>
      <w:del w:id="455" w:author="Scarlett Taylor" w:date="2025-10-27T16:36:00Z" w16du:dateUtc="2025-10-27T09:36:00Z">
        <w:r w:rsidRPr="00C715CC" w:rsidDel="00900BDB">
          <w:rPr>
            <w:lang w:val="en-GB"/>
          </w:rPr>
          <w:delText xml:space="preserve"> </w:delText>
        </w:r>
      </w:del>
      <w:ins w:id="456" w:author="Scarlett Taylor" w:date="2025-10-27T16:36:00Z" w16du:dateUtc="2025-10-27T09:36:00Z">
        <w:r w:rsidR="00900BDB" w:rsidRPr="00900BDB">
          <w:rPr>
            <w:lang w:val="en-GB"/>
          </w:rPr>
          <w:t xml:space="preserve">and that addressing habitat and resource limitations in artificial reef design may help support these groups, though it remains uncertain whether such changes would fully replicate natural reef </w:t>
        </w:r>
        <w:r w:rsidR="00900BDB" w:rsidRPr="00900BDB">
          <w:rPr>
            <w:lang w:val="en-GB"/>
          </w:rPr>
          <w:lastRenderedPageBreak/>
          <w:t>assemblages.</w:t>
        </w:r>
      </w:ins>
      <w:commentRangeEnd w:id="453"/>
      <w:ins w:id="457" w:author="Scarlett Taylor" w:date="2025-10-27T16:37:00Z" w16du:dateUtc="2025-10-27T09:37:00Z">
        <w:r w:rsidR="00900BDB">
          <w:rPr>
            <w:rStyle w:val="CommentReference"/>
          </w:rPr>
          <w:commentReference w:id="453"/>
        </w:r>
      </w:ins>
      <w:ins w:id="458" w:author="Scarlett Taylor" w:date="2025-10-27T16:36:00Z" w16du:dateUtc="2025-10-27T09:36:00Z">
        <w:r w:rsidR="00900BDB">
          <w:rPr>
            <w:lang w:val="en-GB"/>
          </w:rPr>
          <w:t xml:space="preserve"> </w:t>
        </w:r>
      </w:ins>
      <w:del w:id="459" w:author="Scarlett Taylor" w:date="2025-10-27T16:36:00Z" w16du:dateUtc="2025-10-27T09:36:00Z">
        <w:r w:rsidRPr="00C715CC" w:rsidDel="00900BDB">
          <w:rPr>
            <w:lang w:val="en-GB"/>
          </w:rPr>
          <w:delText>unless habitat and resource limitations are addressed explicitly in artificial reef design.</w:delText>
        </w:r>
      </w:del>
    </w:p>
    <w:p w14:paraId="0BCD0186" w14:textId="77777777" w:rsidR="00C57308" w:rsidRPr="00C715CC" w:rsidRDefault="00000000" w:rsidP="00132A98">
      <w:pPr>
        <w:pStyle w:val="Heading2"/>
      </w:pPr>
      <w:bookmarkStart w:id="460" w:name="_tu4l9qpiadwm" w:colFirst="0" w:colLast="0"/>
      <w:bookmarkEnd w:id="460"/>
      <w:r w:rsidRPr="00C715CC">
        <w:t xml:space="preserve">4.3. Functional limitations of ARs as ecosystem surrogates </w:t>
      </w:r>
    </w:p>
    <w:p w14:paraId="52C027A1" w14:textId="2C3CB925"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w:t>
      </w:r>
      <w:ins w:id="461" w:author="Scarlett Taylor" w:date="2025-10-27T17:22:00Z" w16du:dateUtc="2025-10-27T10:22:00Z">
        <w:r w:rsidR="006D0BA9">
          <w:rPr>
            <w:lang w:val="en-GB"/>
          </w:rPr>
          <w:t>a</w:t>
        </w:r>
      </w:ins>
      <w:r w:rsidRPr="00C715CC">
        <w:rPr>
          <w:lang w:val="en-GB"/>
        </w:rPr>
        <w:t xml:space="preserve">).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del w:id="462" w:author="Scarlett Taylor" w:date="2025-10-27T17:21:00Z" w16du:dateUtc="2025-10-27T10:21:00Z">
        <w:r w:rsidR="001437F9" w:rsidRPr="00C715CC" w:rsidDel="006D0BA9">
          <w:rPr>
            <w:lang w:val="en-GB"/>
          </w:rPr>
          <w:delText xml:space="preserve">Monchanin </w:delText>
        </w:r>
        <w:r w:rsidR="001437F9" w:rsidDel="006D0BA9">
          <w:rPr>
            <w:lang w:val="en-GB"/>
          </w:rPr>
          <w:delText>et al.</w:delText>
        </w:r>
        <w:r w:rsidR="001437F9" w:rsidRPr="00C715CC" w:rsidDel="006D0BA9">
          <w:rPr>
            <w:lang w:val="en-GB"/>
          </w:rPr>
          <w:delText xml:space="preserve"> </w:delText>
        </w:r>
      </w:del>
      <w:r w:rsidRPr="00C715CC">
        <w:rPr>
          <w:lang w:val="en-GB"/>
        </w:rPr>
        <w:t xml:space="preserve">2025). While shipwrecks may offer fisheries value and act as de facto refuges under high exploitation pressure </w:t>
      </w:r>
      <w:ins w:id="463" w:author="Scarlett Taylor" w:date="2025-10-13T22:06:00Z" w16du:dateUtc="2025-10-13T15:06:00Z">
        <w:r w:rsidR="00992DDB">
          <w:rPr>
            <w:lang w:val="en-GB"/>
          </w:rPr>
          <w:t>(</w:t>
        </w:r>
      </w:ins>
      <w:r w:rsidRPr="00C715CC">
        <w:rPr>
          <w:lang w:val="en-GB"/>
        </w:rPr>
        <w:t>as they serve as physical barriers to bottom-trawling practices</w:t>
      </w:r>
      <w:ins w:id="464" w:author="Scarlett Taylor" w:date="2025-10-27T13:14:00Z" w16du:dateUtc="2025-10-27T06:14:00Z">
        <w:r w:rsidR="00EE3582">
          <w:rPr>
            <w:lang w:val="en-GB"/>
          </w:rPr>
          <w:t xml:space="preserve"> </w:t>
        </w:r>
      </w:ins>
      <w:del w:id="465" w:author="Scarlett Taylor" w:date="2025-10-27T13:14:00Z" w16du:dateUtc="2025-10-27T06:14:00Z">
        <w:r w:rsidRPr="00C715CC" w:rsidDel="00EE3582">
          <w:rPr>
            <w:lang w:val="en-GB"/>
          </w:rPr>
          <w:delText xml:space="preserve"> </w:delText>
        </w:r>
      </w:del>
      <w:del w:id="466" w:author="Scarlett Taylor" w:date="2025-10-13T22:06:00Z" w16du:dateUtc="2025-10-13T15:06:00Z">
        <w:r w:rsidRPr="00C715CC" w:rsidDel="00992DDB">
          <w:rPr>
            <w:lang w:val="en-GB"/>
          </w:rPr>
          <w:delText>(</w:delText>
        </w:r>
      </w:del>
      <w:ins w:id="467" w:author="Scarlett Taylor" w:date="2025-10-27T13:14:00Z" w16du:dateUtc="2025-10-27T06:14:00Z">
        <w:r w:rsidR="00EE3582">
          <w:rPr>
            <w:lang w:val="en-GB"/>
          </w:rPr>
          <w:t>(</w:t>
        </w:r>
      </w:ins>
      <w:r w:rsidRPr="00C715CC">
        <w:rPr>
          <w:lang w:val="en-GB"/>
        </w:rPr>
        <w:t xml:space="preserve">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468" w:name="_f110367vqcnr" w:colFirst="0" w:colLast="0"/>
      <w:bookmarkEnd w:id="468"/>
      <w:r w:rsidRPr="00C715CC">
        <w:lastRenderedPageBreak/>
        <w:t xml:space="preserve">4.4. Design and management implications </w:t>
      </w:r>
    </w:p>
    <w:p w14:paraId="620BE7AC" w14:textId="74F33F68"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w:t>
      </w:r>
      <w:commentRangeStart w:id="469"/>
      <w:ins w:id="470" w:author="Scarlett Taylor" w:date="2025-10-27T13:04:00Z" w16du:dateUtc="2025-10-27T06:04:00Z">
        <w:r w:rsidR="00EE3582" w:rsidRPr="00EE3582">
          <w:rPr>
            <w:lang w:val="en-GB"/>
          </w:rPr>
          <w:t>Within this depth range, design variables that control microhabitat and refuge space will have greater leverage on functional outcomes than depth itself (Jankowski et al. 2015</w:t>
        </w:r>
      </w:ins>
      <w:ins w:id="471" w:author="Scarlett Taylor" w:date="2025-10-27T13:05:00Z" w16du:dateUtc="2025-10-27T06:05:00Z">
        <w:r w:rsidR="00EE3582">
          <w:rPr>
            <w:lang w:val="en-GB"/>
          </w:rPr>
          <w:t>,</w:t>
        </w:r>
      </w:ins>
      <w:ins w:id="472" w:author="Scarlett Taylor" w:date="2025-10-27T13:04:00Z" w16du:dateUtc="2025-10-27T06:04:00Z">
        <w:r w:rsidR="00EE3582" w:rsidRPr="00EE3582">
          <w:rPr>
            <w:lang w:val="en-GB"/>
          </w:rPr>
          <w:t xml:space="preserve"> Pinheiro et al. 2023).</w:t>
        </w:r>
        <w:r w:rsidR="00EE3582">
          <w:rPr>
            <w:lang w:val="en-GB"/>
          </w:rPr>
          <w:t xml:space="preserve"> </w:t>
        </w:r>
        <w:commentRangeEnd w:id="469"/>
        <w:r w:rsidR="00EE3582">
          <w:rPr>
            <w:rStyle w:val="CommentReference"/>
          </w:rPr>
          <w:commentReference w:id="469"/>
        </w:r>
      </w:ins>
      <w:r w:rsidRPr="00C715CC">
        <w:rPr>
          <w:lang w:val="en-GB"/>
        </w:rPr>
        <w:t>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w:t>
      </w:r>
      <w:ins w:id="473" w:author="Scarlett Taylor" w:date="2025-10-13T22:08:00Z" w16du:dateUtc="2025-10-13T15:08:00Z">
        <w:r w:rsidR="00992DDB">
          <w:rPr>
            <w:lang w:val="en-GB"/>
          </w:rPr>
          <w:t>,</w:t>
        </w:r>
      </w:ins>
      <w:del w:id="474" w:author="Scarlett Taylor" w:date="2025-10-13T22:08:00Z" w16du:dateUtc="2025-10-13T15:08:00Z">
        <w:r w:rsidRPr="00C715CC" w:rsidDel="00992DDB">
          <w:rPr>
            <w:lang w:val="en-GB"/>
          </w:rPr>
          <w:delText>;</w:delText>
        </w:r>
      </w:del>
      <w:r w:rsidRPr="00C715CC">
        <w:rPr>
          <w:lang w:val="en-GB"/>
        </w:rPr>
        <w:t xml:space="preserve">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uniform concrete blocks or ship hulls </w:t>
      </w:r>
      <w:r w:rsidR="001437F9" w:rsidRPr="001437F9">
        <w:rPr>
          <w:lang w:val="en-GB"/>
        </w:rPr>
        <w:t>(</w:t>
      </w:r>
      <w:ins w:id="475" w:author="Scarlett Taylor" w:date="2025-10-13T22:08:00Z" w16du:dateUtc="2025-10-13T15:08:00Z">
        <w:r w:rsidR="00992DDB" w:rsidRPr="001437F9">
          <w:rPr>
            <w:lang w:val="en-GB"/>
          </w:rPr>
          <w:t xml:space="preserve">Jaxion-Harm et al. 2018, </w:t>
        </w:r>
      </w:ins>
      <w:proofErr w:type="spellStart"/>
      <w:r w:rsidR="001437F9" w:rsidRPr="001437F9">
        <w:rPr>
          <w:lang w:val="en-GB"/>
        </w:rPr>
        <w:t>Monchanin</w:t>
      </w:r>
      <w:proofErr w:type="spellEnd"/>
      <w:r w:rsidR="001437F9" w:rsidRPr="001437F9">
        <w:rPr>
          <w:lang w:val="en-GB"/>
        </w:rPr>
        <w:t xml:space="preserve"> et al. 2021, </w:t>
      </w:r>
      <w:del w:id="476" w:author="Scarlett Taylor" w:date="2025-10-27T17:23:00Z" w16du:dateUtc="2025-10-27T10:23:00Z">
        <w:r w:rsidR="001437F9" w:rsidRPr="001437F9" w:rsidDel="006D0BA9">
          <w:rPr>
            <w:lang w:val="en-GB"/>
          </w:rPr>
          <w:delText xml:space="preserve">Monchanin et al. </w:delText>
        </w:r>
      </w:del>
      <w:r w:rsidR="001437F9" w:rsidRPr="001437F9">
        <w:rPr>
          <w:lang w:val="en-GB"/>
        </w:rPr>
        <w:t xml:space="preserve">2025, </w:t>
      </w:r>
      <w:del w:id="477" w:author="Scarlett Taylor" w:date="2025-10-13T22:08:00Z" w16du:dateUtc="2025-10-13T15:08:00Z">
        <w:r w:rsidR="001437F9" w:rsidRPr="001437F9" w:rsidDel="00992DDB">
          <w:rPr>
            <w:lang w:val="en-GB"/>
          </w:rPr>
          <w:delText xml:space="preserve">Jaxion-Harm et al. 2018, </w:delText>
        </w:r>
      </w:del>
      <w:r w:rsidR="001437F9" w:rsidRPr="001437F9">
        <w:rPr>
          <w:lang w:val="en-GB"/>
        </w:rPr>
        <w:t>Baillie et al. 2024)</w:t>
      </w:r>
      <w:r w:rsidR="001437F9">
        <w:rPr>
          <w:lang w:val="en-GB"/>
        </w:rPr>
        <w:t xml:space="preserve">. </w:t>
      </w:r>
      <w:r w:rsidRPr="00C715CC">
        <w:rPr>
          <w:lang w:val="en-GB"/>
        </w:rPr>
        <w:t xml:space="preserve">Internal cavities and varied surface materials that </w:t>
      </w:r>
      <w:ins w:id="478" w:author="Scarlett Taylor" w:date="2025-10-13T22:08:00Z" w16du:dateUtc="2025-10-13T15:08:00Z">
        <w:r w:rsidR="00992DDB">
          <w:rPr>
            <w:lang w:val="en-GB"/>
          </w:rPr>
          <w:t xml:space="preserve">metal </w:t>
        </w:r>
      </w:ins>
      <w:r w:rsidRPr="00C715CC">
        <w:rPr>
          <w:lang w:val="en-GB"/>
        </w:rPr>
        <w:t>shipwrecks may lack, can help to improve habitat heterogeneity and support functional diversity in fish assemblages.</w:t>
      </w:r>
    </w:p>
    <w:p w14:paraId="7DC38C12" w14:textId="294BEC0B"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w:t>
      </w:r>
      <w:ins w:id="479" w:author="Scarlett Taylor" w:date="2025-10-13T22:08:00Z" w16du:dateUtc="2025-10-13T15:08:00Z">
        <w:r w:rsidR="00992DDB">
          <w:rPr>
            <w:lang w:val="en-GB"/>
          </w:rPr>
          <w:t xml:space="preserve">can </w:t>
        </w:r>
      </w:ins>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 xml:space="preserve">et </w:t>
      </w:r>
      <w:r w:rsidR="003C2044">
        <w:rPr>
          <w:lang w:val="en-GB"/>
        </w:rPr>
        <w:lastRenderedPageBreak/>
        <w:t>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w:t>
      </w:r>
      <w:ins w:id="480" w:author="Scarlett Taylor" w:date="2025-10-18T16:23:00Z" w16du:dateUtc="2025-10-18T09:23:00Z">
        <w:r w:rsidR="00593CF3">
          <w:rPr>
            <w:lang w:val="en-GB"/>
          </w:rPr>
          <w:t>,</w:t>
        </w:r>
      </w:ins>
      <w:del w:id="481" w:author="Scarlett Taylor" w:date="2025-10-18T16:23:00Z" w16du:dateUtc="2025-10-18T09:23:00Z">
        <w:r w:rsidR="003C73AD" w:rsidDel="00593CF3">
          <w:rPr>
            <w:lang w:val="en-GB"/>
          </w:rPr>
          <w:delText>;</w:delText>
        </w:r>
      </w:del>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w:t>
      </w:r>
      <w:ins w:id="482" w:author="Scarlett Taylor" w:date="2025-10-13T22:09:00Z" w16du:dateUtc="2025-10-13T15:09:00Z">
        <w:r w:rsidR="00992DDB">
          <w:rPr>
            <w:lang w:val="en-GB"/>
          </w:rPr>
          <w:t xml:space="preserve">current </w:t>
        </w:r>
      </w:ins>
      <w:r w:rsidR="003C73AD">
        <w:rPr>
          <w:lang w:val="en-GB"/>
        </w:rPr>
        <w:t xml:space="preserve">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Ross et al. 20</w:t>
      </w:r>
      <w:r w:rsidR="0003772F">
        <w:rPr>
          <w:lang w:val="en-GB"/>
        </w:rPr>
        <w:t>1</w:t>
      </w:r>
      <w:r w:rsidR="000D57B8">
        <w:rPr>
          <w:lang w:val="en-GB"/>
        </w:rPr>
        <w:t xml:space="preserve">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6353DCB" w:rsidR="00C57308" w:rsidRPr="00C715CC" w:rsidRDefault="00000000" w:rsidP="001E279D">
      <w:pPr>
        <w:spacing w:before="240" w:after="240" w:line="480" w:lineRule="auto"/>
        <w:rPr>
          <w:lang w:val="en-GB"/>
        </w:rPr>
      </w:pPr>
      <w:r w:rsidRPr="00C715CC">
        <w:rPr>
          <w:lang w:val="en-GB"/>
        </w:rPr>
        <w:t>Beyond site-level design, broader management strategies in the Gulf of Thailand should ensure that artificial reefs are paired with natural reef conservation to</w:t>
      </w:r>
      <w:del w:id="483" w:author="Scarlett Taylor" w:date="2025-10-14T16:05:00Z" w16du:dateUtc="2025-10-14T09:05:00Z">
        <w:r w:rsidRPr="00C715CC" w:rsidDel="00AA4F25">
          <w:rPr>
            <w:lang w:val="en-GB"/>
          </w:rPr>
          <w:delText xml:space="preserve"> ensure</w:delText>
        </w:r>
      </w:del>
      <w:ins w:id="484" w:author="Scarlett Taylor" w:date="2025-10-14T16:05:00Z" w16du:dateUtc="2025-10-14T09:05:00Z">
        <w:r w:rsidR="00AA4F25">
          <w:rPr>
            <w:lang w:val="en-GB"/>
          </w:rPr>
          <w:t xml:space="preserve"> maintain</w:t>
        </w:r>
      </w:ins>
      <w:r w:rsidRPr="00C715CC">
        <w:rPr>
          <w:lang w:val="en-GB"/>
        </w:rPr>
        <w:t xml:space="preserve"> ecosystem </w:t>
      </w:r>
      <w:proofErr w:type="spellStart"/>
      <w:r w:rsidRPr="00C715CC">
        <w:rPr>
          <w:lang w:val="en-GB"/>
        </w:rPr>
        <w:t>function</w:t>
      </w:r>
      <w:ins w:id="485" w:author="Scarlett Taylor" w:date="2025-10-14T16:05:00Z" w16du:dateUtc="2025-10-14T09:05:00Z">
        <w:r w:rsidR="00AA4F25">
          <w:rPr>
            <w:lang w:val="en-GB"/>
          </w:rPr>
          <w:t>.</w:t>
        </w:r>
      </w:ins>
      <w:del w:id="486" w:author="Scarlett Taylor" w:date="2025-10-14T16:05:00Z" w16du:dateUtc="2025-10-14T09:05:00Z">
        <w:r w:rsidRPr="00C715CC" w:rsidDel="00AA4F25">
          <w:rPr>
            <w:lang w:val="en-GB"/>
          </w:rPr>
          <w:delText xml:space="preserve"> is maintained. </w:delText>
        </w:r>
      </w:del>
      <w:r w:rsidRPr="00C715CC">
        <w:rPr>
          <w:lang w:val="en-GB"/>
        </w:rPr>
        <w:t>While</w:t>
      </w:r>
      <w:proofErr w:type="spellEnd"/>
      <w:r w:rsidRPr="00C715CC">
        <w:rPr>
          <w:lang w:val="en-GB"/>
        </w:rPr>
        <w:t xml:space="preserv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w:t>
      </w:r>
      <w:r w:rsidRPr="00C715CC">
        <w:rPr>
          <w:lang w:val="en-GB"/>
        </w:rPr>
        <w:lastRenderedPageBreak/>
        <w:t xml:space="preserve">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ins w:id="487" w:author="Scarlett Taylor" w:date="2025-10-14T16:08:00Z" w16du:dateUtc="2025-10-14T09:08:00Z">
        <w:r w:rsidR="00A940A4">
          <w:rPr>
            <w:lang w:val="en-GB"/>
          </w:rPr>
          <w:t xml:space="preserve"> Deploying </w:t>
        </w:r>
      </w:ins>
      <w:ins w:id="488" w:author="Scarlett Taylor" w:date="2025-10-14T16:10:00Z" w16du:dateUtc="2025-10-14T09:10:00Z">
        <w:r w:rsidR="00A940A4">
          <w:rPr>
            <w:lang w:val="en-GB"/>
          </w:rPr>
          <w:t xml:space="preserve">metal </w:t>
        </w:r>
      </w:ins>
      <w:ins w:id="489" w:author="Scarlett Taylor" w:date="2025-10-14T16:08:00Z" w16du:dateUtc="2025-10-14T09:08:00Z">
        <w:r w:rsidR="00A940A4">
          <w:rPr>
            <w:lang w:val="en-GB"/>
          </w:rPr>
          <w:t>shipwrecks as artificial reefs</w:t>
        </w:r>
      </w:ins>
      <w:del w:id="490" w:author="Scarlett Taylor" w:date="2025-10-14T16:08:00Z" w16du:dateUtc="2025-10-14T09:08:00Z">
        <w:r w:rsidRPr="00C715CC" w:rsidDel="00A940A4">
          <w:rPr>
            <w:lang w:val="en-GB"/>
          </w:rPr>
          <w:delText xml:space="preserve"> Positioning artificial reefs</w:delText>
        </w:r>
      </w:del>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3177EF06" w:rsidR="00C57308" w:rsidRPr="00C715CC" w:rsidRDefault="00000000" w:rsidP="001E279D">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w:t>
      </w:r>
      <w:commentRangeStart w:id="491"/>
      <w:r w:rsidRPr="00C715CC">
        <w:rPr>
          <w:lang w:val="en-GB"/>
        </w:rPr>
        <w:t xml:space="preserve">beyond fish </w:t>
      </w:r>
      <w:commentRangeEnd w:id="491"/>
      <w:r w:rsidR="00386A6B">
        <w:rPr>
          <w:rStyle w:val="CommentReference"/>
        </w:rPr>
        <w:commentReference w:id="491"/>
      </w:r>
      <w:r w:rsidRPr="00C715CC">
        <w:rPr>
          <w:lang w:val="en-GB"/>
        </w:rPr>
        <w:t>to include benthic and fouling communities, which influence habitat development and substrate use over time (</w:t>
      </w:r>
      <w:r w:rsidR="003C2044">
        <w:rPr>
          <w:lang w:val="en-GB"/>
        </w:rPr>
        <w:t>Fowler &amp; Booth</w:t>
      </w:r>
      <w:r w:rsidRPr="00C715CC">
        <w:rPr>
          <w:lang w:val="en-GB"/>
        </w:rPr>
        <w:t xml:space="preserve"> 2012</w:t>
      </w:r>
      <w:ins w:id="492" w:author="Scarlett Taylor" w:date="2025-10-27T10:45:00Z" w16du:dateUtc="2025-10-27T03:45:00Z">
        <w:r w:rsidR="00A13133">
          <w:rPr>
            <w:lang w:val="en-GB"/>
          </w:rPr>
          <w:t xml:space="preserve">, Galbraith et al. </w:t>
        </w:r>
      </w:ins>
      <w:ins w:id="493" w:author="Scarlett Taylor" w:date="2025-10-27T17:24:00Z" w16du:dateUtc="2025-10-27T10:24:00Z">
        <w:r w:rsidR="006D0BA9">
          <w:rPr>
            <w:lang w:val="en-GB"/>
          </w:rPr>
          <w:t>2021, 2022</w:t>
        </w:r>
      </w:ins>
      <w:r w:rsidRPr="00C715CC">
        <w:rPr>
          <w:lang w:val="en-GB"/>
        </w:rPr>
        <w:t xml:space="preserve">).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Structural comparisons between modular and monolithic designs, </w:t>
      </w:r>
      <w:r w:rsidRPr="00C715CC">
        <w:rPr>
          <w:lang w:val="en-GB"/>
        </w:rPr>
        <w:lastRenderedPageBreak/>
        <w:t>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del w:id="494" w:author="Scarlett Taylor" w:date="2025-10-13T22:13:00Z" w16du:dateUtc="2025-10-13T15:13:00Z">
        <w:r w:rsidRPr="00C715CC" w:rsidDel="00386A6B">
          <w:rPr>
            <w:lang w:val="en-GB"/>
          </w:rPr>
          <w:delText xml:space="preserve">Overall, this study provides a foundation for evaluating functional </w:delText>
        </w:r>
        <w:r w:rsidR="005A599C" w:rsidDel="00386A6B">
          <w:rPr>
            <w:lang w:val="en-GB"/>
          </w:rPr>
          <w:delText xml:space="preserve">performance and </w:delText>
        </w:r>
        <w:r w:rsidRPr="00C715CC" w:rsidDel="00386A6B">
          <w:rPr>
            <w:lang w:val="en-GB"/>
          </w:rPr>
          <w:delText xml:space="preserve">outcomes of artificial reefs. </w:delText>
        </w:r>
      </w:del>
      <w:r w:rsidRPr="00C715CC">
        <w:rPr>
          <w:lang w:val="en-GB"/>
        </w:rPr>
        <w:t>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495" w:name="_boey4qhpyqif" w:colFirst="0" w:colLast="0"/>
      <w:bookmarkEnd w:id="495"/>
      <w:r w:rsidRPr="00C715CC">
        <w:t>5. CONCLUSION</w:t>
      </w:r>
    </w:p>
    <w:p w14:paraId="182FDC27" w14:textId="3E0661B4"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del w:id="496" w:author="Scarlett Taylor" w:date="2025-10-13T22:14:00Z" w16du:dateUtc="2025-10-13T15:14:00Z">
        <w:r w:rsidRPr="00491E9D" w:rsidDel="00386A6B">
          <w:delText>depends on more than high relief and isolation. Designs</w:delText>
        </w:r>
      </w:del>
      <w:ins w:id="497" w:author="Scarlett Taylor" w:date="2025-10-13T22:14:00Z" w16du:dateUtc="2025-10-13T15:14:00Z">
        <w:r w:rsidR="00386A6B">
          <w:t xml:space="preserve">of </w:t>
        </w:r>
      </w:ins>
      <w:ins w:id="498" w:author="Scarlett Taylor" w:date="2025-10-27T13:46:00Z" w16du:dateUtc="2025-10-27T06:46:00Z">
        <w:r w:rsidR="007F3FEE">
          <w:t>artificial</w:t>
        </w:r>
      </w:ins>
      <w:ins w:id="499" w:author="Scarlett Taylor" w:date="2025-10-13T22:14:00Z" w16du:dateUtc="2025-10-13T15:14:00Z">
        <w:r w:rsidR="00386A6B">
          <w:t xml:space="preserve"> reefs</w:t>
        </w:r>
      </w:ins>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w:t>
      </w:r>
      <w:r w:rsidRPr="00491E9D">
        <w:lastRenderedPageBreak/>
        <w:t>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500" w:name="_yk50kyr7wai0" w:colFirst="0" w:colLast="0"/>
      <w:bookmarkEnd w:id="500"/>
      <w:r w:rsidRPr="00C715CC">
        <w:lastRenderedPageBreak/>
        <w:t>6. TABLES</w:t>
      </w:r>
    </w:p>
    <w:p w14:paraId="2A0D94E6" w14:textId="09550290"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501" w:name="_r8za2knmn1z1" w:colFirst="0" w:colLast="0"/>
      <w:bookmarkEnd w:id="501"/>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3D88351A" w:rsidR="00C57308" w:rsidRPr="00C715CC" w:rsidRDefault="00F07DFA">
      <w:pPr>
        <w:spacing w:before="240" w:after="240" w:line="276" w:lineRule="auto"/>
        <w:rPr>
          <w:rFonts w:eastAsia="Arial"/>
          <w:sz w:val="22"/>
          <w:szCs w:val="22"/>
          <w:lang w:val="en-GB"/>
        </w:rPr>
      </w:pPr>
      <w:commentRangeStart w:id="502"/>
      <w:ins w:id="503" w:author="Scarlett Taylor" w:date="2025-10-28T11:07:00Z" w16du:dateUtc="2025-10-28T04:07:00Z">
        <w:r>
          <w:rPr>
            <w:rFonts w:eastAsia="Arial"/>
            <w:noProof/>
            <w:sz w:val="22"/>
            <w:szCs w:val="22"/>
            <w:lang w:val="en-GB"/>
          </w:rPr>
          <w:lastRenderedPageBreak/>
          <w:drawing>
            <wp:inline distT="0" distB="0" distL="0" distR="0" wp14:anchorId="2D69F8CB" wp14:editId="026E5BD5">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ins>
      <w:commentRangeEnd w:id="502"/>
      <w:ins w:id="504" w:author="Scarlett Taylor" w:date="2025-10-28T11:08:00Z" w16du:dateUtc="2025-10-28T04:08:00Z">
        <w:r>
          <w:rPr>
            <w:rStyle w:val="CommentReference"/>
          </w:rPr>
          <w:commentReference w:id="502"/>
        </w:r>
      </w:ins>
      <w:del w:id="505" w:author="Scarlett Taylor" w:date="2025-10-28T11:07:00Z" w16du:dateUtc="2025-10-28T04:07:00Z">
        <w:r w:rsidR="00EE4FC8" w:rsidRPr="00C715CC" w:rsidDel="00F07DFA">
          <w:rPr>
            <w:rFonts w:eastAsia="Arial"/>
            <w:noProof/>
            <w:sz w:val="22"/>
            <w:szCs w:val="22"/>
            <w:lang w:val="en-GB"/>
          </w:rPr>
          <w:drawing>
            <wp:inline distT="0" distB="0" distL="0" distR="0" wp14:anchorId="739E378F" wp14:editId="1E09E6B6">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del>
    </w:p>
    <w:p w14:paraId="16DE67AF" w14:textId="013FB3C3" w:rsidR="00C57308" w:rsidRPr="00C715CC" w:rsidRDefault="00000000">
      <w:pPr>
        <w:rPr>
          <w:lang w:val="en-GB"/>
        </w:rPr>
      </w:pPr>
      <w:r w:rsidRPr="00C715CC">
        <w:rPr>
          <w:lang w:val="en-GB"/>
        </w:rPr>
        <w:lastRenderedPageBreak/>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1BEE895A" w:rsidR="00C57308" w:rsidRPr="00C715CC" w:rsidRDefault="00F07DFA">
      <w:pPr>
        <w:spacing w:before="240" w:after="240" w:line="276" w:lineRule="auto"/>
        <w:rPr>
          <w:rFonts w:eastAsia="Arial"/>
          <w:sz w:val="22"/>
          <w:szCs w:val="22"/>
          <w:lang w:val="en-GB"/>
        </w:rPr>
      </w:pPr>
      <w:commentRangeStart w:id="506"/>
      <w:ins w:id="507" w:author="Scarlett Taylor" w:date="2025-10-28T11:08:00Z" w16du:dateUtc="2025-10-28T04:08:00Z">
        <w:r>
          <w:rPr>
            <w:rFonts w:eastAsia="Arial"/>
            <w:noProof/>
            <w:sz w:val="22"/>
            <w:szCs w:val="22"/>
            <w:lang w:val="en-GB"/>
          </w:rPr>
          <w:lastRenderedPageBreak/>
          <w:drawing>
            <wp:inline distT="0" distB="0" distL="0" distR="0" wp14:anchorId="29180369" wp14:editId="6AF2DF53">
              <wp:extent cx="4910328" cy="3682746"/>
              <wp:effectExtent l="0" t="0" r="5080" b="635"/>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9936" cy="3689952"/>
                      </a:xfrm>
                      <a:prstGeom prst="rect">
                        <a:avLst/>
                      </a:prstGeom>
                    </pic:spPr>
                  </pic:pic>
                </a:graphicData>
              </a:graphic>
            </wp:inline>
          </w:drawing>
        </w:r>
        <w:commentRangeEnd w:id="506"/>
        <w:r>
          <w:rPr>
            <w:rStyle w:val="CommentReference"/>
          </w:rPr>
          <w:commentReference w:id="506"/>
        </w:r>
      </w:ins>
      <w:del w:id="508" w:author="Scarlett Taylor" w:date="2025-10-28T11:08:00Z" w16du:dateUtc="2025-10-28T04:08:00Z">
        <w:r w:rsidR="00EE4FC8" w:rsidRPr="00C715CC" w:rsidDel="00F07DFA">
          <w:rPr>
            <w:rFonts w:eastAsia="Arial"/>
            <w:noProof/>
            <w:sz w:val="22"/>
            <w:szCs w:val="22"/>
            <w:lang w:val="en-GB"/>
          </w:rPr>
          <w:drawing>
            <wp:inline distT="0" distB="0" distL="0" distR="0" wp14:anchorId="45A3E1E3" wp14:editId="6A0B83AD">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del>
    </w:p>
    <w:p w14:paraId="3EE83DF2" w14:textId="5D8CC275" w:rsidR="00C57308" w:rsidRPr="00C715CC" w:rsidRDefault="00000000">
      <w:pPr>
        <w:rPr>
          <w:lang w:val="en-GB"/>
        </w:rPr>
      </w:pPr>
      <w:r w:rsidRPr="00C715CC">
        <w:rPr>
          <w:lang w:val="en-GB"/>
        </w:rPr>
        <w:lastRenderedPageBreak/>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0636309C" w:rsidR="00C57308" w:rsidRPr="00C715CC" w:rsidRDefault="00F07DFA">
      <w:pPr>
        <w:spacing w:after="240" w:line="276" w:lineRule="auto"/>
        <w:rPr>
          <w:rFonts w:eastAsia="Arial"/>
          <w:sz w:val="22"/>
          <w:szCs w:val="22"/>
          <w:lang w:val="en-GB"/>
        </w:rPr>
      </w:pPr>
      <w:commentRangeStart w:id="509"/>
      <w:ins w:id="510" w:author="Scarlett Taylor" w:date="2025-10-28T11:09:00Z" w16du:dateUtc="2025-10-28T04:09:00Z">
        <w:r>
          <w:rPr>
            <w:rFonts w:eastAsia="Arial"/>
            <w:noProof/>
            <w:sz w:val="22"/>
            <w:szCs w:val="22"/>
            <w:lang w:val="en-GB"/>
          </w:rPr>
          <w:lastRenderedPageBreak/>
          <w:drawing>
            <wp:inline distT="0" distB="0" distL="0" distR="0" wp14:anchorId="67F38365" wp14:editId="3B273A43">
              <wp:extent cx="5943600" cy="4457700"/>
              <wp:effectExtent l="0" t="0" r="0" b="0"/>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commentRangeEnd w:id="509"/>
        <w:r>
          <w:rPr>
            <w:rStyle w:val="CommentReference"/>
          </w:rPr>
          <w:lastRenderedPageBreak/>
          <w:commentReference w:id="509"/>
        </w:r>
      </w:ins>
      <w:del w:id="511" w:author="Scarlett Taylor" w:date="2025-10-28T11:09:00Z" w16du:dateUtc="2025-10-28T04:09:00Z">
        <w:r w:rsidR="00EE4FC8" w:rsidRPr="00C715CC" w:rsidDel="00F07DFA">
          <w:rPr>
            <w:rFonts w:eastAsia="Arial"/>
            <w:noProof/>
            <w:sz w:val="22"/>
            <w:szCs w:val="22"/>
            <w:lang w:val="en-GB"/>
          </w:rPr>
          <w:drawing>
            <wp:inline distT="0" distB="0" distL="0" distR="0" wp14:anchorId="76054D82" wp14:editId="4E307770">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del>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30D6E418">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ins w:id="512" w:author="Scarlett Taylor" w:date="2025-10-09T10:43:00Z" w16du:dateUtc="2025-10-09T03:43:00Z">
        <w:r w:rsidR="007F3ADD">
          <w:rPr>
            <w:lang w:val="en-GB"/>
          </w:rPr>
          <w:t xml:space="preserve"> </w:t>
        </w:r>
      </w:ins>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15D39286"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513" w:name="_985k75it9yz4" w:colFirst="0" w:colLast="0"/>
      <w:bookmarkEnd w:id="513"/>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514" w:name="_kmw9l3yusmgk" w:colFirst="0" w:colLast="0"/>
      <w:bookmarkEnd w:id="514"/>
      <w:r w:rsidRPr="00C715CC">
        <w:rPr>
          <w:lang w:val="en-GB"/>
        </w:rPr>
        <w:br w:type="page"/>
      </w:r>
    </w:p>
    <w:p w14:paraId="0AE2E46D" w14:textId="77777777" w:rsidR="00C57308" w:rsidRPr="00C715CC" w:rsidRDefault="00000000" w:rsidP="00132A98">
      <w:pPr>
        <w:pStyle w:val="Heading1"/>
      </w:pPr>
      <w:bookmarkStart w:id="515" w:name="_hnnllomz5v09" w:colFirst="0" w:colLast="0"/>
      <w:bookmarkEnd w:id="515"/>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ins w:id="516" w:author="Scarlett Taylor" w:date="2025-10-09T10:10:00Z" w16du:dateUtc="2025-10-09T03:10:00Z">
        <w:r w:rsidR="003A3948">
          <w:rPr>
            <w:lang w:val="en-GB"/>
          </w:rPr>
          <w:t xml:space="preserve"> This study </w:t>
        </w:r>
      </w:ins>
      <w:ins w:id="517" w:author="Scarlett Taylor" w:date="2025-10-09T10:11:00Z" w16du:dateUtc="2025-10-09T03:11:00Z">
        <w:r w:rsidR="003A3948">
          <w:rPr>
            <w:lang w:val="en-GB"/>
          </w:rPr>
          <w:t xml:space="preserve">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ins>
    </w:p>
    <w:p w14:paraId="6F22EB4B" w14:textId="77777777" w:rsidR="00C57308" w:rsidRPr="00C715CC" w:rsidRDefault="00000000" w:rsidP="00132A98">
      <w:pPr>
        <w:pStyle w:val="Heading1"/>
      </w:pPr>
      <w:bookmarkStart w:id="518" w:name="_c9ufq256rcpa" w:colFirst="0" w:colLast="0"/>
      <w:bookmarkEnd w:id="518"/>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519" w:name="_2pxcsaxlieuv" w:colFirst="0" w:colLast="0"/>
      <w:bookmarkEnd w:id="519"/>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520" w:name="_jkyvumhvy7in" w:colFirst="0" w:colLast="0"/>
      <w:bookmarkEnd w:id="520"/>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521" w:name="_ybva4sl89vak" w:colFirst="0" w:colLast="0"/>
      <w:bookmarkEnd w:id="521"/>
      <w:r w:rsidRPr="00C715CC">
        <w:t xml:space="preserve">12. DATA AVAILABILITY </w:t>
      </w:r>
    </w:p>
    <w:p w14:paraId="23598B6B" w14:textId="34B15D1E"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522" w:name="_mgdh7rqr3ie9" w:colFirst="0" w:colLast="0"/>
      <w:bookmarkEnd w:id="522"/>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523"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3">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523"/>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4">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5">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6">
        <w:r w:rsidR="00C57308" w:rsidRPr="00C715CC">
          <w:rPr>
            <w:rFonts w:eastAsia="Arial"/>
            <w:color w:val="1155CC"/>
            <w:sz w:val="22"/>
            <w:szCs w:val="22"/>
            <w:u w:val="single"/>
            <w:lang w:val="en-GB"/>
          </w:rPr>
          <w:t>https://doi.org/10.18637/jss.v080.i01</w:t>
        </w:r>
      </w:hyperlink>
    </w:p>
    <w:p w14:paraId="0B1F81C3" w14:textId="77777777" w:rsidR="00C57308" w:rsidRDefault="00000000" w:rsidP="00213430">
      <w:pPr>
        <w:spacing w:after="200" w:line="276" w:lineRule="auto"/>
        <w:ind w:left="720" w:hanging="720"/>
        <w:rPr>
          <w:ins w:id="524" w:author="Scarlett Taylor" w:date="2025-10-27T17:37:00Z" w16du:dateUtc="2025-10-27T10:37:00Z"/>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7">
        <w:r w:rsidR="00C57308" w:rsidRPr="00C715CC">
          <w:rPr>
            <w:rFonts w:eastAsia="Arial"/>
            <w:color w:val="1155CC"/>
            <w:sz w:val="22"/>
            <w:szCs w:val="22"/>
            <w:u w:val="single"/>
            <w:lang w:val="en-GB"/>
          </w:rPr>
          <w:t>https://doi.org/10.3354/meps14377</w:t>
        </w:r>
      </w:hyperlink>
    </w:p>
    <w:p w14:paraId="5107720E" w14:textId="39FC9260" w:rsidR="00AA33FB" w:rsidRPr="00AA33FB" w:rsidRDefault="00AA33FB" w:rsidP="00213430">
      <w:pPr>
        <w:spacing w:after="200" w:line="276" w:lineRule="auto"/>
        <w:ind w:left="720" w:hanging="720"/>
        <w:rPr>
          <w:rFonts w:eastAsia="Arial"/>
          <w:sz w:val="22"/>
          <w:szCs w:val="22"/>
          <w:lang w:val="en-GB"/>
        </w:rPr>
      </w:pPr>
      <w:commentRangeStart w:id="525"/>
      <w:ins w:id="526" w:author="Scarlett Taylor" w:date="2025-10-27T17:37:00Z" w16du:dateUtc="2025-10-27T10:37:00Z">
        <w:r w:rsidRPr="00AA33FB">
          <w:rPr>
            <w:rFonts w:eastAsia="Arial"/>
            <w:sz w:val="22"/>
            <w:szCs w:val="22"/>
            <w:lang w:val="en-GB"/>
            <w:rPrChange w:id="527" w:author="Scarlett Taylor" w:date="2025-10-27T17:37:00Z" w16du:dateUtc="2025-10-27T10:37:00Z">
              <w:rPr>
                <w:rFonts w:eastAsia="Arial"/>
                <w:b/>
                <w:bCs/>
                <w:sz w:val="22"/>
                <w:szCs w:val="22"/>
                <w:lang w:val="en-GB"/>
              </w:rPr>
            </w:rPrChange>
          </w:rPr>
          <w:t>Cresswell, B. J., Galbraith, G. F., Barnett, A., Harrison, H. B., Jones, G. P., McClure, E. C., Quimpo, T. J. R., &amp; Hoey, A. S. (2025). Limited Evidence for Depth Specialism in Isolated Seamount Reef Predators. Ecology and Evolution, 15(9), e72044. https://doi.org/10.1002/ECE3.72044</w:t>
        </w:r>
        <w:commentRangeEnd w:id="525"/>
        <w:r>
          <w:rPr>
            <w:rStyle w:val="CommentReference"/>
          </w:rPr>
          <w:commentReference w:id="525"/>
        </w:r>
      </w:ins>
    </w:p>
    <w:p w14:paraId="345835B9" w14:textId="13C367D6" w:rsidR="005917FC" w:rsidRDefault="005917FC" w:rsidP="00213430">
      <w:pPr>
        <w:spacing w:after="200" w:line="276" w:lineRule="auto"/>
        <w:ind w:left="720" w:hanging="720"/>
        <w:rPr>
          <w:ins w:id="528" w:author="Scarlett Taylor" w:date="2025-10-27T17:27:00Z" w16du:dateUtc="2025-10-27T10:27:00Z"/>
          <w:rFonts w:eastAsia="Arial"/>
          <w:sz w:val="22"/>
          <w:szCs w:val="22"/>
          <w:lang w:val="en-GB"/>
        </w:rPr>
      </w:pPr>
      <w:commentRangeStart w:id="529"/>
      <w:ins w:id="530" w:author="Scarlett Taylor" w:date="2025-10-27T17:27:00Z" w16du:dateUtc="2025-10-27T10:27:00Z">
        <w:r w:rsidRPr="005917FC">
          <w:rPr>
            <w:rFonts w:eastAsia="Arial"/>
            <w:sz w:val="22"/>
            <w:szCs w:val="22"/>
            <w:lang w:val="en-GB"/>
          </w:rPr>
          <w:t xml:space="preserve">Done TJ. (1983). Coral zonation, its nature and </w:t>
        </w:r>
      </w:ins>
      <w:ins w:id="531" w:author="Scarlett Taylor" w:date="2025-10-27T17:28:00Z" w16du:dateUtc="2025-10-27T10:28:00Z">
        <w:r>
          <w:rPr>
            <w:rFonts w:eastAsia="Arial"/>
            <w:sz w:val="22"/>
            <w:szCs w:val="22"/>
            <w:lang w:val="en-GB"/>
          </w:rPr>
          <w:t>significance. Australian Institute of Marine Science. Pages: 107-147.</w:t>
        </w:r>
      </w:ins>
      <w:commentRangeEnd w:id="529"/>
      <w:ins w:id="532" w:author="Scarlett Taylor" w:date="2025-10-27T17:29:00Z" w16du:dateUtc="2025-10-27T10:29:00Z">
        <w:r>
          <w:rPr>
            <w:rStyle w:val="CommentReference"/>
          </w:rPr>
          <w:commentReference w:id="529"/>
        </w:r>
      </w:ins>
    </w:p>
    <w:p w14:paraId="7DCEA76F" w14:textId="4109E9B9" w:rsidR="00E73D31" w:rsidRDefault="00E73D31" w:rsidP="00213430">
      <w:pPr>
        <w:spacing w:after="200" w:line="276" w:lineRule="auto"/>
        <w:ind w:left="720" w:hanging="720"/>
        <w:rPr>
          <w:ins w:id="533" w:author="Scarlett Taylor" w:date="2025-10-14T10:55:00Z" w16du:dateUtc="2025-10-14T03:55:00Z"/>
          <w:rFonts w:eastAsia="Arial"/>
          <w:sz w:val="22"/>
          <w:szCs w:val="22"/>
          <w:lang w:val="en-GB"/>
        </w:rPr>
      </w:pPr>
      <w:commentRangeStart w:id="534"/>
      <w:ins w:id="535" w:author="Scarlett Taylor" w:date="2025-10-14T10:55:00Z" w16du:dateUtc="2025-10-14T03:55:00Z">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r>
          <w:rPr>
            <w:rFonts w:eastAsia="Arial"/>
            <w:sz w:val="22"/>
            <w:szCs w:val="22"/>
            <w:lang w:val="en-GB"/>
          </w:rPr>
          <w:fldChar w:fldCharType="begin"/>
        </w:r>
        <w:r>
          <w:rPr>
            <w:rFonts w:eastAsia="Arial"/>
            <w:sz w:val="22"/>
            <w:szCs w:val="22"/>
            <w:lang w:val="en-GB"/>
          </w:rPr>
          <w:instrText>HYPERLINK "</w:instrText>
        </w:r>
        <w:r w:rsidRPr="00E73D31">
          <w:rPr>
            <w:rFonts w:eastAsia="Arial"/>
            <w:sz w:val="22"/>
            <w:szCs w:val="22"/>
            <w:lang w:val="en-GB"/>
          </w:rPr>
          <w:instrText>https://doi.org/10.1016/j.envsci.2021.12.006</w:instrText>
        </w:r>
        <w:r>
          <w:rPr>
            <w:rFonts w:eastAsia="Arial"/>
            <w:sz w:val="22"/>
            <w:szCs w:val="22"/>
            <w:lang w:val="en-GB"/>
          </w:rPr>
          <w:instrText>"</w:instrText>
        </w:r>
        <w:r>
          <w:rPr>
            <w:rFonts w:eastAsia="Arial"/>
            <w:sz w:val="22"/>
            <w:szCs w:val="22"/>
            <w:lang w:val="en-GB"/>
          </w:rPr>
        </w:r>
        <w:r>
          <w:rPr>
            <w:rFonts w:eastAsia="Arial"/>
            <w:sz w:val="22"/>
            <w:szCs w:val="22"/>
            <w:lang w:val="en-GB"/>
          </w:rPr>
          <w:fldChar w:fldCharType="separate"/>
        </w:r>
        <w:r w:rsidRPr="00B7210F">
          <w:rPr>
            <w:rStyle w:val="Hyperlink"/>
            <w:rFonts w:eastAsia="Arial"/>
            <w:sz w:val="22"/>
            <w:szCs w:val="22"/>
            <w:lang w:val="en-GB"/>
          </w:rPr>
          <w:t>https://doi.org/10.1016/j.envsci.2021.12.006</w:t>
        </w:r>
        <w:r>
          <w:rPr>
            <w:rFonts w:eastAsia="Arial"/>
            <w:sz w:val="22"/>
            <w:szCs w:val="22"/>
            <w:lang w:val="en-GB"/>
          </w:rPr>
          <w:fldChar w:fldCharType="end"/>
        </w:r>
        <w:r>
          <w:rPr>
            <w:rFonts w:eastAsia="Arial"/>
            <w:sz w:val="22"/>
            <w:szCs w:val="22"/>
            <w:lang w:val="en-GB"/>
          </w:rPr>
          <w:t xml:space="preserve"> </w:t>
        </w:r>
        <w:commentRangeEnd w:id="534"/>
        <w:r>
          <w:rPr>
            <w:rStyle w:val="CommentReference"/>
          </w:rPr>
          <w:commentReference w:id="534"/>
        </w:r>
      </w:ins>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8">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9">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Default="00000000" w:rsidP="00213430">
      <w:pPr>
        <w:spacing w:after="200" w:line="276" w:lineRule="auto"/>
        <w:ind w:left="720" w:hanging="720"/>
        <w:rPr>
          <w:ins w:id="536" w:author="Scarlett Taylor" w:date="2025-10-27T17:10:00Z" w16du:dateUtc="2025-10-27T10:10:00Z"/>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30">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332EE88D" w14:textId="77B3A2DA" w:rsidR="00AC0B15" w:rsidRPr="00AC0B15" w:rsidRDefault="00AC0B15" w:rsidP="00213430">
      <w:pPr>
        <w:spacing w:after="200" w:line="276" w:lineRule="auto"/>
        <w:ind w:left="720" w:hanging="720"/>
        <w:rPr>
          <w:rFonts w:eastAsia="Arial"/>
          <w:bCs/>
          <w:sz w:val="22"/>
          <w:szCs w:val="22"/>
          <w:lang w:val="en-GB"/>
        </w:rPr>
      </w:pPr>
      <w:commentRangeStart w:id="537"/>
      <w:ins w:id="538" w:author="Scarlett Taylor" w:date="2025-10-27T17:10:00Z" w16du:dateUtc="2025-10-27T10:10:00Z">
        <w:r w:rsidRPr="00AC0B15">
          <w:rPr>
            <w:rFonts w:eastAsia="Arial"/>
            <w:bCs/>
            <w:sz w:val="22"/>
            <w:szCs w:val="22"/>
            <w:lang w:val="en-GB"/>
            <w:rPrChange w:id="539" w:author="Scarlett Taylor" w:date="2025-10-27T17:10:00Z" w16du:dateUtc="2025-10-27T10:10:00Z">
              <w:rPr>
                <w:rFonts w:eastAsia="Arial"/>
                <w:b/>
                <w:sz w:val="22"/>
                <w:szCs w:val="22"/>
                <w:lang w:val="en-GB"/>
              </w:rPr>
            </w:rPrChange>
          </w:rPr>
          <w:t>Galbraith, G. F., Cresswell, B. J., McCormick, M. I., Bridge, T. C., &amp; Jones, G. P. (2021). High diversity, abundance and distinct fish assemblages on submerged coral reef pinnacles compared to shallow emergent reefs. Coral Reefs, 40(2), 335-354.</w:t>
        </w:r>
        <w:commentRangeEnd w:id="537"/>
        <w:r>
          <w:rPr>
            <w:rStyle w:val="CommentReference"/>
          </w:rPr>
          <w:commentReference w:id="537"/>
        </w:r>
      </w:ins>
    </w:p>
    <w:p w14:paraId="16D57E92" w14:textId="3DCC6658" w:rsidR="007D0CB1" w:rsidRDefault="007D0CB1" w:rsidP="00213430">
      <w:pPr>
        <w:spacing w:after="200" w:line="276" w:lineRule="auto"/>
        <w:ind w:left="720" w:hanging="720"/>
        <w:rPr>
          <w:ins w:id="540" w:author="Scarlett Taylor" w:date="2025-10-27T16:45:00Z" w16du:dateUtc="2025-10-27T09:45:00Z"/>
          <w:rFonts w:eastAsia="Arial"/>
          <w:sz w:val="22"/>
          <w:szCs w:val="22"/>
          <w:lang w:val="en-GB"/>
        </w:rPr>
      </w:pPr>
      <w:commentRangeStart w:id="541"/>
      <w:ins w:id="542" w:author="Scarlett Taylor" w:date="2025-10-27T16:45:00Z" w16du:dateUtc="2025-10-27T09:45:00Z">
        <w:r w:rsidRPr="007D0CB1">
          <w:rPr>
            <w:rFonts w:eastAsia="Arial"/>
            <w:sz w:val="22"/>
            <w:szCs w:val="22"/>
            <w:lang w:val="en-GB"/>
          </w:rPr>
          <w:t xml:space="preserve">Galbraith, G. F., Cresswell, B. J., McCormick, M. I., Bridge, T. C., &amp; Jones, G. P. (2022). Contrasting hydrodynamic regimes of submerged pinnacle and emergent coral reefs. </w:t>
        </w:r>
        <w:proofErr w:type="spellStart"/>
        <w:r w:rsidRPr="007D0CB1">
          <w:rPr>
            <w:rFonts w:eastAsia="Arial"/>
            <w:sz w:val="22"/>
            <w:szCs w:val="22"/>
            <w:lang w:val="en-GB"/>
          </w:rPr>
          <w:t>Plos</w:t>
        </w:r>
        <w:proofErr w:type="spellEnd"/>
        <w:r w:rsidRPr="007D0CB1">
          <w:rPr>
            <w:rFonts w:eastAsia="Arial"/>
            <w:sz w:val="22"/>
            <w:szCs w:val="22"/>
            <w:lang w:val="en-GB"/>
          </w:rPr>
          <w:t xml:space="preserve"> one, 17(8), e0273092 </w:t>
        </w:r>
      </w:ins>
      <w:commentRangeEnd w:id="541"/>
      <w:ins w:id="543" w:author="Scarlett Taylor" w:date="2025-10-27T16:46:00Z" w16du:dateUtc="2025-10-27T09:46:00Z">
        <w:r>
          <w:rPr>
            <w:rStyle w:val="CommentReference"/>
          </w:rPr>
          <w:commentReference w:id="541"/>
        </w:r>
      </w:ins>
    </w:p>
    <w:p w14:paraId="13007243" w14:textId="2A4AE8E6" w:rsidR="00C57308" w:rsidRPr="00C715CC" w:rsidDel="007D0CB1" w:rsidRDefault="00000000" w:rsidP="00213430">
      <w:pPr>
        <w:spacing w:after="200" w:line="276" w:lineRule="auto"/>
        <w:ind w:left="720" w:hanging="720"/>
        <w:rPr>
          <w:del w:id="544" w:author="Scarlett Taylor" w:date="2025-10-27T16:45:00Z" w16du:dateUtc="2025-10-27T09:45:00Z"/>
          <w:rFonts w:eastAsia="Arial"/>
          <w:sz w:val="22"/>
          <w:szCs w:val="22"/>
          <w:lang w:val="en-GB"/>
        </w:rPr>
      </w:pPr>
      <w:commentRangeStart w:id="545"/>
      <w:del w:id="546" w:author="Scarlett Taylor" w:date="2025-10-27T16:45:00Z" w16du:dateUtc="2025-10-27T09:45:00Z">
        <w:r w:rsidRPr="00C715CC" w:rsidDel="007D0CB1">
          <w:rPr>
            <w:rFonts w:eastAsia="Arial"/>
            <w:sz w:val="22"/>
            <w:szCs w:val="22"/>
            <w:lang w:val="en-GB"/>
          </w:rPr>
          <w:delText xml:space="preserve">Galbraith, G., Mcclure, E. C., and Barnett, A. (2022). </w:delText>
        </w:r>
        <w:r w:rsidRPr="00C715CC" w:rsidDel="007D0CB1">
          <w:rPr>
            <w:rFonts w:eastAsia="Arial"/>
            <w:i/>
            <w:sz w:val="22"/>
            <w:szCs w:val="22"/>
            <w:lang w:val="en-GB"/>
          </w:rPr>
          <w:delText>Diving into the Deep: The Unique Deep Habitats of the Coral Sea Marine Park</w:delText>
        </w:r>
        <w:r w:rsidRPr="00C715CC" w:rsidDel="007D0CB1">
          <w:rPr>
            <w:rFonts w:eastAsia="Arial"/>
            <w:sz w:val="22"/>
            <w:szCs w:val="22"/>
            <w:lang w:val="en-GB"/>
          </w:rPr>
          <w:delText xml:space="preserve">. </w:delText>
        </w:r>
        <w:r w:rsidR="002632BD" w:rsidDel="007D0CB1">
          <w:rPr>
            <w:rFonts w:eastAsia="Arial"/>
            <w:sz w:val="22"/>
            <w:szCs w:val="22"/>
            <w:lang w:val="en-GB"/>
          </w:rPr>
          <w:delText xml:space="preserve">Report prepared for Parks Australia. </w:delText>
        </w:r>
        <w:r w:rsidR="002632BD" w:rsidDel="007D0CB1">
          <w:fldChar w:fldCharType="begin"/>
        </w:r>
        <w:r w:rsidR="002632BD" w:rsidDel="007D0CB1">
          <w:delInstrText>HYPERLINK "https://doi.org/10.13140/RG.2.2.10516.68487/1"</w:delInstrText>
        </w:r>
        <w:r w:rsidR="002632BD" w:rsidDel="007D0CB1">
          <w:fldChar w:fldCharType="separate"/>
        </w:r>
        <w:r w:rsidR="002632BD" w:rsidRPr="00F3016D" w:rsidDel="007D0CB1">
          <w:rPr>
            <w:rStyle w:val="Hyperlink"/>
            <w:rFonts w:eastAsia="Arial"/>
            <w:sz w:val="22"/>
            <w:szCs w:val="22"/>
            <w:lang w:val="en-GB"/>
          </w:rPr>
          <w:delText>https://doi.org/10.13140/RG.2.2.10516.68487/1</w:delText>
        </w:r>
        <w:r w:rsidR="002632BD" w:rsidDel="007D0CB1">
          <w:fldChar w:fldCharType="end"/>
        </w:r>
        <w:r w:rsidR="00D06BB2" w:rsidDel="007D0CB1">
          <w:rPr>
            <w:rFonts w:eastAsia="Arial"/>
            <w:sz w:val="22"/>
            <w:szCs w:val="22"/>
            <w:lang w:val="en-GB"/>
          </w:rPr>
          <w:delText xml:space="preserve"> </w:delText>
        </w:r>
      </w:del>
      <w:commentRangeEnd w:id="545"/>
      <w:r w:rsidR="007D0CB1">
        <w:rPr>
          <w:rStyle w:val="CommentReference"/>
        </w:rPr>
        <w:commentReference w:id="545"/>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31">
        <w:r w:rsidR="00C57308" w:rsidRPr="00C715CC">
          <w:rPr>
            <w:rFonts w:eastAsia="Arial"/>
            <w:color w:val="1155CC"/>
            <w:sz w:val="22"/>
            <w:szCs w:val="22"/>
            <w:u w:val="single"/>
            <w:lang w:val="en-GB"/>
          </w:rPr>
          <w:t>https://doi.org/10.1002/lno.12431</w:t>
        </w:r>
      </w:hyperlink>
    </w:p>
    <w:p w14:paraId="0A4BB520" w14:textId="131E5D0A" w:rsidR="00AA33FB" w:rsidRDefault="00AA33FB" w:rsidP="00213430">
      <w:pPr>
        <w:spacing w:after="200" w:line="276" w:lineRule="auto"/>
        <w:ind w:left="720" w:hanging="720"/>
        <w:rPr>
          <w:ins w:id="547" w:author="Scarlett Taylor" w:date="2025-10-27T17:39:00Z" w16du:dateUtc="2025-10-27T10:39:00Z"/>
          <w:rFonts w:eastAsia="Arial"/>
          <w:sz w:val="22"/>
          <w:szCs w:val="22"/>
          <w:lang w:val="en-GB"/>
        </w:rPr>
      </w:pPr>
      <w:commentRangeStart w:id="548"/>
      <w:ins w:id="549" w:author="Scarlett Taylor" w:date="2025-10-27T17:39:00Z" w16du:dateUtc="2025-10-27T10:39:00Z">
        <w:r w:rsidRPr="00AA33FB">
          <w:rPr>
            <w:rFonts w:eastAsia="Arial"/>
            <w:sz w:val="22"/>
            <w:szCs w:val="22"/>
            <w:lang w:val="en-GB"/>
          </w:rPr>
          <w:t>Gress, E., Bridge, T. C., Fyfe, J., &amp; Galbraith, G. (2023). Novel Interaction between a Rabbitfish and Black Corals. Oceans, 4(3), 236–241. https://doi.org/10.3390/OCEANS4030016/S1</w:t>
        </w:r>
      </w:ins>
      <w:commentRangeEnd w:id="548"/>
      <w:ins w:id="550" w:author="Scarlett Taylor" w:date="2025-10-27T17:40:00Z" w16du:dateUtc="2025-10-27T10:40:00Z">
        <w:r>
          <w:rPr>
            <w:rStyle w:val="CommentReference"/>
          </w:rPr>
          <w:commentReference w:id="548"/>
        </w:r>
      </w:ins>
    </w:p>
    <w:p w14:paraId="4EF61665" w14:textId="14834070" w:rsidR="00AA33FB" w:rsidRDefault="00AA33FB" w:rsidP="00213430">
      <w:pPr>
        <w:spacing w:after="200" w:line="276" w:lineRule="auto"/>
        <w:ind w:left="720" w:hanging="720"/>
        <w:rPr>
          <w:ins w:id="551" w:author="Scarlett Taylor" w:date="2025-10-27T17:38:00Z" w16du:dateUtc="2025-10-27T10:38:00Z"/>
          <w:rFonts w:eastAsia="Arial"/>
          <w:sz w:val="22"/>
          <w:szCs w:val="22"/>
          <w:lang w:val="en-GB"/>
        </w:rPr>
      </w:pPr>
      <w:commentRangeStart w:id="552"/>
      <w:ins w:id="553" w:author="Scarlett Taylor" w:date="2025-10-27T17:38:00Z" w16du:dateUtc="2025-10-27T10:38:00Z">
        <w:r w:rsidRPr="00AA33FB">
          <w:rPr>
            <w:rFonts w:eastAsia="Arial"/>
            <w:sz w:val="22"/>
            <w:szCs w:val="22"/>
            <w:lang w:val="en-GB"/>
          </w:rPr>
          <w:t xml:space="preserve">Gress, E., Bairos‐Novak, K. R., Bridge, T. C., &amp; Galbraith, G. F. (2025). Neglected Biodiversity of Fish Assemblages Associated </w:t>
        </w:r>
        <w:proofErr w:type="gramStart"/>
        <w:r w:rsidRPr="00AA33FB">
          <w:rPr>
            <w:rFonts w:eastAsia="Arial"/>
            <w:sz w:val="22"/>
            <w:szCs w:val="22"/>
            <w:lang w:val="en-GB"/>
          </w:rPr>
          <w:t>With</w:t>
        </w:r>
        <w:proofErr w:type="gramEnd"/>
        <w:r w:rsidRPr="00AA33FB">
          <w:rPr>
            <w:rFonts w:eastAsia="Arial"/>
            <w:sz w:val="22"/>
            <w:szCs w:val="22"/>
            <w:lang w:val="en-GB"/>
          </w:rPr>
          <w:t xml:space="preserve"> Antipatharia (Black Corals) on Tropical Shallow Reef Ecosystems. Ecology and Evolution, 15(8), e72015.</w:t>
        </w:r>
      </w:ins>
      <w:commentRangeEnd w:id="552"/>
      <w:ins w:id="554" w:author="Scarlett Taylor" w:date="2025-10-27T17:39:00Z" w16du:dateUtc="2025-10-27T10:39:00Z">
        <w:r>
          <w:rPr>
            <w:rStyle w:val="CommentReference"/>
          </w:rPr>
          <w:commentReference w:id="552"/>
        </w:r>
      </w:ins>
    </w:p>
    <w:p w14:paraId="1EEF3AE3" w14:textId="3D5DB503"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32">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57C7A7B1" w:rsidR="00C57308" w:rsidRDefault="00000000" w:rsidP="00213430">
      <w:pPr>
        <w:spacing w:after="200" w:line="276" w:lineRule="auto"/>
        <w:ind w:left="720" w:hanging="720"/>
        <w:rPr>
          <w:ins w:id="555" w:author="Scarlett Taylor" w:date="2025-10-27T17:35:00Z" w16du:dateUtc="2025-10-27T10:35:00Z"/>
        </w:rPr>
      </w:pPr>
      <w:r w:rsidRPr="00C715CC">
        <w:rPr>
          <w:rFonts w:eastAsia="Arial"/>
          <w:sz w:val="22"/>
          <w:szCs w:val="22"/>
          <w:lang w:val="en-GB"/>
        </w:rPr>
        <w:t>Hickman, J., Richards, J., Rees, A., and Sheehan, E.</w:t>
      </w:r>
      <w:ins w:id="556" w:author="Scarlett Taylor" w:date="2025-10-09T10:31:00Z" w16du:dateUtc="2025-10-09T03:31:00Z">
        <w:r w:rsidR="00C169D7">
          <w:rPr>
            <w:rFonts w:eastAsia="Arial"/>
            <w:sz w:val="22"/>
            <w:szCs w:val="22"/>
            <w:lang w:val="en-GB"/>
          </w:rPr>
          <w:t>V.</w:t>
        </w:r>
      </w:ins>
      <w:r w:rsidRPr="00C715CC">
        <w:rPr>
          <w:rFonts w:eastAsia="Arial"/>
          <w:sz w:val="22"/>
          <w:szCs w:val="22"/>
          <w:lang w:val="en-GB"/>
        </w:rPr>
        <w:t xml:space="preserve"> </w:t>
      </w:r>
      <w:del w:id="557" w:author="Scarlett Taylor" w:date="2025-10-09T10:31:00Z" w16du:dateUtc="2025-10-09T03:31:00Z">
        <w:r w:rsidRPr="00C715CC" w:rsidDel="00C169D7">
          <w:rPr>
            <w:rFonts w:eastAsia="Arial"/>
            <w:sz w:val="22"/>
            <w:szCs w:val="22"/>
            <w:lang w:val="en-GB"/>
          </w:rPr>
          <w:delText xml:space="preserve">v. </w:delText>
        </w:r>
      </w:del>
      <w:r w:rsidRPr="00C715CC">
        <w:rPr>
          <w:rFonts w:eastAsia="Arial"/>
          <w:sz w:val="22"/>
          <w:szCs w:val="22"/>
          <w:lang w:val="en-GB"/>
        </w:rPr>
        <w:t xml:space="preserve">(2024).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3">
        <w:r w:rsidR="00C57308" w:rsidRPr="00C715CC">
          <w:rPr>
            <w:rFonts w:eastAsia="Arial"/>
            <w:color w:val="1155CC"/>
            <w:sz w:val="22"/>
            <w:szCs w:val="22"/>
            <w:u w:val="single"/>
            <w:lang w:val="en-GB"/>
          </w:rPr>
          <w:t>https://doi.org/10.1111/maec.12782</w:t>
        </w:r>
      </w:hyperlink>
    </w:p>
    <w:p w14:paraId="583DA05A" w14:textId="4A523F2F" w:rsidR="00AA33FB" w:rsidRPr="00C715CC" w:rsidRDefault="00AA33FB" w:rsidP="00213430">
      <w:pPr>
        <w:spacing w:after="200" w:line="276" w:lineRule="auto"/>
        <w:ind w:left="720" w:hanging="720"/>
        <w:rPr>
          <w:rFonts w:eastAsia="Arial"/>
          <w:sz w:val="22"/>
          <w:szCs w:val="22"/>
          <w:lang w:val="en-GB"/>
        </w:rPr>
      </w:pPr>
      <w:commentRangeStart w:id="558"/>
      <w:ins w:id="559" w:author="Scarlett Taylor" w:date="2025-10-27T17:35:00Z" w16du:dateUtc="2025-10-27T10:35:00Z">
        <w:r w:rsidRPr="00AA33FB">
          <w:rPr>
            <w:rFonts w:eastAsia="Arial"/>
            <w:sz w:val="22"/>
            <w:szCs w:val="22"/>
            <w:lang w:val="en-GB"/>
          </w:rPr>
          <w:t>Jankowski, M. W., Gardiner, N. R., &amp; Jones, G. P. (2015). Depth and reef profile: Effects on the distribution and abundance of coral reef fishes. Environmental Biology of Fishes, 98(5), 1373–1386. https://doi.org/10.1007/S10641-014-0365-1/METRICS</w:t>
        </w:r>
      </w:ins>
      <w:commentRangeEnd w:id="558"/>
      <w:ins w:id="560" w:author="Scarlett Taylor" w:date="2025-10-27T17:37:00Z" w16du:dateUtc="2025-10-27T10:37:00Z">
        <w:r>
          <w:rPr>
            <w:rStyle w:val="CommentReference"/>
          </w:rPr>
          <w:commentReference w:id="558"/>
        </w:r>
      </w:ins>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4"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5">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6" w:history="1">
        <w:r w:rsidRPr="00F3016D">
          <w:rPr>
            <w:rStyle w:val="Hyperlink"/>
            <w:rFonts w:eastAsia="Arial"/>
            <w:sz w:val="22"/>
            <w:szCs w:val="22"/>
          </w:rPr>
          <w:t>https://doi.org/10.1111/1365-2664.13748</w:t>
        </w:r>
      </w:hyperlink>
      <w:r>
        <w:rPr>
          <w:rFonts w:eastAsia="Arial"/>
          <w:sz w:val="22"/>
          <w:szCs w:val="22"/>
        </w:rPr>
        <w:t xml:space="preserve"> </w:t>
      </w:r>
    </w:p>
    <w:p w14:paraId="730C3C63" w14:textId="6B1F0887" w:rsidR="00AC0B15" w:rsidRDefault="006D0BA9" w:rsidP="00213430">
      <w:pPr>
        <w:spacing w:after="200" w:line="276" w:lineRule="auto"/>
        <w:ind w:left="720" w:hanging="720"/>
        <w:rPr>
          <w:ins w:id="561" w:author="Scarlett Taylor" w:date="2025-10-27T17:13:00Z" w16du:dateUtc="2025-10-27T10:13:00Z"/>
          <w:rFonts w:eastAsia="Arial"/>
          <w:sz w:val="22"/>
          <w:szCs w:val="22"/>
          <w:lang w:val="en-GB"/>
        </w:rPr>
      </w:pPr>
      <w:commentRangeStart w:id="562"/>
      <w:ins w:id="563" w:author="Scarlett Taylor" w:date="2025-10-27T17:14:00Z" w16du:dateUtc="2025-10-27T10:14:00Z">
        <w:r w:rsidRPr="006D0BA9">
          <w:rPr>
            <w:rFonts w:eastAsia="Arial"/>
            <w:sz w:val="22"/>
            <w:szCs w:val="22"/>
            <w:lang w:val="en-GB"/>
          </w:rPr>
          <w:t xml:space="preserve">Leitner, A. B., Friedrich, T., Kelley, C. D., Travis, S., Partridge, D., Powell, B., &amp; Drazen, J. C. (2021). </w:t>
        </w:r>
        <w:proofErr w:type="spellStart"/>
        <w:r w:rsidRPr="006D0BA9">
          <w:rPr>
            <w:rFonts w:eastAsia="Arial"/>
            <w:sz w:val="22"/>
            <w:szCs w:val="22"/>
            <w:lang w:val="en-GB"/>
          </w:rPr>
          <w:t>Biogeophysical</w:t>
        </w:r>
        <w:proofErr w:type="spellEnd"/>
        <w:r w:rsidRPr="006D0BA9">
          <w:rPr>
            <w:rFonts w:eastAsia="Arial"/>
            <w:sz w:val="22"/>
            <w:szCs w:val="22"/>
            <w:lang w:val="en-GB"/>
          </w:rPr>
          <w:t xml:space="preserve"> influence of large-scale bathymetric habitat types on mesophotic and upper bathyal demersal fish assemblages: a Hawaiian case study. Marine Ecology Progress Series, 659, 219–236. https://doi.org/10.3354/MEPS13581</w:t>
        </w:r>
      </w:ins>
      <w:commentRangeEnd w:id="562"/>
      <w:ins w:id="564" w:author="Scarlett Taylor" w:date="2025-10-27T17:15:00Z" w16du:dateUtc="2025-10-27T10:15:00Z">
        <w:r>
          <w:rPr>
            <w:rStyle w:val="CommentReference"/>
          </w:rPr>
          <w:commentReference w:id="562"/>
        </w:r>
      </w:ins>
    </w:p>
    <w:p w14:paraId="7A5E6CFB" w14:textId="5041454B"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w:t>
      </w:r>
      <w:r w:rsidRPr="00C715CC">
        <w:rPr>
          <w:rFonts w:eastAsia="Arial"/>
          <w:sz w:val="22"/>
          <w:szCs w:val="22"/>
          <w:lang w:val="en-GB"/>
        </w:rPr>
        <w:lastRenderedPageBreak/>
        <w:t xml:space="preserve">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7">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8">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9">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40"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41"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42">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3">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4" w:history="1">
        <w:r w:rsidRPr="00D06BB2">
          <w:rPr>
            <w:rStyle w:val="Hyperlink"/>
            <w:rFonts w:eastAsia="Arial"/>
            <w:sz w:val="22"/>
            <w:szCs w:val="22"/>
          </w:rPr>
          <w:t>https://doi.org/10.1093/BIOSCI/BIAD084</w:t>
        </w:r>
      </w:hyperlink>
      <w:r>
        <w:rPr>
          <w:rFonts w:eastAsia="Arial"/>
          <w:sz w:val="22"/>
          <w:szCs w:val="22"/>
        </w:rPr>
        <w:t xml:space="preserve"> </w:t>
      </w:r>
    </w:p>
    <w:p w14:paraId="11487B4F" w14:textId="799906FE" w:rsidR="00AA33FB" w:rsidRDefault="00AA33FB" w:rsidP="00213430">
      <w:pPr>
        <w:spacing w:after="200" w:line="276" w:lineRule="auto"/>
        <w:ind w:left="720" w:hanging="720"/>
        <w:rPr>
          <w:ins w:id="565" w:author="Scarlett Taylor" w:date="2025-10-27T17:35:00Z" w16du:dateUtc="2025-10-27T10:35:00Z"/>
          <w:rFonts w:eastAsia="Arial"/>
          <w:sz w:val="22"/>
          <w:szCs w:val="22"/>
          <w:lang w:val="en-GB"/>
        </w:rPr>
      </w:pPr>
      <w:commentRangeStart w:id="566"/>
      <w:ins w:id="567" w:author="Scarlett Taylor" w:date="2025-10-27T17:35:00Z" w16du:dateUtc="2025-10-27T10:35:00Z">
        <w:r w:rsidRPr="00AA33FB">
          <w:rPr>
            <w:rFonts w:eastAsia="Arial"/>
            <w:sz w:val="22"/>
            <w:szCs w:val="22"/>
            <w:lang w:val="en-GB"/>
          </w:rPr>
          <w:t xml:space="preserve">Pinheiro, H. T., MacDonald, C., Quimbayo, J. P., Shepherd, B., Phelps, T. A., Loss, A. C., Teixeira, J. B., &amp; Rocha, L. A. (2023). Assembly rules of coral reef fish communities along the depth gradient. Current </w:t>
        </w:r>
      </w:ins>
      <w:ins w:id="568" w:author="Scarlett Taylor" w:date="2025-10-28T10:01:00Z" w16du:dateUtc="2025-10-28T03:01:00Z">
        <w:r w:rsidR="00F7396C" w:rsidRPr="00AA33FB">
          <w:rPr>
            <w:rFonts w:eastAsia="Arial"/>
            <w:sz w:val="22"/>
            <w:szCs w:val="22"/>
            <w:lang w:val="en-GB"/>
          </w:rPr>
          <w:t>Biology:</w:t>
        </w:r>
      </w:ins>
      <w:ins w:id="569" w:author="Scarlett Taylor" w:date="2025-10-27T17:35:00Z" w16du:dateUtc="2025-10-27T10:35:00Z">
        <w:r w:rsidRPr="00AA33FB">
          <w:rPr>
            <w:rFonts w:eastAsia="Arial"/>
            <w:sz w:val="22"/>
            <w:szCs w:val="22"/>
            <w:lang w:val="en-GB"/>
          </w:rPr>
          <w:t xml:space="preserve"> CB, 33(8), 1421-1430.e4. https://doi.org/10.1016/J.CUB.2023.02.040</w:t>
        </w:r>
        <w:commentRangeEnd w:id="566"/>
        <w:r>
          <w:rPr>
            <w:rStyle w:val="CommentReference"/>
          </w:rPr>
          <w:commentReference w:id="566"/>
        </w:r>
      </w:ins>
    </w:p>
    <w:p w14:paraId="55574B7F" w14:textId="4B40D56C"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5">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6"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7">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8">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9">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50">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51">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0ABE5233" w14:textId="77F54973" w:rsidR="00AA33FB" w:rsidRDefault="00AA33FB" w:rsidP="00213430">
      <w:pPr>
        <w:spacing w:after="200" w:line="276" w:lineRule="auto"/>
        <w:ind w:left="720" w:hanging="720"/>
        <w:rPr>
          <w:ins w:id="570" w:author="Scarlett Taylor" w:date="2025-10-27T17:37:00Z" w16du:dateUtc="2025-10-27T10:37:00Z"/>
          <w:rFonts w:eastAsia="Arial"/>
          <w:sz w:val="22"/>
          <w:szCs w:val="22"/>
          <w:lang w:val="en-GB"/>
        </w:rPr>
      </w:pPr>
      <w:commentRangeStart w:id="571"/>
      <w:proofErr w:type="spellStart"/>
      <w:ins w:id="572" w:author="Scarlett Taylor" w:date="2025-10-27T17:37:00Z" w16du:dateUtc="2025-10-27T10:37:00Z">
        <w:r w:rsidRPr="00AA33FB">
          <w:rPr>
            <w:rFonts w:eastAsia="Arial"/>
            <w:sz w:val="22"/>
            <w:szCs w:val="22"/>
            <w:lang w:val="en-GB"/>
          </w:rPr>
          <w:t>Stefanoudis</w:t>
        </w:r>
        <w:proofErr w:type="spellEnd"/>
        <w:r w:rsidRPr="00AA33FB">
          <w:rPr>
            <w:rFonts w:eastAsia="Arial"/>
            <w:sz w:val="22"/>
            <w:szCs w:val="22"/>
            <w:lang w:val="en-GB"/>
          </w:rPr>
          <w:t xml:space="preserve">, P. v., Gress, E., Pitt, J. M., Smith, S. R., Kincaid, T., Rivers, M., </w:t>
        </w:r>
        <w:proofErr w:type="spellStart"/>
        <w:r w:rsidRPr="00AA33FB">
          <w:rPr>
            <w:rFonts w:eastAsia="Arial"/>
            <w:sz w:val="22"/>
            <w:szCs w:val="22"/>
            <w:lang w:val="en-GB"/>
          </w:rPr>
          <w:t>Andradi</w:t>
        </w:r>
        <w:proofErr w:type="spellEnd"/>
        <w:r w:rsidRPr="00AA33FB">
          <w:rPr>
            <w:rFonts w:eastAsia="Arial"/>
            <w:sz w:val="22"/>
            <w:szCs w:val="22"/>
            <w:lang w:val="en-GB"/>
          </w:rPr>
          <w:t xml:space="preserve">-Brown, D. A., Rowlands, G., Woodall, L. C., &amp; Rogers, A. D. (2019). Depth-dependent structuring of reef fish assemblages from the shallows to the </w:t>
        </w:r>
        <w:proofErr w:type="spellStart"/>
        <w:r w:rsidRPr="00AA33FB">
          <w:rPr>
            <w:rFonts w:eastAsia="Arial"/>
            <w:sz w:val="22"/>
            <w:szCs w:val="22"/>
            <w:lang w:val="en-GB"/>
          </w:rPr>
          <w:t>rariphotic</w:t>
        </w:r>
        <w:proofErr w:type="spellEnd"/>
        <w:r w:rsidRPr="00AA33FB">
          <w:rPr>
            <w:rFonts w:eastAsia="Arial"/>
            <w:sz w:val="22"/>
            <w:szCs w:val="22"/>
            <w:lang w:val="en-GB"/>
          </w:rPr>
          <w:t xml:space="preserve"> zone. Frontiers in Marine Science, 6(JUN), 461131. https://doi.org/10.3389/FMARS.2019.00307/BIBTEX</w:t>
        </w:r>
        <w:commentRangeEnd w:id="571"/>
        <w:r>
          <w:rPr>
            <w:rStyle w:val="CommentReference"/>
          </w:rPr>
          <w:commentReference w:id="571"/>
        </w:r>
      </w:ins>
    </w:p>
    <w:p w14:paraId="789FFC43" w14:textId="3997AC6B"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52">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3">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4">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5"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lastRenderedPageBreak/>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6">
        <w:r w:rsidR="00C57308" w:rsidRPr="00C715CC">
          <w:rPr>
            <w:rFonts w:eastAsia="Arial"/>
            <w:color w:val="1155CC"/>
            <w:sz w:val="22"/>
            <w:szCs w:val="22"/>
            <w:u w:val="single"/>
            <w:lang w:val="en-GB"/>
          </w:rPr>
          <w:t>https://doi.org/10.21105/joss.01686</w:t>
        </w:r>
      </w:hyperlink>
    </w:p>
    <w:sectPr w:rsidR="00C57308" w:rsidRPr="00C715CC">
      <w:headerReference w:type="default" r:id="rId57"/>
      <w:footerReference w:type="default" r:id="rId58"/>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Scarlett Taylor" w:date="2025-10-14T09:27:00Z" w:initials="SRT">
    <w:p w14:paraId="157439A9" w14:textId="77777777" w:rsidR="002441CA" w:rsidRDefault="002441CA" w:rsidP="002441CA">
      <w:r>
        <w:rPr>
          <w:rStyle w:val="CommentReference"/>
        </w:rPr>
        <w:annotationRef/>
      </w:r>
      <w:r>
        <w:rPr>
          <w:sz w:val="20"/>
          <w:szCs w:val="20"/>
        </w:rPr>
        <w:t>R3-09: citations- socioeconimics</w:t>
      </w:r>
    </w:p>
  </w:comment>
  <w:comment w:id="24" w:author="Scarlett Taylor" w:date="2025-10-14T09:26:00Z" w:initials="SRT">
    <w:p w14:paraId="168AD323" w14:textId="4EE642E1" w:rsidR="002441CA" w:rsidRDefault="002441CA" w:rsidP="002441CA">
      <w:r>
        <w:rPr>
          <w:rStyle w:val="CommentReference"/>
        </w:rPr>
        <w:annotationRef/>
      </w:r>
      <w:r>
        <w:rPr>
          <w:sz w:val="20"/>
          <w:szCs w:val="20"/>
        </w:rPr>
        <w:t>add elrick-barr et al 2022 to refs</w:t>
      </w:r>
    </w:p>
  </w:comment>
  <w:comment w:id="31" w:author="Scarlett Taylor" w:date="2025-10-14T10:56:00Z" w:initials="SRT">
    <w:p w14:paraId="6F80FD00" w14:textId="77777777" w:rsidR="00E73D31" w:rsidRDefault="00E73D31" w:rsidP="00E73D31">
      <w:r>
        <w:rPr>
          <w:rStyle w:val="CommentReference"/>
        </w:rPr>
        <w:annotationRef/>
      </w:r>
      <w:r>
        <w:rPr>
          <w:sz w:val="20"/>
          <w:szCs w:val="20"/>
        </w:rPr>
        <w:t>TO DO</w:t>
      </w:r>
    </w:p>
  </w:comment>
  <w:comment w:id="33" w:author="Scarlett Taylor" w:date="2025-10-14T15:34:00Z" w:initials="SRT">
    <w:p w14:paraId="074BCE08" w14:textId="77777777" w:rsidR="00F70553" w:rsidRDefault="00F70553" w:rsidP="00F70553">
      <w:r>
        <w:rPr>
          <w:rStyle w:val="CommentReference"/>
        </w:rPr>
        <w:annotationRef/>
      </w:r>
      <w:r>
        <w:rPr>
          <w:i/>
          <w:iCs/>
          <w:sz w:val="20"/>
          <w:szCs w:val="20"/>
        </w:rPr>
        <w:t xml:space="preserve">R2-06: </w:t>
      </w:r>
    </w:p>
    <w:p w14:paraId="022BC275" w14:textId="77777777" w:rsidR="00F70553" w:rsidRDefault="00F70553" w:rsidP="00F70553">
      <w:r>
        <w:rPr>
          <w:i/>
          <w:iCs/>
          <w:sz w:val="20"/>
          <w:szCs w:val="20"/>
        </w:rPr>
        <w:t>[Framing] Line 60: “balanced trophic assemblages” implies that natural reefs (even degraded reefs) always have balanced trophic assemblages; consider clarifying</w:t>
      </w:r>
    </w:p>
    <w:p w14:paraId="4863EC53" w14:textId="77777777" w:rsidR="00F70553" w:rsidRDefault="00F70553" w:rsidP="00F70553"/>
  </w:comment>
  <w:comment w:id="37" w:author="Scarlett Taylor" w:date="2025-10-27T16:28:00Z" w:initials="SRT">
    <w:p w14:paraId="6CF7A574" w14:textId="77777777" w:rsidR="00B52402" w:rsidRDefault="00B52402" w:rsidP="00B52402">
      <w:r>
        <w:rPr>
          <w:rStyle w:val="CommentReference"/>
        </w:rPr>
        <w:annotationRef/>
      </w:r>
      <w:r>
        <w:rPr>
          <w:sz w:val="20"/>
          <w:szCs w:val="20"/>
        </w:rPr>
        <w:t>R2-07 - clarify metrics</w:t>
      </w:r>
    </w:p>
  </w:comment>
  <w:comment w:id="49" w:author="Scarlett Taylor" w:date="2025-10-27T16:49:00Z" w:initials="SRT">
    <w:p w14:paraId="3CCD0934" w14:textId="77777777" w:rsidR="007D0CB1" w:rsidRDefault="007D0CB1" w:rsidP="007D0CB1">
      <w:r>
        <w:rPr>
          <w:rStyle w:val="CommentReference"/>
        </w:rPr>
        <w:annotationRef/>
      </w:r>
      <w:r>
        <w:rPr>
          <w:sz w:val="20"/>
          <w:szCs w:val="20"/>
        </w:rPr>
        <w:t>fixed references here; R1-02</w:t>
      </w:r>
    </w:p>
  </w:comment>
  <w:comment w:id="61" w:author="Scarlett Taylor" w:date="2025-10-27T17:26:00Z" w:initials="SRT">
    <w:p w14:paraId="4DEAB281" w14:textId="77777777" w:rsidR="005917FC" w:rsidRDefault="005917FC" w:rsidP="005917FC">
      <w:r>
        <w:rPr>
          <w:rStyle w:val="CommentReference"/>
        </w:rPr>
        <w:annotationRef/>
      </w:r>
      <w:r>
        <w:rPr>
          <w:sz w:val="20"/>
          <w:szCs w:val="20"/>
        </w:rPr>
        <w:t>R1-03</w:t>
      </w:r>
    </w:p>
  </w:comment>
  <w:comment w:id="70" w:author="Scarlett Taylor" w:date="2025-10-27T16:43:00Z" w:initials="SRT">
    <w:p w14:paraId="072CEB22" w14:textId="592CD8E3" w:rsidR="00900BDB" w:rsidRDefault="00900BDB" w:rsidP="00900BDB">
      <w:r>
        <w:rPr>
          <w:rStyle w:val="CommentReference"/>
        </w:rPr>
        <w:annotationRef/>
      </w:r>
      <w:r>
        <w:rPr>
          <w:sz w:val="20"/>
          <w:szCs w:val="20"/>
        </w:rPr>
        <w:t>R1-07</w:t>
      </w:r>
    </w:p>
  </w:comment>
  <w:comment w:id="78" w:author="Scarlett Taylor" w:date="2025-10-13T10:54:00Z" w:initials="SRT">
    <w:p w14:paraId="2C3CD626" w14:textId="349F2CD8" w:rsidR="005E6D95" w:rsidRDefault="005E6D95" w:rsidP="005E6D95">
      <w:r>
        <w:rPr>
          <w:rStyle w:val="CommentReference"/>
        </w:rPr>
        <w:annotationRef/>
      </w:r>
      <w:r>
        <w:rPr>
          <w:sz w:val="20"/>
          <w:szCs w:val="20"/>
        </w:rPr>
        <w:t>finish \\  R3-09 Elrick-Barr et al 2022</w:t>
      </w:r>
    </w:p>
  </w:comment>
  <w:comment w:id="84" w:author="Scarlett Taylor" w:date="2025-10-09T12:16:00Z" w:initials="SRT">
    <w:p w14:paraId="74749531" w14:textId="3543B346" w:rsidR="0081685F" w:rsidRDefault="0081685F" w:rsidP="0081685F">
      <w:r>
        <w:rPr>
          <w:rStyle w:val="CommentReference"/>
        </w:rPr>
        <w:annotationRef/>
      </w:r>
      <w:r>
        <w:rPr>
          <w:sz w:val="20"/>
          <w:szCs w:val="20"/>
        </w:rPr>
        <w:t xml:space="preserve">R3-01. </w:t>
      </w:r>
      <w:r>
        <w:rPr>
          <w:i/>
          <w:iCs/>
          <w:sz w:val="20"/>
          <w:szCs w:val="20"/>
        </w:rPr>
        <w:t> In the section on study sites, I would recommend that you provide some information on the size and structural complexity of the shipwrecks.</w:t>
      </w:r>
      <w:r>
        <w:rPr>
          <w:sz w:val="20"/>
          <w:szCs w:val="20"/>
        </w:rPr>
        <w:t xml:space="preserve"> </w:t>
      </w:r>
    </w:p>
  </w:comment>
  <w:comment w:id="95" w:author="Scarlett Taylor" w:date="2025-10-09T12:48:00Z" w:initials="SRT">
    <w:p w14:paraId="053166C0" w14:textId="77777777" w:rsidR="00BE1DB0" w:rsidRDefault="00BE1DB0" w:rsidP="00BE1DB0">
      <w:r>
        <w:rPr>
          <w:rStyle w:val="CommentReference"/>
        </w:rPr>
        <w:annotationRef/>
      </w:r>
      <w:r>
        <w:rPr>
          <w:sz w:val="20"/>
          <w:szCs w:val="20"/>
        </w:rPr>
        <w:t>R1-08 and R3-02: Adding time frame for surveys,  freq. of surveys, and adding reference to site characteristics table (T1, new)</w:t>
      </w:r>
    </w:p>
  </w:comment>
  <w:comment w:id="102" w:author="Scarlett Taylor" w:date="2025-10-09T11:51:00Z" w:initials="SRT">
    <w:p w14:paraId="242845DA" w14:textId="6D02C7F6" w:rsidR="0042250B" w:rsidRDefault="0042250B" w:rsidP="0042250B">
      <w:r>
        <w:rPr>
          <w:rStyle w:val="CommentReference"/>
        </w:rPr>
        <w:annotationRef/>
      </w:r>
      <w:r>
        <w:rPr>
          <w:sz w:val="20"/>
          <w:szCs w:val="20"/>
        </w:rPr>
        <w:t>R1-09</w:t>
      </w:r>
    </w:p>
  </w:comment>
  <w:comment w:id="112" w:author="Scarlett Taylor" w:date="2025-10-13T10:59:00Z" w:initials="SRT">
    <w:p w14:paraId="7E4F18C6" w14:textId="77777777" w:rsidR="005E6D95" w:rsidRDefault="005E6D95" w:rsidP="005E6D95">
      <w:r>
        <w:rPr>
          <w:rStyle w:val="CommentReference"/>
        </w:rPr>
        <w:annotationRef/>
      </w:r>
      <w:r>
        <w:rPr>
          <w:sz w:val="20"/>
          <w:szCs w:val="20"/>
        </w:rPr>
        <w:t xml:space="preserve">add citation to refs; R3-04 </w:t>
      </w:r>
    </w:p>
  </w:comment>
  <w:comment w:id="116" w:author="Scarlett Taylor" w:date="2025-10-14T13:35:00Z" w:initials="SRT">
    <w:p w14:paraId="089F445D" w14:textId="44B4ABD3" w:rsidR="004B3DEE" w:rsidRDefault="004B3DEE" w:rsidP="004B3DEE">
      <w:r>
        <w:rPr>
          <w:rStyle w:val="CommentReference"/>
        </w:rPr>
        <w:annotationRef/>
      </w:r>
      <w:r>
        <w:rPr>
          <w:sz w:val="20"/>
          <w:szCs w:val="20"/>
        </w:rPr>
        <w:t>R2-01</w:t>
      </w:r>
    </w:p>
    <w:p w14:paraId="578EE284" w14:textId="77777777" w:rsidR="004B3DEE" w:rsidRDefault="004B3DEE" w:rsidP="004B3DEE"/>
  </w:comment>
  <w:comment w:id="121" w:author="Scarlett Taylor" w:date="2025-10-14T13:35:00Z" w:initials="SRT">
    <w:p w14:paraId="42A98ADA" w14:textId="77777777" w:rsidR="004B3DEE" w:rsidRDefault="004B3DEE" w:rsidP="004B3DEE">
      <w:r>
        <w:rPr>
          <w:rStyle w:val="CommentReference"/>
        </w:rPr>
        <w:annotationRef/>
      </w:r>
      <w:r>
        <w:rPr>
          <w:sz w:val="20"/>
          <w:szCs w:val="20"/>
        </w:rPr>
        <w:t>R2-02</w:t>
      </w:r>
    </w:p>
  </w:comment>
  <w:comment w:id="125" w:author="Scarlett Taylor" w:date="2025-10-27T10:35:00Z" w:initials="SRT">
    <w:p w14:paraId="65BAB77F" w14:textId="77777777" w:rsidR="009C098C" w:rsidRDefault="009C098C" w:rsidP="009C098C">
      <w:r>
        <w:rPr>
          <w:rStyle w:val="CommentReference"/>
        </w:rPr>
        <w:annotationRef/>
      </w:r>
      <w:r>
        <w:rPr>
          <w:sz w:val="20"/>
          <w:szCs w:val="20"/>
        </w:rPr>
        <w:t>added clarification for R1-10</w:t>
      </w:r>
    </w:p>
  </w:comment>
  <w:comment w:id="134" w:author="Scarlett Taylor" w:date="2025-10-14T10:25:00Z" w:initials="SRT">
    <w:p w14:paraId="1A65AC15" w14:textId="4C176759" w:rsidR="00BF54C3" w:rsidRDefault="00BF54C3" w:rsidP="00BF54C3">
      <w:r>
        <w:rPr>
          <w:rStyle w:val="CommentReference"/>
        </w:rPr>
        <w:annotationRef/>
      </w:r>
      <w:r>
        <w:rPr>
          <w:sz w:val="20"/>
          <w:szCs w:val="20"/>
        </w:rPr>
        <w:t>R3-05- detectability and inclusion and radius</w:t>
      </w:r>
    </w:p>
  </w:comment>
  <w:comment w:id="145" w:author="Scarlett Taylor" w:date="2025-10-09T11:47:00Z" w:initials="SRT">
    <w:p w14:paraId="74D56EE4" w14:textId="6DCFEBA8" w:rsidR="0042250B" w:rsidRDefault="0042250B" w:rsidP="0042250B">
      <w:r>
        <w:rPr>
          <w:rStyle w:val="CommentReference"/>
        </w:rPr>
        <w:annotationRef/>
      </w:r>
      <w:r>
        <w:rPr>
          <w:sz w:val="20"/>
          <w:szCs w:val="20"/>
        </w:rPr>
        <w:t>R1-12</w:t>
      </w:r>
    </w:p>
  </w:comment>
  <w:comment w:id="149" w:author="Scarlett Taylor" w:date="2025-10-14T09:42:00Z" w:initials="SRT">
    <w:p w14:paraId="427B8A4E" w14:textId="77777777" w:rsidR="00B11143" w:rsidRDefault="00B11143" w:rsidP="00B11143">
      <w:r>
        <w:rPr>
          <w:rStyle w:val="CommentReference"/>
        </w:rPr>
        <w:annotationRef/>
      </w:r>
      <w:r>
        <w:rPr>
          <w:sz w:val="20"/>
          <w:szCs w:val="20"/>
        </w:rPr>
        <w:t xml:space="preserve">R3-06 </w:t>
      </w:r>
    </w:p>
    <w:p w14:paraId="41BEBC26" w14:textId="77777777" w:rsidR="00B11143" w:rsidRDefault="00B11143" w:rsidP="00B11143"/>
  </w:comment>
  <w:comment w:id="153" w:author="Scarlett Taylor" w:date="2025-10-09T11:47:00Z" w:initials="SRT">
    <w:p w14:paraId="2A7E75CF" w14:textId="7355A34C" w:rsidR="0042250B" w:rsidRDefault="0042250B" w:rsidP="0042250B">
      <w:r>
        <w:rPr>
          <w:rStyle w:val="CommentReference"/>
        </w:rPr>
        <w:annotationRef/>
      </w:r>
      <w:r>
        <w:rPr>
          <w:sz w:val="20"/>
          <w:szCs w:val="20"/>
        </w:rPr>
        <w:t xml:space="preserve">R1-13. </w:t>
      </w:r>
    </w:p>
  </w:comment>
  <w:comment w:id="158" w:author="Scarlett Taylor" w:date="2025-10-09T11:46:00Z" w:initials="SRT">
    <w:p w14:paraId="5C22CBE8" w14:textId="64100854" w:rsidR="0042250B" w:rsidRDefault="0042250B" w:rsidP="0042250B">
      <w:r>
        <w:rPr>
          <w:rStyle w:val="CommentReference"/>
        </w:rPr>
        <w:annotationRef/>
      </w:r>
      <w:r>
        <w:rPr>
          <w:sz w:val="20"/>
          <w:szCs w:val="20"/>
        </w:rPr>
        <w:t>replying to R1-14.</w:t>
      </w:r>
    </w:p>
  </w:comment>
  <w:comment w:id="174" w:author="Scarlett Taylor" w:date="2025-10-14T10:54:00Z" w:initials="SRT">
    <w:p w14:paraId="062AD739" w14:textId="77777777" w:rsidR="00E73D31" w:rsidRDefault="00E73D31" w:rsidP="00E73D31">
      <w:r>
        <w:rPr>
          <w:rStyle w:val="CommentReference"/>
        </w:rPr>
        <w:annotationRef/>
      </w:r>
      <w:r>
        <w:rPr>
          <w:sz w:val="20"/>
          <w:szCs w:val="20"/>
        </w:rPr>
        <w:t>R3-07</w:t>
      </w:r>
    </w:p>
  </w:comment>
  <w:comment w:id="182" w:author="Scarlett Taylor" w:date="2025-10-27T17:04:00Z" w:initials="SRT">
    <w:p w14:paraId="5045C4AB" w14:textId="77777777" w:rsidR="00AC0B15" w:rsidRDefault="00AC0B15" w:rsidP="00AC0B15">
      <w:r>
        <w:rPr>
          <w:rStyle w:val="CommentReference"/>
        </w:rPr>
        <w:annotationRef/>
      </w:r>
      <w:r>
        <w:rPr>
          <w:sz w:val="20"/>
          <w:szCs w:val="20"/>
        </w:rPr>
        <w:t xml:space="preserve">MAJOR REVISION!!!! To address R3-03 and R1-15: ADDED MONTH-YEAR AS A RANDOM EFFECT </w:t>
      </w:r>
    </w:p>
  </w:comment>
  <w:comment w:id="260" w:author="Scarlett Taylor" w:date="2025-10-09T12:46:00Z" w:initials="SRT">
    <w:p w14:paraId="787F0C21" w14:textId="30A777CB" w:rsidR="00BE1DB0" w:rsidRDefault="00BE1DB0" w:rsidP="00BE1DB0">
      <w:r>
        <w:rPr>
          <w:rStyle w:val="CommentReference"/>
        </w:rPr>
        <w:annotationRef/>
      </w:r>
      <w:r>
        <w:rPr>
          <w:sz w:val="20"/>
          <w:szCs w:val="20"/>
        </w:rPr>
        <w:t xml:space="preserve">R1-08 and R3-02 Adding time frame for surveys and freq. of surveys </w:t>
      </w:r>
    </w:p>
  </w:comment>
  <w:comment w:id="270" w:author="Scarlett Taylor" w:date="2025-10-14T14:41:00Z" w:initials="SRT">
    <w:p w14:paraId="2EDBEEDC" w14:textId="77777777" w:rsidR="005E3639" w:rsidRDefault="005E3639" w:rsidP="005E3639">
      <w:r>
        <w:rPr>
          <w:rStyle w:val="CommentReference"/>
        </w:rPr>
        <w:annotationRef/>
      </w:r>
      <w:r>
        <w:rPr>
          <w:sz w:val="20"/>
          <w:szCs w:val="20"/>
        </w:rPr>
        <w:t>Was listed as 1,200 m in Baillie et al (2024),that we followed methodological precedent with, but when we checked the math: 12 m/m speed * 8 minutes *10 m inclusion radius = 1920 m^2 coverage per survey</w:t>
      </w:r>
    </w:p>
  </w:comment>
  <w:comment w:id="276" w:author="Scarlett Taylor" w:date="2025-10-27T16:07:00Z" w:initials="SRT">
    <w:p w14:paraId="121307AD" w14:textId="77777777" w:rsidR="00E37DDA" w:rsidRDefault="00E37DDA" w:rsidP="00E37DDA">
      <w:r>
        <w:rPr>
          <w:rStyle w:val="CommentReference"/>
        </w:rPr>
        <w:annotationRef/>
      </w:r>
      <w:r>
        <w:rPr>
          <w:sz w:val="20"/>
          <w:szCs w:val="20"/>
        </w:rPr>
        <w:t xml:space="preserve">R2-10 </w:t>
      </w:r>
    </w:p>
  </w:comment>
  <w:comment w:id="401" w:author="Scarlett Taylor" w:date="2025-10-27T16:01:00Z" w:initials="SRT">
    <w:p w14:paraId="2B8FBE9E" w14:textId="7631EAFD" w:rsidR="00E37DDA" w:rsidRDefault="00E37DDA" w:rsidP="00E37DDA">
      <w:r>
        <w:rPr>
          <w:rStyle w:val="CommentReference"/>
        </w:rPr>
        <w:annotationRef/>
      </w:r>
      <w:r>
        <w:rPr>
          <w:sz w:val="20"/>
          <w:szCs w:val="20"/>
        </w:rPr>
        <w:t>updated wording to reflect effect size changes with addition of month-year random effect</w:t>
      </w:r>
    </w:p>
  </w:comment>
  <w:comment w:id="419" w:author="Scarlett Taylor" w:date="2025-10-27T13:13:00Z" w:initials="SRT">
    <w:p w14:paraId="75CF3857" w14:textId="028CD624" w:rsidR="00EE3582" w:rsidRDefault="00EE3582" w:rsidP="00EE3582">
      <w:r>
        <w:rPr>
          <w:rStyle w:val="CommentReference"/>
        </w:rPr>
        <w:annotationRef/>
      </w:r>
      <w:r>
        <w:rPr>
          <w:sz w:val="20"/>
          <w:szCs w:val="20"/>
        </w:rPr>
        <w:t>Added to address R1-18: depth effects</w:t>
      </w:r>
    </w:p>
  </w:comment>
  <w:comment w:id="422" w:author="Scarlett Taylor" w:date="2025-10-27T16:35:00Z" w:initials="SRT">
    <w:p w14:paraId="18A6F73A" w14:textId="77777777" w:rsidR="00900BDB" w:rsidRDefault="00900BDB" w:rsidP="00900BDB">
      <w:r>
        <w:rPr>
          <w:rStyle w:val="CommentReference"/>
        </w:rPr>
        <w:annotationRef/>
      </w:r>
      <w:r>
        <w:rPr>
          <w:sz w:val="20"/>
          <w:szCs w:val="20"/>
        </w:rPr>
        <w:t>R2-10</w:t>
      </w:r>
    </w:p>
  </w:comment>
  <w:comment w:id="431" w:author="Scarlett Taylor" w:date="2025-10-27T16:16:00Z" w:initials="SRT">
    <w:p w14:paraId="67E7B312" w14:textId="2F392077" w:rsidR="00113E0F" w:rsidRDefault="00113E0F" w:rsidP="00113E0F">
      <w:r>
        <w:rPr>
          <w:rStyle w:val="CommentReference"/>
        </w:rPr>
        <w:annotationRef/>
      </w:r>
      <w:r>
        <w:rPr>
          <w:sz w:val="20"/>
          <w:szCs w:val="20"/>
        </w:rPr>
        <w:t>R2-13</w:t>
      </w:r>
    </w:p>
  </w:comment>
  <w:comment w:id="441" w:author="Scarlett Taylor" w:date="2025-10-27T13:10:00Z" w:initials="SRT">
    <w:p w14:paraId="644D1435" w14:textId="7D7EAE0F" w:rsidR="00EE3582" w:rsidRDefault="00EE3582" w:rsidP="00EE3582">
      <w:r>
        <w:rPr>
          <w:rStyle w:val="CommentReference"/>
        </w:rPr>
        <w:annotationRef/>
      </w:r>
      <w:r>
        <w:rPr>
          <w:sz w:val="20"/>
          <w:szCs w:val="20"/>
        </w:rPr>
        <w:t>Added to address R1-18</w:t>
      </w:r>
    </w:p>
  </w:comment>
  <w:comment w:id="445" w:author="Scarlett Taylor" w:date="2025-10-13T22:00:00Z" w:initials="SRT">
    <w:p w14:paraId="7ACE974C" w14:textId="43E5EBD2" w:rsidR="00992DDB" w:rsidRDefault="00992DDB" w:rsidP="00992DDB">
      <w:r>
        <w:rPr>
          <w:rStyle w:val="CommentReference"/>
        </w:rPr>
        <w:annotationRef/>
      </w:r>
      <w:r>
        <w:rPr>
          <w:sz w:val="20"/>
          <w:szCs w:val="20"/>
        </w:rPr>
        <w:t xml:space="preserve">R1:21 - add Gress et al. 2025 and edit lightly to include discussion on trophic levels </w:t>
      </w:r>
    </w:p>
  </w:comment>
  <w:comment w:id="446" w:author="Scarlett Taylor" w:date="2025-10-27T13:02:00Z" w:initials="SRT">
    <w:p w14:paraId="46326DFC" w14:textId="77777777" w:rsidR="00EE3582" w:rsidRDefault="00EE3582" w:rsidP="00EE3582">
      <w:r>
        <w:rPr>
          <w:rStyle w:val="CommentReference"/>
        </w:rPr>
        <w:annotationRef/>
      </w:r>
      <w:r>
        <w:rPr>
          <w:sz w:val="20"/>
          <w:szCs w:val="20"/>
        </w:rPr>
        <w:t>added to help address R1-18</w:t>
      </w:r>
    </w:p>
  </w:comment>
  <w:comment w:id="451" w:author="Scarlett Taylor" w:date="2025-10-27T10:42:00Z" w:initials="SRT">
    <w:p w14:paraId="25283886" w14:textId="2B7C01D4" w:rsidR="00A13133" w:rsidRDefault="00A13133" w:rsidP="00A13133">
      <w:r>
        <w:rPr>
          <w:rStyle w:val="CommentReference"/>
        </w:rPr>
        <w:annotationRef/>
      </w:r>
      <w:r>
        <w:rPr>
          <w:sz w:val="20"/>
          <w:szCs w:val="20"/>
        </w:rPr>
        <w:t>R1-22</w:t>
      </w:r>
    </w:p>
  </w:comment>
  <w:comment w:id="453" w:author="Scarlett Taylor" w:date="2025-10-27T16:37:00Z" w:initials="SRT">
    <w:p w14:paraId="2E260AE8" w14:textId="77777777" w:rsidR="00900BDB" w:rsidRDefault="00900BDB" w:rsidP="00900BDB">
      <w:r>
        <w:rPr>
          <w:rStyle w:val="CommentReference"/>
        </w:rPr>
        <w:annotationRef/>
      </w:r>
      <w:r>
        <w:rPr>
          <w:sz w:val="20"/>
          <w:szCs w:val="20"/>
        </w:rPr>
        <w:t>R2-14</w:t>
      </w:r>
    </w:p>
  </w:comment>
  <w:comment w:id="469" w:author="Scarlett Taylor" w:date="2025-10-27T13:04:00Z" w:initials="SRT">
    <w:p w14:paraId="6B16E1CD" w14:textId="0AB074F3" w:rsidR="00EE3582" w:rsidRDefault="00EE3582" w:rsidP="00EE3582">
      <w:r>
        <w:rPr>
          <w:rStyle w:val="CommentReference"/>
        </w:rPr>
        <w:annotationRef/>
      </w:r>
      <w:r>
        <w:rPr>
          <w:sz w:val="20"/>
          <w:szCs w:val="20"/>
        </w:rPr>
        <w:t>added to address R1-18</w:t>
      </w:r>
    </w:p>
  </w:comment>
  <w:comment w:id="491" w:author="Scarlett Taylor" w:date="2025-10-13T22:12:00Z" w:initials="SRT">
    <w:p w14:paraId="5C54D06A" w14:textId="02714668" w:rsidR="00386A6B" w:rsidRDefault="00386A6B" w:rsidP="00386A6B">
      <w:r>
        <w:rPr>
          <w:rStyle w:val="CommentReference"/>
        </w:rPr>
        <w:annotationRef/>
      </w:r>
      <w:r>
        <w:rPr>
          <w:sz w:val="20"/>
          <w:szCs w:val="20"/>
        </w:rPr>
        <w:t xml:space="preserve">add here extesion to include damselfish (pomacentridae) </w:t>
      </w:r>
    </w:p>
  </w:comment>
  <w:comment w:id="502" w:author="Scarlett Taylor" w:date="2025-10-28T11:08:00Z" w:initials="SRT">
    <w:p w14:paraId="6469C7ED" w14:textId="77777777" w:rsidR="00F07DFA" w:rsidRDefault="00F07DFA" w:rsidP="00F07DFA">
      <w:r>
        <w:rPr>
          <w:rStyle w:val="CommentReference"/>
        </w:rPr>
        <w:annotationRef/>
      </w:r>
      <w:r>
        <w:rPr>
          <w:sz w:val="20"/>
          <w:szCs w:val="20"/>
        </w:rPr>
        <w:t>updated after addition of month-year random effect</w:t>
      </w:r>
    </w:p>
  </w:comment>
  <w:comment w:id="506" w:author="Scarlett Taylor" w:date="2025-10-28T11:08:00Z" w:initials="SRT">
    <w:p w14:paraId="425DB120" w14:textId="77777777" w:rsidR="00F07DFA" w:rsidRDefault="00F07DFA" w:rsidP="00F07DFA">
      <w:r>
        <w:rPr>
          <w:rStyle w:val="CommentReference"/>
        </w:rPr>
        <w:annotationRef/>
      </w:r>
      <w:r>
        <w:rPr>
          <w:sz w:val="20"/>
          <w:szCs w:val="20"/>
        </w:rPr>
        <w:t>updated after addition of month-year random effect</w:t>
      </w:r>
    </w:p>
  </w:comment>
  <w:comment w:id="509" w:author="Scarlett Taylor" w:date="2025-10-28T11:09:00Z" w:initials="SRT">
    <w:p w14:paraId="79AA2650" w14:textId="77777777" w:rsidR="00F07DFA" w:rsidRDefault="00F07DFA" w:rsidP="00F07DFA">
      <w:r>
        <w:rPr>
          <w:rStyle w:val="CommentReference"/>
        </w:rPr>
        <w:annotationRef/>
      </w:r>
      <w:r>
        <w:rPr>
          <w:sz w:val="20"/>
          <w:szCs w:val="20"/>
        </w:rPr>
        <w:t>updated after addition of month-year random effect</w:t>
      </w:r>
    </w:p>
  </w:comment>
  <w:comment w:id="525" w:author="Scarlett Taylor" w:date="2025-10-27T17:37:00Z" w:initials="SRT">
    <w:p w14:paraId="29784F92" w14:textId="235DD26B" w:rsidR="00AA33FB" w:rsidRDefault="00AA33FB" w:rsidP="00AA33FB">
      <w:r>
        <w:rPr>
          <w:rStyle w:val="CommentReference"/>
        </w:rPr>
        <w:annotationRef/>
      </w:r>
      <w:r>
        <w:rPr>
          <w:sz w:val="20"/>
          <w:szCs w:val="20"/>
        </w:rPr>
        <w:t>added at suggestion of R1-18</w:t>
      </w:r>
    </w:p>
  </w:comment>
  <w:comment w:id="529" w:author="Scarlett Taylor" w:date="2025-10-27T17:29:00Z" w:initials="SRT">
    <w:p w14:paraId="5CCCA38E" w14:textId="7772C07F" w:rsidR="005917FC" w:rsidRDefault="005917FC" w:rsidP="005917FC">
      <w:r>
        <w:rPr>
          <w:rStyle w:val="CommentReference"/>
        </w:rPr>
        <w:annotationRef/>
      </w:r>
      <w:r>
        <w:rPr>
          <w:sz w:val="20"/>
          <w:szCs w:val="20"/>
        </w:rPr>
        <w:t>added at suggstion of R1-05</w:t>
      </w:r>
    </w:p>
  </w:comment>
  <w:comment w:id="534" w:author="Scarlett Taylor" w:date="2025-10-14T10:55:00Z" w:initials="SRT">
    <w:p w14:paraId="260DAF7B" w14:textId="56503BFE" w:rsidR="00E73D31" w:rsidRDefault="00E73D31" w:rsidP="00E73D31">
      <w:r>
        <w:rPr>
          <w:rStyle w:val="CommentReference"/>
        </w:rPr>
        <w:annotationRef/>
      </w:r>
      <w:r>
        <w:rPr>
          <w:sz w:val="20"/>
          <w:szCs w:val="20"/>
        </w:rPr>
        <w:t>added at suggestion of R3-09</w:t>
      </w:r>
    </w:p>
  </w:comment>
  <w:comment w:id="537" w:author="Scarlett Taylor" w:date="2025-10-27T17:10:00Z" w:initials="SRT">
    <w:p w14:paraId="00348E68" w14:textId="77777777" w:rsidR="00AC0B15" w:rsidRDefault="00AC0B15" w:rsidP="00AC0B15">
      <w:r>
        <w:rPr>
          <w:rStyle w:val="CommentReference"/>
        </w:rPr>
        <w:annotationRef/>
      </w:r>
      <w:r>
        <w:rPr>
          <w:sz w:val="20"/>
          <w:szCs w:val="20"/>
        </w:rPr>
        <w:t>added at suggestion of R1-04</w:t>
      </w:r>
    </w:p>
  </w:comment>
  <w:comment w:id="541" w:author="Scarlett Taylor" w:date="2025-10-27T16:46:00Z" w:initials="SRT">
    <w:p w14:paraId="2F8AE149" w14:textId="1C30A5C7" w:rsidR="007D0CB1" w:rsidRDefault="007D0CB1" w:rsidP="007D0CB1">
      <w:r>
        <w:rPr>
          <w:rStyle w:val="CommentReference"/>
        </w:rPr>
        <w:annotationRef/>
      </w:r>
      <w:r>
        <w:rPr>
          <w:sz w:val="20"/>
          <w:szCs w:val="20"/>
        </w:rPr>
        <w:t>added at suggestion of of R1-02</w:t>
      </w:r>
    </w:p>
  </w:comment>
  <w:comment w:id="545" w:author="Scarlett Taylor" w:date="2025-10-27T16:45:00Z" w:initials="SRT">
    <w:p w14:paraId="498D22AB" w14:textId="7612B431" w:rsidR="007D0CB1" w:rsidRDefault="007D0CB1" w:rsidP="007D0CB1">
      <w:r>
        <w:rPr>
          <w:rStyle w:val="CommentReference"/>
        </w:rPr>
        <w:annotationRef/>
      </w:r>
      <w:r>
        <w:rPr>
          <w:sz w:val="20"/>
          <w:szCs w:val="20"/>
        </w:rPr>
        <w:t>Removed and replaced by Galbraith et al 2022 plos One at suggestion of R1-02</w:t>
      </w:r>
    </w:p>
  </w:comment>
  <w:comment w:id="548" w:author="Scarlett Taylor" w:date="2025-10-27T17:40:00Z" w:initials="SRT">
    <w:p w14:paraId="1353549F" w14:textId="77777777" w:rsidR="00AA33FB" w:rsidRDefault="00AA33FB" w:rsidP="00AA33FB">
      <w:r>
        <w:rPr>
          <w:rStyle w:val="CommentReference"/>
        </w:rPr>
        <w:annotationRef/>
      </w:r>
      <w:r>
        <w:rPr>
          <w:sz w:val="20"/>
          <w:szCs w:val="20"/>
        </w:rPr>
        <w:t>R1-21</w:t>
      </w:r>
    </w:p>
  </w:comment>
  <w:comment w:id="552" w:author="Scarlett Taylor" w:date="2025-10-27T17:39:00Z" w:initials="SRT">
    <w:p w14:paraId="09180622" w14:textId="08C80C18" w:rsidR="00AA33FB" w:rsidRDefault="00AA33FB" w:rsidP="00AA33FB">
      <w:r>
        <w:rPr>
          <w:rStyle w:val="CommentReference"/>
        </w:rPr>
        <w:annotationRef/>
      </w:r>
      <w:r>
        <w:rPr>
          <w:sz w:val="20"/>
          <w:szCs w:val="20"/>
        </w:rPr>
        <w:t>added at suggestion of R1-06</w:t>
      </w:r>
    </w:p>
  </w:comment>
  <w:comment w:id="558" w:author="Scarlett Taylor" w:date="2025-10-27T17:37:00Z" w:initials="SRT">
    <w:p w14:paraId="15A0BD34" w14:textId="140F5BA3" w:rsidR="00AA33FB" w:rsidRDefault="00AA33FB" w:rsidP="00AA33FB">
      <w:r>
        <w:rPr>
          <w:rStyle w:val="CommentReference"/>
        </w:rPr>
        <w:annotationRef/>
      </w:r>
      <w:r>
        <w:rPr>
          <w:sz w:val="20"/>
          <w:szCs w:val="20"/>
        </w:rPr>
        <w:t>added at suggestion of R1-18</w:t>
      </w:r>
    </w:p>
  </w:comment>
  <w:comment w:id="562" w:author="Scarlett Taylor" w:date="2025-10-27T17:15:00Z" w:initials="SRT">
    <w:p w14:paraId="6248092D" w14:textId="5573BB45" w:rsidR="006D0BA9" w:rsidRDefault="006D0BA9" w:rsidP="006D0BA9">
      <w:r>
        <w:rPr>
          <w:rStyle w:val="CommentReference"/>
        </w:rPr>
        <w:annotationRef/>
      </w:r>
      <w:r>
        <w:rPr>
          <w:sz w:val="20"/>
          <w:szCs w:val="20"/>
        </w:rPr>
        <w:t>added at suggestion of R1-03</w:t>
      </w:r>
    </w:p>
  </w:comment>
  <w:comment w:id="566" w:author="Scarlett Taylor" w:date="2025-10-27T17:35:00Z" w:initials="SRT">
    <w:p w14:paraId="45C905FC" w14:textId="77777777" w:rsidR="00AA33FB" w:rsidRDefault="00AA33FB" w:rsidP="00AA33FB">
      <w:r>
        <w:rPr>
          <w:rStyle w:val="CommentReference"/>
        </w:rPr>
        <w:annotationRef/>
      </w:r>
      <w:r>
        <w:rPr>
          <w:sz w:val="20"/>
          <w:szCs w:val="20"/>
        </w:rPr>
        <w:t>added at suggestion of R1-18</w:t>
      </w:r>
    </w:p>
  </w:comment>
  <w:comment w:id="571" w:author="Scarlett Taylor" w:date="2025-10-27T17:37:00Z" w:initials="SRT">
    <w:p w14:paraId="4E0AC583" w14:textId="77777777" w:rsidR="00AA33FB" w:rsidRDefault="00AA33FB" w:rsidP="00AA33FB">
      <w:r>
        <w:rPr>
          <w:rStyle w:val="CommentReference"/>
        </w:rPr>
        <w:annotationRef/>
      </w:r>
      <w:r>
        <w:rPr>
          <w:sz w:val="20"/>
          <w:szCs w:val="20"/>
        </w:rPr>
        <w:t>added at suggestion of R1-18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439A9" w15:done="0"/>
  <w15:commentEx w15:paraId="168AD323" w15:done="1"/>
  <w15:commentEx w15:paraId="6F80FD00" w15:done="0"/>
  <w15:commentEx w15:paraId="4863EC53" w15:done="0"/>
  <w15:commentEx w15:paraId="6CF7A574" w15:done="0"/>
  <w15:commentEx w15:paraId="3CCD0934" w15:done="0"/>
  <w15:commentEx w15:paraId="4DEAB281" w15:done="0"/>
  <w15:commentEx w15:paraId="072CEB22" w15:done="0"/>
  <w15:commentEx w15:paraId="2C3CD626" w15:done="1"/>
  <w15:commentEx w15:paraId="74749531" w15:done="0"/>
  <w15:commentEx w15:paraId="053166C0" w15:done="0"/>
  <w15:commentEx w15:paraId="242845DA" w15:done="0"/>
  <w15:commentEx w15:paraId="7E4F18C6" w15:done="0"/>
  <w15:commentEx w15:paraId="578EE284" w15:done="0"/>
  <w15:commentEx w15:paraId="42A98ADA" w15:done="0"/>
  <w15:commentEx w15:paraId="65BAB77F" w15:done="0"/>
  <w15:commentEx w15:paraId="1A65AC15" w15:done="0"/>
  <w15:commentEx w15:paraId="74D56EE4" w15:done="0"/>
  <w15:commentEx w15:paraId="41BEBC26" w15:done="0"/>
  <w15:commentEx w15:paraId="2A7E75CF" w15:done="0"/>
  <w15:commentEx w15:paraId="5C22CBE8" w15:done="0"/>
  <w15:commentEx w15:paraId="062AD739" w15:done="0"/>
  <w15:commentEx w15:paraId="5045C4AB" w15:done="0"/>
  <w15:commentEx w15:paraId="787F0C21" w15:done="0"/>
  <w15:commentEx w15:paraId="2EDBEEDC" w15:done="0"/>
  <w15:commentEx w15:paraId="121307AD" w15:done="0"/>
  <w15:commentEx w15:paraId="2B8FBE9E" w15:done="0"/>
  <w15:commentEx w15:paraId="75CF3857" w15:done="0"/>
  <w15:commentEx w15:paraId="18A6F73A" w15:done="0"/>
  <w15:commentEx w15:paraId="67E7B312" w15:done="0"/>
  <w15:commentEx w15:paraId="644D1435" w15:done="0"/>
  <w15:commentEx w15:paraId="7ACE974C" w15:done="0"/>
  <w15:commentEx w15:paraId="46326DFC" w15:done="0"/>
  <w15:commentEx w15:paraId="25283886" w15:done="0"/>
  <w15:commentEx w15:paraId="2E260AE8" w15:done="0"/>
  <w15:commentEx w15:paraId="6B16E1CD" w15:done="0"/>
  <w15:commentEx w15:paraId="5C54D06A" w15:done="0"/>
  <w15:commentEx w15:paraId="6469C7ED" w15:done="0"/>
  <w15:commentEx w15:paraId="425DB120" w15:done="0"/>
  <w15:commentEx w15:paraId="79AA2650" w15:done="0"/>
  <w15:commentEx w15:paraId="29784F92" w15:done="0"/>
  <w15:commentEx w15:paraId="5CCCA38E" w15:done="0"/>
  <w15:commentEx w15:paraId="260DAF7B" w15:done="0"/>
  <w15:commentEx w15:paraId="00348E68" w15:done="0"/>
  <w15:commentEx w15:paraId="2F8AE149" w15:done="0"/>
  <w15:commentEx w15:paraId="498D22AB" w15:done="0"/>
  <w15:commentEx w15:paraId="1353549F" w15:done="0"/>
  <w15:commentEx w15:paraId="09180622" w15:done="0"/>
  <w15:commentEx w15:paraId="15A0BD34" w15:done="0"/>
  <w15:commentEx w15:paraId="6248092D" w15:done="0"/>
  <w15:commentEx w15:paraId="45C905FC" w15:done="0"/>
  <w15:commentEx w15:paraId="4E0AC5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23449B" w16cex:dateUtc="2025-10-14T02:27:00Z"/>
  <w16cex:commentExtensible w16cex:durableId="7DFA91BB" w16cex:dateUtc="2025-10-14T02:26:00Z"/>
  <w16cex:commentExtensible w16cex:durableId="74A1AA9A" w16cex:dateUtc="2025-10-14T03:56:00Z"/>
  <w16cex:commentExtensible w16cex:durableId="0C4DE39B" w16cex:dateUtc="2025-10-14T08:34:00Z"/>
  <w16cex:commentExtensible w16cex:durableId="5297077B" w16cex:dateUtc="2025-10-27T09:28:00Z"/>
  <w16cex:commentExtensible w16cex:durableId="6760E44B" w16cex:dateUtc="2025-10-27T09:49:00Z"/>
  <w16cex:commentExtensible w16cex:durableId="059DAE97" w16cex:dateUtc="2025-10-27T10:26:00Z"/>
  <w16cex:commentExtensible w16cex:durableId="04F44505" w16cex:dateUtc="2025-10-27T09:43:00Z"/>
  <w16cex:commentExtensible w16cex:durableId="03C2D9DE" w16cex:dateUtc="2025-10-13T03:54:00Z"/>
  <w16cex:commentExtensible w16cex:durableId="42C1B163" w16cex:dateUtc="2025-10-09T05:16:00Z"/>
  <w16cex:commentExtensible w16cex:durableId="4EDC67EF" w16cex:dateUtc="2025-10-09T05:48:00Z"/>
  <w16cex:commentExtensible w16cex:durableId="0DAA5274" w16cex:dateUtc="2025-10-09T04:51:00Z"/>
  <w16cex:commentExtensible w16cex:durableId="00E6E8E3" w16cex:dateUtc="2025-10-13T03:59:00Z"/>
  <w16cex:commentExtensible w16cex:durableId="497E7CC7" w16cex:dateUtc="2025-10-14T06:35:00Z"/>
  <w16cex:commentExtensible w16cex:durableId="148AF1A0" w16cex:dateUtc="2025-10-14T06:35:00Z"/>
  <w16cex:commentExtensible w16cex:durableId="4B2B3CB1" w16cex:dateUtc="2025-10-27T03:35:00Z"/>
  <w16cex:commentExtensible w16cex:durableId="41BA5441" w16cex:dateUtc="2025-10-14T03:25:00Z"/>
  <w16cex:commentExtensible w16cex:durableId="2FD55F30" w16cex:dateUtc="2025-10-09T04:47:00Z"/>
  <w16cex:commentExtensible w16cex:durableId="5E5A3D16" w16cex:dateUtc="2025-10-14T02:42:00Z"/>
  <w16cex:commentExtensible w16cex:durableId="37E36B52" w16cex:dateUtc="2025-10-09T04:47:00Z"/>
  <w16cex:commentExtensible w16cex:durableId="2BBE08AC" w16cex:dateUtc="2025-10-09T04:46:00Z"/>
  <w16cex:commentExtensible w16cex:durableId="4894CDC7" w16cex:dateUtc="2025-10-14T03:54:00Z"/>
  <w16cex:commentExtensible w16cex:durableId="184224AE" w16cex:dateUtc="2025-10-27T10:04:00Z"/>
  <w16cex:commentExtensible w16cex:durableId="2658DA7A" w16cex:dateUtc="2025-10-09T05:46:00Z"/>
  <w16cex:commentExtensible w16cex:durableId="4330FBF8" w16cex:dateUtc="2025-10-14T07:41:00Z"/>
  <w16cex:commentExtensible w16cex:durableId="0DDF2753" w16cex:dateUtc="2025-10-27T09:07:00Z"/>
  <w16cex:commentExtensible w16cex:durableId="53C17990" w16cex:dateUtc="2025-10-27T09:01:00Z"/>
  <w16cex:commentExtensible w16cex:durableId="123EC1A2" w16cex:dateUtc="2025-10-27T06:13:00Z"/>
  <w16cex:commentExtensible w16cex:durableId="341A24BC" w16cex:dateUtc="2025-10-27T09:35:00Z"/>
  <w16cex:commentExtensible w16cex:durableId="2722D8E8" w16cex:dateUtc="2025-10-27T09:16:00Z"/>
  <w16cex:commentExtensible w16cex:durableId="037DC715" w16cex:dateUtc="2025-10-27T06:10:00Z"/>
  <w16cex:commentExtensible w16cex:durableId="60286147" w16cex:dateUtc="2025-10-13T15:00:00Z"/>
  <w16cex:commentExtensible w16cex:durableId="21366882" w16cex:dateUtc="2025-10-27T06:02:00Z"/>
  <w16cex:commentExtensible w16cex:durableId="6D5279F9" w16cex:dateUtc="2025-10-27T03:42:00Z"/>
  <w16cex:commentExtensible w16cex:durableId="5ADDDF4D" w16cex:dateUtc="2025-10-27T09:37:00Z"/>
  <w16cex:commentExtensible w16cex:durableId="6A9BD3B5" w16cex:dateUtc="2025-10-27T06:04:00Z"/>
  <w16cex:commentExtensible w16cex:durableId="537AB9A4" w16cex:dateUtc="2025-10-13T15:12:00Z"/>
  <w16cex:commentExtensible w16cex:durableId="1843BD07" w16cex:dateUtc="2025-10-28T04:08:00Z"/>
  <w16cex:commentExtensible w16cex:durableId="44FF8042" w16cex:dateUtc="2025-10-28T04:08:00Z"/>
  <w16cex:commentExtensible w16cex:durableId="12689647" w16cex:dateUtc="2025-10-28T04:09:00Z"/>
  <w16cex:commentExtensible w16cex:durableId="39669A11" w16cex:dateUtc="2025-10-27T10:37:00Z"/>
  <w16cex:commentExtensible w16cex:durableId="737A5747" w16cex:dateUtc="2025-10-27T10:29:00Z"/>
  <w16cex:commentExtensible w16cex:durableId="072C2193" w16cex:dateUtc="2025-10-14T03:55:00Z"/>
  <w16cex:commentExtensible w16cex:durableId="2937178F" w16cex:dateUtc="2025-10-27T10:10:00Z"/>
  <w16cex:commentExtensible w16cex:durableId="786374D4" w16cex:dateUtc="2025-10-27T09:46:00Z"/>
  <w16cex:commentExtensible w16cex:durableId="207809D6" w16cex:dateUtc="2025-10-27T09:45:00Z"/>
  <w16cex:commentExtensible w16cex:durableId="1A122FD1" w16cex:dateUtc="2025-10-27T10:40:00Z"/>
  <w16cex:commentExtensible w16cex:durableId="08131576" w16cex:dateUtc="2025-10-27T10:39:00Z"/>
  <w16cex:commentExtensible w16cex:durableId="42501710" w16cex:dateUtc="2025-10-27T10:37:00Z"/>
  <w16cex:commentExtensible w16cex:durableId="1E97AC68" w16cex:dateUtc="2025-10-27T10:15:00Z"/>
  <w16cex:commentExtensible w16cex:durableId="1A495015" w16cex:dateUtc="2025-10-27T10:35:00Z"/>
  <w16cex:commentExtensible w16cex:durableId="203A9C47" w16cex:dateUtc="2025-10-27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439A9" w16cid:durableId="6A23449B"/>
  <w16cid:commentId w16cid:paraId="168AD323" w16cid:durableId="7DFA91BB"/>
  <w16cid:commentId w16cid:paraId="6F80FD00" w16cid:durableId="74A1AA9A"/>
  <w16cid:commentId w16cid:paraId="4863EC53" w16cid:durableId="0C4DE39B"/>
  <w16cid:commentId w16cid:paraId="6CF7A574" w16cid:durableId="5297077B"/>
  <w16cid:commentId w16cid:paraId="3CCD0934" w16cid:durableId="6760E44B"/>
  <w16cid:commentId w16cid:paraId="4DEAB281" w16cid:durableId="059DAE97"/>
  <w16cid:commentId w16cid:paraId="072CEB22" w16cid:durableId="04F44505"/>
  <w16cid:commentId w16cid:paraId="2C3CD626" w16cid:durableId="03C2D9DE"/>
  <w16cid:commentId w16cid:paraId="74749531" w16cid:durableId="42C1B163"/>
  <w16cid:commentId w16cid:paraId="053166C0" w16cid:durableId="4EDC67EF"/>
  <w16cid:commentId w16cid:paraId="242845DA" w16cid:durableId="0DAA5274"/>
  <w16cid:commentId w16cid:paraId="7E4F18C6" w16cid:durableId="00E6E8E3"/>
  <w16cid:commentId w16cid:paraId="578EE284" w16cid:durableId="497E7CC7"/>
  <w16cid:commentId w16cid:paraId="42A98ADA" w16cid:durableId="148AF1A0"/>
  <w16cid:commentId w16cid:paraId="65BAB77F" w16cid:durableId="4B2B3CB1"/>
  <w16cid:commentId w16cid:paraId="1A65AC15" w16cid:durableId="41BA5441"/>
  <w16cid:commentId w16cid:paraId="74D56EE4" w16cid:durableId="2FD55F30"/>
  <w16cid:commentId w16cid:paraId="41BEBC26" w16cid:durableId="5E5A3D16"/>
  <w16cid:commentId w16cid:paraId="2A7E75CF" w16cid:durableId="37E36B52"/>
  <w16cid:commentId w16cid:paraId="5C22CBE8" w16cid:durableId="2BBE08AC"/>
  <w16cid:commentId w16cid:paraId="062AD739" w16cid:durableId="4894CDC7"/>
  <w16cid:commentId w16cid:paraId="5045C4AB" w16cid:durableId="184224AE"/>
  <w16cid:commentId w16cid:paraId="787F0C21" w16cid:durableId="2658DA7A"/>
  <w16cid:commentId w16cid:paraId="2EDBEEDC" w16cid:durableId="4330FBF8"/>
  <w16cid:commentId w16cid:paraId="121307AD" w16cid:durableId="0DDF2753"/>
  <w16cid:commentId w16cid:paraId="2B8FBE9E" w16cid:durableId="53C17990"/>
  <w16cid:commentId w16cid:paraId="75CF3857" w16cid:durableId="123EC1A2"/>
  <w16cid:commentId w16cid:paraId="18A6F73A" w16cid:durableId="341A24BC"/>
  <w16cid:commentId w16cid:paraId="67E7B312" w16cid:durableId="2722D8E8"/>
  <w16cid:commentId w16cid:paraId="644D1435" w16cid:durableId="037DC715"/>
  <w16cid:commentId w16cid:paraId="7ACE974C" w16cid:durableId="60286147"/>
  <w16cid:commentId w16cid:paraId="46326DFC" w16cid:durableId="21366882"/>
  <w16cid:commentId w16cid:paraId="25283886" w16cid:durableId="6D5279F9"/>
  <w16cid:commentId w16cid:paraId="2E260AE8" w16cid:durableId="5ADDDF4D"/>
  <w16cid:commentId w16cid:paraId="6B16E1CD" w16cid:durableId="6A9BD3B5"/>
  <w16cid:commentId w16cid:paraId="5C54D06A" w16cid:durableId="537AB9A4"/>
  <w16cid:commentId w16cid:paraId="6469C7ED" w16cid:durableId="1843BD07"/>
  <w16cid:commentId w16cid:paraId="425DB120" w16cid:durableId="44FF8042"/>
  <w16cid:commentId w16cid:paraId="79AA2650" w16cid:durableId="12689647"/>
  <w16cid:commentId w16cid:paraId="29784F92" w16cid:durableId="39669A11"/>
  <w16cid:commentId w16cid:paraId="5CCCA38E" w16cid:durableId="737A5747"/>
  <w16cid:commentId w16cid:paraId="260DAF7B" w16cid:durableId="072C2193"/>
  <w16cid:commentId w16cid:paraId="00348E68" w16cid:durableId="2937178F"/>
  <w16cid:commentId w16cid:paraId="2F8AE149" w16cid:durableId="786374D4"/>
  <w16cid:commentId w16cid:paraId="498D22AB" w16cid:durableId="207809D6"/>
  <w16cid:commentId w16cid:paraId="1353549F" w16cid:durableId="1A122FD1"/>
  <w16cid:commentId w16cid:paraId="09180622" w16cid:durableId="08131576"/>
  <w16cid:commentId w16cid:paraId="15A0BD34" w16cid:durableId="42501710"/>
  <w16cid:commentId w16cid:paraId="6248092D" w16cid:durableId="1E97AC68"/>
  <w16cid:commentId w16cid:paraId="45C905FC" w16cid:durableId="1A495015"/>
  <w16cid:commentId w16cid:paraId="4E0AC583" w16cid:durableId="203A9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9A5E" w14:textId="77777777" w:rsidR="00595124" w:rsidRDefault="00595124">
      <w:r>
        <w:separator/>
      </w:r>
    </w:p>
    <w:p w14:paraId="19C8BEEC" w14:textId="77777777" w:rsidR="00595124" w:rsidRDefault="00595124"/>
  </w:endnote>
  <w:endnote w:type="continuationSeparator" w:id="0">
    <w:p w14:paraId="576F30B0" w14:textId="77777777" w:rsidR="00595124" w:rsidRDefault="00595124">
      <w:r>
        <w:continuationSeparator/>
      </w:r>
    </w:p>
    <w:p w14:paraId="5FABAEA5" w14:textId="77777777" w:rsidR="00595124" w:rsidRDefault="005951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856D4" w14:textId="77777777" w:rsidR="00595124" w:rsidRDefault="00595124">
      <w:r>
        <w:separator/>
      </w:r>
    </w:p>
    <w:p w14:paraId="7657AD46" w14:textId="77777777" w:rsidR="00595124" w:rsidRDefault="00595124"/>
  </w:footnote>
  <w:footnote w:type="continuationSeparator" w:id="0">
    <w:p w14:paraId="249AFB54" w14:textId="77777777" w:rsidR="00595124" w:rsidRDefault="00595124">
      <w:r>
        <w:continuationSeparator/>
      </w:r>
    </w:p>
    <w:p w14:paraId="68A892FD" w14:textId="77777777" w:rsidR="00595124" w:rsidRDefault="005951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rPr>
        <w:ins w:id="573" w:author="Scarlett Taylor" w:date="2025-10-13T22:17:00Z" w16du:dateUtc="2025-10-13T15:17:00Z"/>
      </w:rPr>
    </w:pPr>
    <w:ins w:id="574" w:author="Scarlett Taylor" w:date="2025-10-13T22:17:00Z" w16du:dateUtc="2025-10-13T15:17:00Z">
      <w:r>
        <w:t>Fish on Shipwrecks vs. Pinnacles</w:t>
      </w:r>
    </w:ins>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13E0F"/>
    <w:rsid w:val="00124DF7"/>
    <w:rsid w:val="00127BB9"/>
    <w:rsid w:val="00130E1D"/>
    <w:rsid w:val="00132A98"/>
    <w:rsid w:val="00136BF1"/>
    <w:rsid w:val="001437F9"/>
    <w:rsid w:val="00160DDC"/>
    <w:rsid w:val="001C6241"/>
    <w:rsid w:val="001D6095"/>
    <w:rsid w:val="001D73B8"/>
    <w:rsid w:val="001E279D"/>
    <w:rsid w:val="00213430"/>
    <w:rsid w:val="002441CA"/>
    <w:rsid w:val="002632BD"/>
    <w:rsid w:val="0027036F"/>
    <w:rsid w:val="002A3C4D"/>
    <w:rsid w:val="002D3D08"/>
    <w:rsid w:val="002E13D8"/>
    <w:rsid w:val="002F6C25"/>
    <w:rsid w:val="00332E1B"/>
    <w:rsid w:val="0034189D"/>
    <w:rsid w:val="00341E02"/>
    <w:rsid w:val="0037358C"/>
    <w:rsid w:val="00384D96"/>
    <w:rsid w:val="00386A6B"/>
    <w:rsid w:val="003A0139"/>
    <w:rsid w:val="003A3948"/>
    <w:rsid w:val="003C2044"/>
    <w:rsid w:val="003C73AD"/>
    <w:rsid w:val="003D6418"/>
    <w:rsid w:val="003E1C2C"/>
    <w:rsid w:val="0041702C"/>
    <w:rsid w:val="0042250B"/>
    <w:rsid w:val="00433206"/>
    <w:rsid w:val="00491E9D"/>
    <w:rsid w:val="004A7752"/>
    <w:rsid w:val="004B3DEE"/>
    <w:rsid w:val="004B4A9A"/>
    <w:rsid w:val="004C68AF"/>
    <w:rsid w:val="004C7C96"/>
    <w:rsid w:val="004E31B1"/>
    <w:rsid w:val="004E4E3B"/>
    <w:rsid w:val="00523557"/>
    <w:rsid w:val="005253F1"/>
    <w:rsid w:val="00564D8C"/>
    <w:rsid w:val="005917FC"/>
    <w:rsid w:val="00593CF3"/>
    <w:rsid w:val="00595124"/>
    <w:rsid w:val="005A4E44"/>
    <w:rsid w:val="005A599C"/>
    <w:rsid w:val="005D088F"/>
    <w:rsid w:val="005D112F"/>
    <w:rsid w:val="005D2EE7"/>
    <w:rsid w:val="005D7E19"/>
    <w:rsid w:val="005E3639"/>
    <w:rsid w:val="005E6D95"/>
    <w:rsid w:val="00651C7D"/>
    <w:rsid w:val="006D0BA9"/>
    <w:rsid w:val="006D391E"/>
    <w:rsid w:val="006E6083"/>
    <w:rsid w:val="007D0CB1"/>
    <w:rsid w:val="007D77B3"/>
    <w:rsid w:val="007F3ADD"/>
    <w:rsid w:val="007F3FEE"/>
    <w:rsid w:val="00815B6D"/>
    <w:rsid w:val="00816424"/>
    <w:rsid w:val="0081685F"/>
    <w:rsid w:val="00835B01"/>
    <w:rsid w:val="00835FFF"/>
    <w:rsid w:val="008607CE"/>
    <w:rsid w:val="00880089"/>
    <w:rsid w:val="008A2525"/>
    <w:rsid w:val="008C0B51"/>
    <w:rsid w:val="008F2696"/>
    <w:rsid w:val="00900BDB"/>
    <w:rsid w:val="00920CC8"/>
    <w:rsid w:val="009268B7"/>
    <w:rsid w:val="00992DDB"/>
    <w:rsid w:val="009C098C"/>
    <w:rsid w:val="009D4853"/>
    <w:rsid w:val="00A13133"/>
    <w:rsid w:val="00A33D27"/>
    <w:rsid w:val="00A56535"/>
    <w:rsid w:val="00A772F9"/>
    <w:rsid w:val="00A84F9F"/>
    <w:rsid w:val="00A936E8"/>
    <w:rsid w:val="00A940A4"/>
    <w:rsid w:val="00AA33FB"/>
    <w:rsid w:val="00AA37D0"/>
    <w:rsid w:val="00AA4F25"/>
    <w:rsid w:val="00AB0E8F"/>
    <w:rsid w:val="00AB71D3"/>
    <w:rsid w:val="00AC0B15"/>
    <w:rsid w:val="00AC53CB"/>
    <w:rsid w:val="00AE7146"/>
    <w:rsid w:val="00B10A4B"/>
    <w:rsid w:val="00B11143"/>
    <w:rsid w:val="00B265D6"/>
    <w:rsid w:val="00B31269"/>
    <w:rsid w:val="00B46338"/>
    <w:rsid w:val="00B52402"/>
    <w:rsid w:val="00B55FDC"/>
    <w:rsid w:val="00B90758"/>
    <w:rsid w:val="00BE1DB0"/>
    <w:rsid w:val="00BF54C3"/>
    <w:rsid w:val="00C169D7"/>
    <w:rsid w:val="00C239D3"/>
    <w:rsid w:val="00C264A2"/>
    <w:rsid w:val="00C3203D"/>
    <w:rsid w:val="00C34A57"/>
    <w:rsid w:val="00C409F4"/>
    <w:rsid w:val="00C57308"/>
    <w:rsid w:val="00C715CC"/>
    <w:rsid w:val="00C85762"/>
    <w:rsid w:val="00CE0C97"/>
    <w:rsid w:val="00CE7F2C"/>
    <w:rsid w:val="00D06BB2"/>
    <w:rsid w:val="00D42433"/>
    <w:rsid w:val="00D66FE9"/>
    <w:rsid w:val="00D84338"/>
    <w:rsid w:val="00D959EE"/>
    <w:rsid w:val="00DB509B"/>
    <w:rsid w:val="00DB7D38"/>
    <w:rsid w:val="00DC77A8"/>
    <w:rsid w:val="00DD7EBB"/>
    <w:rsid w:val="00E13A21"/>
    <w:rsid w:val="00E23613"/>
    <w:rsid w:val="00E37DDA"/>
    <w:rsid w:val="00E61AFC"/>
    <w:rsid w:val="00E7000A"/>
    <w:rsid w:val="00E73D31"/>
    <w:rsid w:val="00E8283E"/>
    <w:rsid w:val="00E85ACD"/>
    <w:rsid w:val="00EB6109"/>
    <w:rsid w:val="00EE0507"/>
    <w:rsid w:val="00EE3582"/>
    <w:rsid w:val="00EE4FC8"/>
    <w:rsid w:val="00F0552B"/>
    <w:rsid w:val="00F07DFA"/>
    <w:rsid w:val="00F63F11"/>
    <w:rsid w:val="00F70553"/>
    <w:rsid w:val="00F7396C"/>
    <w:rsid w:val="00F96C08"/>
    <w:rsid w:val="00FB6279"/>
    <w:rsid w:val="00FE300B"/>
    <w:rsid w:val="00FE4271"/>
    <w:rsid w:val="00FE4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styleId="PlaceholderText">
    <w:name w:val="Placeholder Text"/>
    <w:basedOn w:val="DefaultParagraphFont"/>
    <w:uiPriority w:val="99"/>
    <w:semiHidden/>
    <w:rsid w:val="00FB6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doi.org/10.18637/jss.v080.i01" TargetMode="External"/><Relationship Id="rId39" Type="http://schemas.openxmlformats.org/officeDocument/2006/relationships/hyperlink" Target="https://doi.org/10.1111/1365-2664.14053" TargetMode="External"/><Relationship Id="rId21" Type="http://schemas.openxmlformats.org/officeDocument/2006/relationships/image" Target="media/image9.png"/><Relationship Id="rId34" Type="http://schemas.openxmlformats.org/officeDocument/2006/relationships/hyperlink" Target="https://sedarweb.org/documents/sedar-74-rd09-a-comparison-of-fish-assemblages-according-to-artificial-reef-attributes-and-seasons-in-the-northern-gulf-of-mexico/" TargetMode="External"/><Relationship Id="rId42" Type="http://schemas.openxmlformats.org/officeDocument/2006/relationships/hyperlink" Target="https://doi.org/10.3389/fmars.2020.00282" TargetMode="External"/><Relationship Id="rId47" Type="http://schemas.openxmlformats.org/officeDocument/2006/relationships/hyperlink" Target="https://doi.org/10.1093/icesjms/fsae075" TargetMode="External"/><Relationship Id="rId50" Type="http://schemas.openxmlformats.org/officeDocument/2006/relationships/hyperlink" Target="https://doi.org/10.1016/j.ecss.2023.108552" TargetMode="External"/><Relationship Id="rId55" Type="http://schemas.openxmlformats.org/officeDocument/2006/relationships/hyperlink" Target="https://doi.org/10.1016/J.OCECOAMAN.2006.06.00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007/s00227-012-2039-x" TargetMode="External"/><Relationship Id="rId11" Type="http://schemas.microsoft.com/office/2016/09/relationships/commentsIds" Target="commentsIds.xml"/><Relationship Id="rId24" Type="http://schemas.openxmlformats.org/officeDocument/2006/relationships/hyperlink" Target="https://www.int-res.com/articles/meps/15/m015p265.pdf" TargetMode="External"/><Relationship Id="rId32" Type="http://schemas.openxmlformats.org/officeDocument/2006/relationships/hyperlink" Target="https://doi.org/10.3389/FMARS.2021.664014/BIBTEX" TargetMode="External"/><Relationship Id="rId37" Type="http://schemas.openxmlformats.org/officeDocument/2006/relationships/hyperlink" Target="https://doi.org/10.1371/JOURNAL.PBIO.3000366" TargetMode="External"/><Relationship Id="rId40" Type="http://schemas.openxmlformats.org/officeDocument/2006/relationships/hyperlink" Target="https://doi.org/10.1007/s10452-025-10182-1" TargetMode="External"/><Relationship Id="rId45" Type="http://schemas.openxmlformats.org/officeDocument/2006/relationships/hyperlink" Target="https://doi.org/10.1007/S002279900250" TargetMode="External"/><Relationship Id="rId53" Type="http://schemas.openxmlformats.org/officeDocument/2006/relationships/hyperlink" Target="https://doi.org/10.1007/S00338-015-1322-Y/METRICS"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3354/meps14377" TargetMode="External"/><Relationship Id="rId30" Type="http://schemas.openxmlformats.org/officeDocument/2006/relationships/hyperlink" Target="https://doi.org/10.25903/7ek9%2D5m80" TargetMode="External"/><Relationship Id="rId35" Type="http://schemas.openxmlformats.org/officeDocument/2006/relationships/hyperlink" Target="https://doi.org/10.3354/ab00561" TargetMode="External"/><Relationship Id="rId43" Type="http://schemas.openxmlformats.org/officeDocument/2006/relationships/hyperlink" Target="https://doi.org/10.1371/journal.pone.0237374" TargetMode="External"/><Relationship Id="rId48" Type="http://schemas.openxmlformats.org/officeDocument/2006/relationships/hyperlink" Target="https://doi.org/10.3389/fmars.2020.00447" TargetMode="External"/><Relationship Id="rId56" Type="http://schemas.openxmlformats.org/officeDocument/2006/relationships/hyperlink" Target="https://doi.org/10.21105/joss.01686" TargetMode="External"/><Relationship Id="rId8" Type="http://schemas.openxmlformats.org/officeDocument/2006/relationships/hyperlink" Target="mailto:scarlett@global-reef.com" TargetMode="External"/><Relationship Id="rId51" Type="http://schemas.openxmlformats.org/officeDocument/2006/relationships/hyperlink" Target="https://doi.org/10.1016/j.marenvres.2013.05.012"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890/ES14-00292.1" TargetMode="External"/><Relationship Id="rId33" Type="http://schemas.openxmlformats.org/officeDocument/2006/relationships/hyperlink" Target="https://doi.org/10.1111/maec.12782" TargetMode="External"/><Relationship Id="rId38" Type="http://schemas.openxmlformats.org/officeDocument/2006/relationships/hyperlink" Target="https://ph02.tci-thaijo.org/index.php/RIST/article/view/193777" TargetMode="External"/><Relationship Id="rId46" Type="http://schemas.openxmlformats.org/officeDocument/2006/relationships/hyperlink" Target="https://doi.org/10.7755/FB.114.1.4" TargetMode="External"/><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yperlink" Target="https://doi.org/10.1016/j.marenvres.2021.105505" TargetMode="External"/><Relationship Id="rId54" Type="http://schemas.openxmlformats.org/officeDocument/2006/relationships/hyperlink" Target="https://doi.org/10.1007/s11222-016-9696-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4456/pmbcrb.2024.4" TargetMode="External"/><Relationship Id="rId28" Type="http://schemas.openxmlformats.org/officeDocument/2006/relationships/hyperlink" Target="https://doi.org/10.1371/journal.pone.0063505" TargetMode="External"/><Relationship Id="rId36" Type="http://schemas.openxmlformats.org/officeDocument/2006/relationships/hyperlink" Target="https://doi.org/10.1111/1365-2664.13748" TargetMode="External"/><Relationship Id="rId49" Type="http://schemas.openxmlformats.org/officeDocument/2006/relationships/hyperlink" Target="https://doi.org/10.1017/S0025315422001011" TargetMode="External"/><Relationship Id="rId57" Type="http://schemas.openxmlformats.org/officeDocument/2006/relationships/header" Target="header1.xml"/><Relationship Id="rId10" Type="http://schemas.microsoft.com/office/2011/relationships/commentsExtended" Target="commentsExtended.xml"/><Relationship Id="rId31" Type="http://schemas.openxmlformats.org/officeDocument/2006/relationships/hyperlink" Target="https://doi.org/10.1002/lno.12431" TargetMode="External"/><Relationship Id="rId44" Type="http://schemas.openxmlformats.org/officeDocument/2006/relationships/hyperlink" Target="https://doi.org/10.1093/BIOSCI/BIAD084" TargetMode="External"/><Relationship Id="rId52" Type="http://schemas.openxmlformats.org/officeDocument/2006/relationships/hyperlink" Target="https://doi.org/10.1080/19425120.2017.1282897"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49</Pages>
  <Words>12005</Words>
  <Characters>68433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7</cp:revision>
  <cp:lastPrinted>2025-08-14T09:20:00Z</cp:lastPrinted>
  <dcterms:created xsi:type="dcterms:W3CDTF">2025-10-27T03:23:00Z</dcterms:created>
  <dcterms:modified xsi:type="dcterms:W3CDTF">2025-10-28T04:09:00Z</dcterms:modified>
</cp:coreProperties>
</file>