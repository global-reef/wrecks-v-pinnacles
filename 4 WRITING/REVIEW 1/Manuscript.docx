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157E33B6" w:rsidR="00C57308" w:rsidRPr="00C715CC" w:rsidRDefault="00000000" w:rsidP="00132A98">
      <w:pPr>
        <w:pStyle w:val="Heading1"/>
        <w:spacing w:line="240" w:lineRule="auto"/>
      </w:pPr>
      <w:bookmarkStart w:id="2" w:name="_5fl97vwjlziu" w:colFirst="0" w:colLast="0"/>
      <w:bookmarkEnd w:id="2"/>
      <w:r w:rsidRPr="00C715CC">
        <w:t xml:space="preserve">Author Contributions </w:t>
      </w:r>
    </w:p>
    <w:p w14:paraId="50A0A3E4" w14:textId="23CACBD9" w:rsidR="00AE7146" w:rsidRPr="00AE7146" w:rsidRDefault="00900BDB" w:rsidP="00AE7146">
      <w:pPr>
        <w:spacing w:after="240"/>
        <w:rPr>
          <w:lang w:val="en-GB"/>
        </w:rPr>
      </w:pPr>
      <w:r>
        <w:rPr>
          <w:b/>
          <w:lang w:val="en-GB"/>
        </w:rPr>
        <w:t>S.R.T</w:t>
      </w:r>
      <w:r w:rsidRPr="00C715CC">
        <w:rPr>
          <w:b/>
          <w:lang w:val="en-GB"/>
        </w:rPr>
        <w:t>:</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Pr>
          <w:b/>
          <w:lang w:val="en-GB"/>
        </w:rPr>
        <w:t>G.M</w:t>
      </w:r>
      <w:r w:rsidRPr="00C715CC">
        <w:rPr>
          <w:b/>
          <w:lang w:val="en-GB"/>
        </w:rPr>
        <w:t>:</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Pr>
          <w:b/>
          <w:lang w:val="en-GB"/>
        </w:rPr>
        <w:t>P.B.</w:t>
      </w:r>
      <w:r w:rsidRPr="00C715CC">
        <w:rPr>
          <w:b/>
          <w:lang w:val="en-GB"/>
        </w:rPr>
        <w:t xml:space="preserv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3B8B7549" w:rsidR="00C57308" w:rsidRPr="00C715CC" w:rsidRDefault="00000000" w:rsidP="00132A98">
      <w:pPr>
        <w:pStyle w:val="Heading1"/>
      </w:pPr>
      <w:r w:rsidRPr="00C715CC">
        <w:lastRenderedPageBreak/>
        <w:t>ABSTRACT</w:t>
      </w:r>
    </w:p>
    <w:p w14:paraId="3B8D8813" w14:textId="3AB8EEAC" w:rsidR="00EE0507" w:rsidRDefault="00B24DAD" w:rsidP="00EE0507">
      <w:pPr>
        <w:spacing w:after="240" w:line="480" w:lineRule="auto"/>
        <w:rPr>
          <w:lang w:val="en-GB"/>
        </w:rPr>
      </w:pPr>
      <w:r w:rsidRPr="00B24DAD">
        <w:rPr>
          <w:lang w:val="en-GB"/>
        </w:rPr>
        <w:t xml:space="preserve">Artificial reefs are widely deployed to enhance fish populations, yet their ecological equivalence to natural reefs remains uncertain, partly because comparisons are typically limited to fringing </w:t>
      </w:r>
      <w:r w:rsidR="007B4692">
        <w:rPr>
          <w:lang w:val="en-GB"/>
        </w:rPr>
        <w:t xml:space="preserve">coral </w:t>
      </w:r>
      <w:r w:rsidRPr="00B24DAD">
        <w:rPr>
          <w:lang w:val="en-GB"/>
        </w:rPr>
        <w:t>reefs.</w:t>
      </w:r>
      <w:r>
        <w:rPr>
          <w:lang w:val="en-GB"/>
        </w:rPr>
        <w:t xml:space="preserve"> </w:t>
      </w:r>
      <w:r w:rsidR="00EE0507" w:rsidRPr="00EE0507">
        <w:rPr>
          <w:lang w:val="en-GB"/>
        </w:rPr>
        <w:t xml:space="preserve">Such assessments may overlook how structural features </w:t>
      </w:r>
      <w:r w:rsidR="007B4692">
        <w:rPr>
          <w:lang w:val="en-GB"/>
        </w:rPr>
        <w:t xml:space="preserve">and varying reef morphologies </w:t>
      </w:r>
      <w:r w:rsidR="00EE0507" w:rsidRPr="00EE0507">
        <w:rPr>
          <w:lang w:val="en-GB"/>
        </w:rPr>
        <w:t xml:space="preserve">influence ecological outcomes. </w:t>
      </w:r>
      <w:r w:rsidR="007B4692" w:rsidRPr="007B4692">
        <w:rPr>
          <w:lang w:val="en-GB"/>
        </w:rPr>
        <w:t xml:space="preserve">Fish assemblages were compared across shipwrecks, pelagic pinnacles, and fringing reefs </w:t>
      </w:r>
      <w:r w:rsidR="006217D1">
        <w:rPr>
          <w:lang w:val="en-GB"/>
        </w:rPr>
        <w:t xml:space="preserve">around an island in the Gulf of Thailand </w:t>
      </w:r>
      <w:r w:rsidR="007B4692" w:rsidRPr="007B4692">
        <w:rPr>
          <w:lang w:val="en-GB"/>
        </w:rPr>
        <w:t>to evaluate how artificial structures of differing relief align with natural community and trophic patterns.</w:t>
      </w:r>
      <w:r w:rsidR="007B4692">
        <w:rPr>
          <w:lang w:val="en-GB"/>
        </w:rPr>
        <w:t xml:space="preserve"> </w:t>
      </w:r>
      <w:r w:rsidR="00EE0507" w:rsidRPr="00EE0507">
        <w:rPr>
          <w:lang w:val="en-GB"/>
        </w:rPr>
        <w:t xml:space="preserve">Bayesian multivariate models applied to 350 surveys from 14 sites showed that shipwrecks resembled pelagic pinnacles in mesopredators and higher trophic level </w:t>
      </w:r>
      <w:proofErr w:type="gramStart"/>
      <w:r w:rsidR="00EE0507" w:rsidRPr="00EE0507">
        <w:rPr>
          <w:lang w:val="en-GB"/>
        </w:rPr>
        <w:t>predators, but</w:t>
      </w:r>
      <w:proofErr w:type="gramEnd"/>
      <w:r w:rsidR="00EE0507" w:rsidRPr="00EE0507">
        <w:rPr>
          <w:lang w:val="en-GB"/>
        </w:rPr>
        <w:t xml:space="preserve"> had consistently lower representation of grazers and invertivores relative to both natural reef types. </w:t>
      </w:r>
      <w:r w:rsidR="007B4692" w:rsidRPr="007B4692">
        <w:rPr>
          <w:lang w:val="en-GB"/>
        </w:rPr>
        <w:t>This functional divergence likely reflects reduced benthic complexity and forage availability; shipwrecks may support predator biomass but not fully function as ecological analogues of natural reefs.</w:t>
      </w:r>
      <w:r w:rsidR="007B4692">
        <w:rPr>
          <w:lang w:val="en-GB"/>
        </w:rPr>
        <w:t xml:space="preserve"> </w:t>
      </w:r>
      <w:r w:rsidR="00EE0507" w:rsidRPr="00EE0507">
        <w:rPr>
          <w:lang w:val="en-GB"/>
        </w:rPr>
        <w:t>Findings highlight the importance of aligning artificial reef design with ecological objectives and considering structural context in management strategies across tropical reef systems worldwide.</w:t>
      </w:r>
    </w:p>
    <w:p w14:paraId="21A8AA02" w14:textId="56DEF114"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00831E44">
        <w:rPr>
          <w:lang w:val="en-GB"/>
        </w:rPr>
        <w:t xml:space="preserve"> analysis</w:t>
      </w:r>
      <w:r w:rsidR="003D6418">
        <w:rPr>
          <w:lang w:val="en-GB"/>
        </w:rPr>
        <w:t>, coral reefs</w:t>
      </w:r>
      <w:r w:rsidRPr="00C715CC">
        <w:rPr>
          <w:lang w:val="en-GB"/>
        </w:rPr>
        <w:t xml:space="preserve">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14E33C07" w:rsidR="00F63F11" w:rsidRDefault="007B4692" w:rsidP="00C715CC">
      <w:pPr>
        <w:spacing w:before="240" w:after="240" w:line="480" w:lineRule="auto"/>
        <w:rPr>
          <w:lang w:val="en-GB"/>
        </w:rPr>
      </w:pPr>
      <w:bookmarkStart w:id="6" w:name="_5g48a2m0kxmd" w:colFirst="0" w:colLast="0"/>
      <w:bookmarkEnd w:id="6"/>
      <w:r w:rsidRPr="007B4692">
        <w:rPr>
          <w:lang w:val="en-GB"/>
        </w:rPr>
        <w:t>Artificial reef performance is typically evaluated by comparison with nearby fringing coral reef systems, although such comparisons may overlook structural influences on ecological outcomes.</w:t>
      </w:r>
      <w:r>
        <w:rPr>
          <w:lang w:val="en-GB"/>
        </w:rPr>
        <w:t xml:space="preserve"> </w:t>
      </w:r>
      <w:r w:rsidR="00B10A4B" w:rsidRPr="00B10A4B">
        <w:rPr>
          <w:lang w:val="en-GB"/>
        </w:rPr>
        <w:t xml:space="preserve">Fringing </w:t>
      </w:r>
      <w:r>
        <w:rPr>
          <w:lang w:val="en-GB"/>
        </w:rPr>
        <w:t xml:space="preserve">coral </w:t>
      </w:r>
      <w:r w:rsidR="00B10A4B" w:rsidRPr="00B10A4B">
        <w:rPr>
          <w:lang w:val="en-GB"/>
        </w:rPr>
        <w:t xml:space="preserve">reefs, which dominate nearshore tropical coastlines, are generally low in vertical relief and </w:t>
      </w:r>
      <w:r w:rsidR="00B10A4B">
        <w:rPr>
          <w:lang w:val="en-GB"/>
        </w:rPr>
        <w:t xml:space="preserve">often </w:t>
      </w:r>
      <w:r w:rsidR="00B10A4B" w:rsidRPr="00B10A4B">
        <w:rPr>
          <w:lang w:val="en-GB"/>
        </w:rPr>
        <w:t xml:space="preserve">embedded in sediment-rich, human-impacted environments (Bell &amp; </w:t>
      </w:r>
      <w:proofErr w:type="spellStart"/>
      <w:r w:rsidR="00B10A4B" w:rsidRPr="00B10A4B">
        <w:rPr>
          <w:lang w:val="en-GB"/>
        </w:rPr>
        <w:t>Galzin</w:t>
      </w:r>
      <w:proofErr w:type="spellEnd"/>
      <w:r w:rsidR="00B10A4B" w:rsidRPr="00B10A4B">
        <w:rPr>
          <w:lang w:val="en-GB"/>
        </w:rPr>
        <w:t xml:space="preserve"> 1984, </w:t>
      </w:r>
      <w:proofErr w:type="spellStart"/>
      <w:r w:rsidR="00B10A4B" w:rsidRPr="00B10A4B">
        <w:rPr>
          <w:lang w:val="en-GB"/>
        </w:rPr>
        <w:t>Letessier</w:t>
      </w:r>
      <w:proofErr w:type="spellEnd"/>
      <w:r w:rsidR="00B10A4B" w:rsidRPr="00B10A4B">
        <w:rPr>
          <w:lang w:val="en-GB"/>
        </w:rPr>
        <w:t xml:space="preserve"> et al. 2019). In contrast, many artificial reefs</w:t>
      </w:r>
      <w:r w:rsidR="00B10A4B">
        <w:rPr>
          <w:lang w:val="en-GB"/>
        </w:rPr>
        <w:t xml:space="preserve">, </w:t>
      </w:r>
      <w:r w:rsidR="00B10A4B" w:rsidRPr="00B10A4B">
        <w:rPr>
          <w:lang w:val="en-GB"/>
        </w:rPr>
        <w:t>particularly shipwrecks</w:t>
      </w:r>
      <w:r w:rsidR="00B10A4B">
        <w:rPr>
          <w:lang w:val="en-GB"/>
        </w:rPr>
        <w:t xml:space="preserve">, </w:t>
      </w:r>
      <w:r w:rsidR="00B10A4B" w:rsidRPr="00B10A4B">
        <w:rPr>
          <w:lang w:val="en-GB"/>
        </w:rPr>
        <w:t>share greater physical similarity with pinnacles</w:t>
      </w:r>
      <w:r>
        <w:rPr>
          <w:lang w:val="en-GB"/>
        </w:rPr>
        <w:t xml:space="preserve"> (steep</w:t>
      </w:r>
      <w:r w:rsidR="00A47632">
        <w:rPr>
          <w:lang w:val="en-GB"/>
        </w:rPr>
        <w:t>-</w:t>
      </w:r>
      <w:r>
        <w:rPr>
          <w:lang w:val="en-GB"/>
        </w:rPr>
        <w:t xml:space="preserve">sided bathymetric features </w:t>
      </w:r>
      <w:proofErr w:type="gramStart"/>
      <w:r>
        <w:rPr>
          <w:lang w:val="en-GB"/>
        </w:rPr>
        <w:t>similar to</w:t>
      </w:r>
      <w:proofErr w:type="gramEnd"/>
      <w:r>
        <w:rPr>
          <w:lang w:val="en-GB"/>
        </w:rPr>
        <w:t xml:space="preserve"> seamounts)</w:t>
      </w:r>
      <w:r w:rsidR="00B10A4B" w:rsidRPr="00B10A4B">
        <w:rPr>
          <w:lang w:val="en-GB"/>
        </w:rPr>
        <w:t xml:space="preserve">, including </w:t>
      </w:r>
      <w:r w:rsidR="00A47632">
        <w:rPr>
          <w:lang w:val="en-GB"/>
        </w:rPr>
        <w:t>high vertical relief</w:t>
      </w:r>
      <w:r w:rsidR="00B10A4B" w:rsidRPr="00B10A4B">
        <w:rPr>
          <w:lang w:val="en-GB"/>
        </w:rPr>
        <w:t>, current exposure, and spatial isolation (</w:t>
      </w:r>
      <w:proofErr w:type="spellStart"/>
      <w:r w:rsidR="00B10A4B" w:rsidRPr="00B10A4B">
        <w:rPr>
          <w:lang w:val="en-GB"/>
        </w:rPr>
        <w:t>Letessier</w:t>
      </w:r>
      <w:proofErr w:type="spellEnd"/>
      <w:r w:rsidR="00B10A4B" w:rsidRPr="00B10A4B">
        <w:rPr>
          <w:lang w:val="en-GB"/>
        </w:rPr>
        <w:t xml:space="preserve"> et al. 2019, Paxton et al. 202</w:t>
      </w:r>
      <w:r w:rsidR="00C3203D">
        <w:rPr>
          <w:lang w:val="en-GB"/>
        </w:rPr>
        <w:t>3</w:t>
      </w:r>
      <w:r w:rsidR="00B10A4B" w:rsidRPr="00B10A4B">
        <w:rPr>
          <w:lang w:val="en-GB"/>
        </w:rPr>
        <w:t>, Galbraith et al. 2022). These</w:t>
      </w:r>
      <w:r w:rsidR="00B10A4B">
        <w:rPr>
          <w:lang w:val="en-GB"/>
        </w:rPr>
        <w:t xml:space="preserve"> </w:t>
      </w:r>
      <w:r w:rsidR="00B10A4B" w:rsidRPr="00B10A4B">
        <w:rPr>
          <w:lang w:val="en-GB"/>
        </w:rPr>
        <w:t>features influence foraging opportunities, predator access, and planktonic input,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3BB0B24F" w14:textId="6C829888" w:rsidR="006217D1" w:rsidRDefault="001C6241" w:rsidP="00B31269">
      <w:pPr>
        <w:spacing w:after="240" w:line="480" w:lineRule="auto"/>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w:t>
      </w:r>
      <w:proofErr w:type="spellStart"/>
      <w:r w:rsidR="00315EBA">
        <w:t>Pondella</w:t>
      </w:r>
      <w:proofErr w:type="spellEnd"/>
      <w:r w:rsidR="00315EBA">
        <w:t xml:space="preserve"> et al. 2022, </w:t>
      </w:r>
      <w:r w:rsidR="00B62B9B">
        <w:t xml:space="preserve">Elrick-Barr et al. 2022, </w:t>
      </w:r>
      <w:r w:rsidRPr="001C6241">
        <w:t xml:space="preserve">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w:t>
      </w:r>
      <w:r w:rsidR="00FA7DCB" w:rsidRPr="00FA7DCB">
        <w:t xml:space="preserve">Intentional shipwreck deployment in Thailand is managed under the national Artificial Reef Program </w:t>
      </w:r>
      <w:r w:rsidR="002B0EB4">
        <w:t xml:space="preserve">(since 1978) by the Thai </w:t>
      </w:r>
      <w:r w:rsidR="002B0EB4" w:rsidRPr="00FA7DCB">
        <w:t xml:space="preserve">Department of Marine and Coastal Resources </w:t>
      </w:r>
      <w:r w:rsidR="002B0EB4">
        <w:t xml:space="preserve">(DMCR) </w:t>
      </w:r>
      <w:r w:rsidR="00FA7DCB" w:rsidRPr="00FA7DCB">
        <w:t>to reduce diver pressure on natural reefs and enhance fisheries</w:t>
      </w:r>
      <w:r w:rsidR="002B0EB4">
        <w:t>, reflecting the high social and economic value placed on artificial reefs by rec</w:t>
      </w:r>
      <w:del w:id="7" w:author="Scarlett Taylor" w:date="2025-11-30T13:42:00Z" w16du:dateUtc="2025-11-30T06:42:00Z">
        <w:r w:rsidR="002B0EB4" w:rsidDel="00CD232D">
          <w:delText>e</w:delText>
        </w:r>
      </w:del>
      <w:r w:rsidR="002B0EB4">
        <w:t xml:space="preserve">reational users and fishers </w:t>
      </w:r>
      <w:r w:rsidR="00FA7DCB" w:rsidRPr="00FA7DCB">
        <w:t xml:space="preserve"> (</w:t>
      </w:r>
      <w:proofErr w:type="spellStart"/>
      <w:r w:rsidR="00FA7DCB" w:rsidRPr="00FA7DCB">
        <w:t>Yeemin</w:t>
      </w:r>
      <w:proofErr w:type="spellEnd"/>
      <w:r w:rsidR="00FA7DCB" w:rsidRPr="00FA7DCB">
        <w:t xml:space="preserve"> et al. 2006, Mattos &amp; </w:t>
      </w:r>
      <w:proofErr w:type="spellStart"/>
      <w:r w:rsidR="00FA7DCB" w:rsidRPr="00FA7DCB">
        <w:t>Yeemin</w:t>
      </w:r>
      <w:proofErr w:type="spellEnd"/>
      <w:r w:rsidR="00FA7DCB" w:rsidRPr="00FA7DCB">
        <w:t xml:space="preserve"> 2020, Harvey et al. 2021, </w:t>
      </w:r>
      <w:r w:rsidR="002B0EB4" w:rsidRPr="00FA7DCB">
        <w:t>Elrick-Barr et al. 2022</w:t>
      </w:r>
      <w:r w:rsidR="002B0EB4">
        <w:t xml:space="preserve">, </w:t>
      </w:r>
      <w:r w:rsidR="00FA7DCB" w:rsidRPr="00FA7DCB">
        <w:t xml:space="preserve">Baillie et al. 2024). </w:t>
      </w:r>
    </w:p>
    <w:p w14:paraId="29A5305C" w14:textId="6A5E419D" w:rsidR="001C6241" w:rsidRPr="00AB0E46" w:rsidRDefault="001C6241" w:rsidP="00B31269">
      <w:pPr>
        <w:spacing w:after="240" w:line="480" w:lineRule="auto"/>
      </w:pPr>
      <w:r w:rsidRPr="001C6241">
        <w:lastRenderedPageBreak/>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w:t>
      </w:r>
      <w:r w:rsidR="00B52402">
        <w:t xml:space="preserve">intentionally deployed </w:t>
      </w:r>
      <w:r w:rsidRPr="001C6241">
        <w:t xml:space="preserve">artificial structures such as shipwrecks (Mattos et al. 2023). Despite the prevalence of these artificial reefs, few studies have assessed their ecological functioning, particularly their capacity to support </w:t>
      </w:r>
      <w:r w:rsidR="00AB71D3">
        <w:t xml:space="preserve">trophic structures comparable to those of natural reefs </w:t>
      </w:r>
      <w:r w:rsidRPr="001C6241">
        <w:t>and replicate the ecological roles of natural reef systems (Fowler &amp; Booth 2012, Simon et al. 2013, Streich et al. 2017, Medeiros et al. 2022, Paxton et al. 2023, Schram et al. 2024).</w:t>
      </w:r>
    </w:p>
    <w:p w14:paraId="565831CA" w14:textId="182D3645" w:rsidR="00C715CC" w:rsidRPr="00D06BB2" w:rsidRDefault="002B0EB4" w:rsidP="00D06BB2">
      <w:pPr>
        <w:spacing w:line="480" w:lineRule="auto"/>
      </w:pPr>
      <w:r w:rsidRPr="002B0EB4">
        <w:rPr>
          <w:lang w:val="en-GB"/>
        </w:rPr>
        <w:t xml:space="preserve">Where evaluations exist, artificial reefs often support higher fish abundance and species richness than nearby natural reefs (Fowler &amp; Booth 2012, </w:t>
      </w:r>
      <w:proofErr w:type="spellStart"/>
      <w:r w:rsidRPr="002B0EB4">
        <w:rPr>
          <w:lang w:val="en-GB"/>
        </w:rPr>
        <w:t>Folpp</w:t>
      </w:r>
      <w:proofErr w:type="spellEnd"/>
      <w:r w:rsidRPr="002B0EB4">
        <w:rPr>
          <w:lang w:val="en-GB"/>
        </w:rPr>
        <w:t xml:space="preserve"> et al. 2013, Schulze et al. 2020); however, these metrics </w:t>
      </w:r>
      <w:r>
        <w:rPr>
          <w:lang w:val="en-GB"/>
        </w:rPr>
        <w:t xml:space="preserve">(total abundance, richness) </w:t>
      </w:r>
      <w:r w:rsidRPr="002B0EB4">
        <w:rPr>
          <w:lang w:val="en-GB"/>
        </w:rPr>
        <w:t>can obscure differences in community and trophic structure (Ross et al. 2016, Paxton et al. 2020a, Paxton et al. 2020b, Paxton et al. 2023).</w:t>
      </w:r>
      <w:r>
        <w:rPr>
          <w:lang w:val="en-GB"/>
        </w:rPr>
        <w:t xml:space="preserve"> </w:t>
      </w:r>
      <w:r w:rsidR="00F63F11" w:rsidRPr="00C715CC">
        <w:rPr>
          <w:lang w:val="en-GB"/>
        </w:rPr>
        <w:t>Predator</w:t>
      </w:r>
      <w:r w:rsidR="00C715CC" w:rsidRPr="00C715CC">
        <w:rPr>
          <w:lang w:val="en-GB"/>
        </w:rPr>
        <w:t xml:space="preserve"> biomass is frequently elevated, while lower trophic guilds </w:t>
      </w:r>
      <w:r>
        <w:rPr>
          <w:lang w:val="en-GB"/>
        </w:rPr>
        <w:t>(</w:t>
      </w:r>
      <w:r w:rsidR="00C715CC" w:rsidRPr="00C715CC">
        <w:rPr>
          <w:lang w:val="en-GB"/>
        </w:rPr>
        <w:t>grazer</w:t>
      </w:r>
      <w:r w:rsidR="00F1060D">
        <w:rPr>
          <w:lang w:val="en-GB"/>
        </w:rPr>
        <w:t>s,</w:t>
      </w:r>
      <w:r w:rsidR="00C715CC" w:rsidRPr="00C715CC">
        <w:rPr>
          <w:lang w:val="en-GB"/>
        </w:rPr>
        <w:t xml:space="preserve"> invertivores</w:t>
      </w:r>
      <w:r>
        <w:rPr>
          <w:lang w:val="en-GB"/>
        </w:rPr>
        <w:t>)</w:t>
      </w:r>
      <w:r w:rsidR="00C715CC" w:rsidRPr="00C715CC">
        <w:rPr>
          <w:lang w:val="en-GB"/>
        </w:rPr>
        <w:t xml:space="preserve"> tend to be underrepresented on artificial reefs (Fowler </w:t>
      </w:r>
      <w:r w:rsidR="003C2044">
        <w:rPr>
          <w:lang w:val="en-GB"/>
        </w:rPr>
        <w:t xml:space="preserve">&amp; </w:t>
      </w:r>
      <w:r w:rsidR="00C715CC" w:rsidRPr="00C715CC">
        <w:rPr>
          <w:lang w:val="en-GB"/>
        </w:rPr>
        <w:t>Booth 2012</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 </w:t>
      </w:r>
      <w:r w:rsidR="00F63F11" w:rsidRPr="00F63F11">
        <w:rPr>
          <w:lang w:val="en-GB"/>
        </w:rPr>
        <w:t xml:space="preserve">This imbalance may limit processes such as algal control, nutrient cycling, and trophic transfer, </w:t>
      </w:r>
      <w:r>
        <w:rPr>
          <w:lang w:val="en-GB"/>
        </w:rPr>
        <w:t xml:space="preserve">showing that high abundance alone does not imply ecological equivalence. </w:t>
      </w:r>
      <w:r w:rsidR="00F63F11" w:rsidRPr="00F63F11" w:rsidDel="00F63F11">
        <w:rPr>
          <w:lang w:val="en-GB"/>
        </w:rPr>
        <w:t xml:space="preserve"> </w:t>
      </w:r>
    </w:p>
    <w:p w14:paraId="5AE0FDBC" w14:textId="17CDDE65" w:rsidR="007D0CB1"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w:t>
      </w:r>
      <w:r w:rsidR="00A47632">
        <w:rPr>
          <w:lang w:val="en-GB"/>
        </w:rPr>
        <w:t>High relief, isolated shipwrecks</w:t>
      </w:r>
      <w:r w:rsidRPr="000049FD">
        <w:rPr>
          <w:lang w:val="en-GB"/>
        </w:rPr>
        <w:t xml:space="preserve"> favour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Sibley et al. 2023). Distinguishing species-level similarity from broader </w:t>
      </w:r>
      <w:r w:rsidRPr="000049FD">
        <w:rPr>
          <w:lang w:val="en-GB"/>
        </w:rPr>
        <w:lastRenderedPageBreak/>
        <w:t>ecological performance is essential when evaluating artificial reef outcomes (Simon et al. 2013, Medeiros et al. 2022, Schram et al. 2024).</w:t>
      </w:r>
      <w:r w:rsidRPr="000049FD" w:rsidDel="000049FD">
        <w:rPr>
          <w:lang w:val="en-GB"/>
        </w:rPr>
        <w:t xml:space="preserve"> </w:t>
      </w:r>
    </w:p>
    <w:p w14:paraId="59B356A0" w14:textId="30BB5EA1"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r w:rsidR="007B4692">
        <w:rPr>
          <w:lang w:val="en-GB"/>
        </w:rPr>
        <w:t xml:space="preserve">, </w:t>
      </w:r>
      <w:r w:rsidR="00C715CC" w:rsidRPr="00C715CC">
        <w:rPr>
          <w:lang w:val="en-GB"/>
        </w:rPr>
        <w:t>often exposed to strong hydrodynamic flow</w:t>
      </w:r>
      <w:r w:rsidR="006D0BA9">
        <w:rPr>
          <w:lang w:val="en-GB"/>
        </w:rPr>
        <w:t xml:space="preserve"> (Leitner et al. 2021)</w:t>
      </w:r>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w:t>
      </w:r>
      <w:r w:rsidR="007D0CB1">
        <w:rPr>
          <w:lang w:val="en-GB"/>
        </w:rPr>
        <w:t>,</w:t>
      </w:r>
      <w:r w:rsidR="00D84338" w:rsidRPr="00D84338">
        <w:rPr>
          <w:lang w:val="en-GB"/>
        </w:rPr>
        <w:t xml:space="preserve">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6D0BA9">
        <w:rPr>
          <w:lang w:val="en-GB"/>
        </w:rPr>
        <w:t xml:space="preserve">Leitner et al. 2021, </w:t>
      </w:r>
      <w:r w:rsidR="00C715CC" w:rsidRPr="00C715CC">
        <w:rPr>
          <w:lang w:val="en-GB"/>
        </w:rPr>
        <w:t xml:space="preserve">Galbraith </w:t>
      </w:r>
      <w:r w:rsidR="003C2044">
        <w:rPr>
          <w:lang w:val="en-GB"/>
        </w:rPr>
        <w:t>et al.</w:t>
      </w:r>
      <w:r w:rsidR="00C715CC" w:rsidRPr="00C715CC">
        <w:rPr>
          <w:lang w:val="en-GB"/>
        </w:rPr>
        <w:t xml:space="preserve"> 202</w:t>
      </w:r>
      <w:r w:rsidR="007D0CB1">
        <w:rPr>
          <w:lang w:val="en-GB"/>
        </w:rPr>
        <w:t>2, 2023</w:t>
      </w:r>
      <w:r w:rsidR="00C715CC" w:rsidRPr="00C715CC">
        <w:rPr>
          <w:lang w:val="en-GB"/>
        </w:rPr>
        <w:t>).</w:t>
      </w:r>
      <w:r w:rsidR="00A47632" w:rsidRPr="00A47632">
        <w:t xml:space="preserve"> </w:t>
      </w:r>
      <w:r w:rsidR="00A47632" w:rsidRPr="00A47632">
        <w:rPr>
          <w:lang w:val="en-GB"/>
        </w:rPr>
        <w:t xml:space="preserve">High relief and structural complexity also provide refuge and foraging habitat </w:t>
      </w:r>
      <w:r w:rsidR="00A47632">
        <w:rPr>
          <w:lang w:val="en-GB"/>
        </w:rPr>
        <w:t>across</w:t>
      </w:r>
      <w:r w:rsidR="00A47632" w:rsidRPr="00A47632">
        <w:rPr>
          <w:lang w:val="en-GB"/>
        </w:rPr>
        <w:t xml:space="preserve"> trophic groups (</w:t>
      </w:r>
      <w:proofErr w:type="spellStart"/>
      <w:r w:rsidR="00A47632" w:rsidRPr="00A47632">
        <w:rPr>
          <w:lang w:val="en-GB"/>
        </w:rPr>
        <w:t>Letessier</w:t>
      </w:r>
      <w:proofErr w:type="spellEnd"/>
      <w:r w:rsidR="00A47632" w:rsidRPr="00A47632">
        <w:rPr>
          <w:lang w:val="en-GB"/>
        </w:rPr>
        <w:t xml:space="preserve"> et al. 2019, Galbraith et al. 2021, 2022, 2023</w:t>
      </w:r>
      <w:r w:rsidR="00F0108B">
        <w:rPr>
          <w:lang w:val="en-GB"/>
        </w:rPr>
        <w:t xml:space="preserve">, </w:t>
      </w:r>
      <w:proofErr w:type="spellStart"/>
      <w:r w:rsidR="00F0108B">
        <w:rPr>
          <w:lang w:val="en-GB"/>
        </w:rPr>
        <w:t>Pondella</w:t>
      </w:r>
      <w:proofErr w:type="spellEnd"/>
      <w:r w:rsidR="00F0108B">
        <w:rPr>
          <w:lang w:val="en-GB"/>
        </w:rPr>
        <w:t xml:space="preserve"> et al. 2022</w:t>
      </w:r>
      <w:r w:rsidR="00A47632" w:rsidRPr="00A47632">
        <w:rPr>
          <w:lang w:val="en-GB"/>
        </w:rPr>
        <w:t>).</w:t>
      </w:r>
    </w:p>
    <w:p w14:paraId="500F1017" w14:textId="6D0C67A5" w:rsidR="00C715CC" w:rsidRPr="00C715CC" w:rsidRDefault="004D3C4A" w:rsidP="00C715CC">
      <w:pPr>
        <w:spacing w:before="240" w:after="240" w:line="480" w:lineRule="auto"/>
        <w:rPr>
          <w:lang w:val="en-GB"/>
        </w:rPr>
      </w:pPr>
      <w:r>
        <w:rPr>
          <w:lang w:val="en-GB"/>
        </w:rPr>
        <w:t xml:space="preserve">In </w:t>
      </w:r>
      <w:r w:rsidR="006217D1">
        <w:rPr>
          <w:lang w:val="en-GB"/>
        </w:rPr>
        <w:t>c</w:t>
      </w:r>
      <w:r>
        <w:rPr>
          <w:lang w:val="en-GB"/>
        </w:rPr>
        <w:t>ontrast, f</w:t>
      </w:r>
      <w:r w:rsidRPr="004D3C4A">
        <w:rPr>
          <w:lang w:val="en-GB"/>
        </w:rPr>
        <w:t xml:space="preserve">ringing reefs and other nearshore systems are </w:t>
      </w:r>
      <w:r>
        <w:rPr>
          <w:lang w:val="en-GB"/>
        </w:rPr>
        <w:t xml:space="preserve">more strongly </w:t>
      </w:r>
      <w:r w:rsidRPr="004D3C4A">
        <w:rPr>
          <w:lang w:val="en-GB"/>
        </w:rPr>
        <w:t xml:space="preserve">shaped by local benthic variation, hydrodynamic exposure, and human disturbance (Done 1983, Bell &amp; </w:t>
      </w:r>
      <w:proofErr w:type="spellStart"/>
      <w:r w:rsidRPr="004D3C4A">
        <w:rPr>
          <w:lang w:val="en-GB"/>
        </w:rPr>
        <w:t>Galzin</w:t>
      </w:r>
      <w:proofErr w:type="spellEnd"/>
      <w:r w:rsidRPr="004D3C4A">
        <w:rPr>
          <w:lang w:val="en-GB"/>
        </w:rPr>
        <w:t xml:space="preserve"> 1984).</w:t>
      </w:r>
      <w:r>
        <w:rPr>
          <w:lang w:val="en-GB"/>
        </w:rPr>
        <w:t xml:space="preserve"> </w:t>
      </w:r>
      <w:r w:rsidR="00C715CC" w:rsidRPr="00C715CC">
        <w:rPr>
          <w:lang w:val="en-GB"/>
        </w:rPr>
        <w:t xml:space="preserve">These environments </w:t>
      </w:r>
      <w:r w:rsidR="00A47632">
        <w:rPr>
          <w:lang w:val="en-GB"/>
        </w:rPr>
        <w:t>typically</w:t>
      </w:r>
      <w:r w:rsidR="00C715CC" w:rsidRPr="00C715CC">
        <w:rPr>
          <w:lang w:val="en-GB"/>
        </w:rPr>
        <w:t xml:space="preserve"> support </w:t>
      </w:r>
      <w:r w:rsidR="00A47632">
        <w:rPr>
          <w:lang w:val="en-GB"/>
        </w:rPr>
        <w:t>higher</w:t>
      </w:r>
      <w:r w:rsidR="00C715CC" w:rsidRPr="00C715CC">
        <w:rPr>
          <w:lang w:val="en-GB"/>
        </w:rPr>
        <w:t xml:space="preserve"> relative abundance of grazers and invertivores that </w:t>
      </w:r>
      <w:r w:rsidR="00A47632">
        <w:rPr>
          <w:lang w:val="en-GB"/>
        </w:rPr>
        <w:t>maintain</w:t>
      </w:r>
      <w:r w:rsidR="00C715CC" w:rsidRPr="00C715CC">
        <w:rPr>
          <w:lang w:val="en-GB"/>
        </w:rPr>
        <w:t xml:space="preserve"> reef resilience and benthic regulation </w:t>
      </w:r>
      <w:r w:rsidR="00D84338" w:rsidRPr="00D84338">
        <w:rPr>
          <w:lang w:val="en-GB"/>
        </w:rPr>
        <w:t>(Koeck et al. 2014, Boaden &amp; Kingsford 2015, Streit et al. 2015, Schram et al. 2024</w:t>
      </w:r>
      <w:r w:rsidR="00C715CC" w:rsidRPr="00C715CC">
        <w:rPr>
          <w:lang w:val="en-GB"/>
        </w:rPr>
        <w:t>). Comparisons between artificial reefs and adjacent natural reefs, including fringing systems, have consistently shown that shipwrecks support higher densities of mid- to higher-trophic fish</w:t>
      </w:r>
      <w:r w:rsidR="00A47632">
        <w:rPr>
          <w:lang w:val="en-GB"/>
        </w:rPr>
        <w:t xml:space="preserve">, </w:t>
      </w:r>
      <w:r w:rsidR="00C715CC" w:rsidRPr="00C715CC">
        <w:rPr>
          <w:lang w:val="en-GB"/>
        </w:rPr>
        <w:t>but reduced densities of lower trophic guilds (</w:t>
      </w:r>
      <w:r w:rsidR="003C2044">
        <w:rPr>
          <w:lang w:val="en-GB"/>
        </w:rPr>
        <w:t>Fowler &amp; Booth</w:t>
      </w:r>
      <w:r w:rsidR="00C715CC" w:rsidRPr="00C715CC">
        <w:rPr>
          <w:lang w:val="en-GB"/>
        </w:rPr>
        <w:t xml:space="preserve"> 2012</w:t>
      </w:r>
      <w:r w:rsidR="00D84338">
        <w:rPr>
          <w:lang w:val="en-GB"/>
        </w:rPr>
        <w:t>,</w:t>
      </w:r>
      <w:r w:rsidR="00C715CC" w:rsidRPr="00C715CC">
        <w:rPr>
          <w:lang w:val="en-GB"/>
        </w:rPr>
        <w:t xml:space="preserve"> Paxton </w:t>
      </w:r>
      <w:r w:rsidR="003C2044">
        <w:rPr>
          <w:lang w:val="en-GB"/>
        </w:rPr>
        <w:t>et al.</w:t>
      </w:r>
      <w:r w:rsidR="00C715CC" w:rsidRPr="00C715CC">
        <w:rPr>
          <w:lang w:val="en-GB"/>
        </w:rPr>
        <w:t xml:space="preserve"> 2020a</w:t>
      </w:r>
      <w:r w:rsidR="00D84338">
        <w:rPr>
          <w:lang w:val="en-GB"/>
        </w:rPr>
        <w:t>,</w:t>
      </w:r>
      <w:r w:rsidR="00C715CC"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00C715CC" w:rsidRPr="00C715CC">
        <w:rPr>
          <w:lang w:val="en-GB"/>
        </w:rPr>
        <w:t xml:space="preserve">Schram </w:t>
      </w:r>
      <w:r w:rsidR="003C2044">
        <w:rPr>
          <w:lang w:val="en-GB"/>
        </w:rPr>
        <w:t>et al.</w:t>
      </w:r>
      <w:r w:rsidR="00C715CC"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00C715CC" w:rsidRPr="00C715CC">
        <w:rPr>
          <w:lang w:val="en-GB"/>
        </w:rPr>
        <w:t xml:space="preserve"> 2000</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w:t>
      </w:r>
      <w:r w:rsidR="00837067">
        <w:rPr>
          <w:lang w:val="en-GB"/>
        </w:rPr>
        <w:t>, Gress et al. 202</w:t>
      </w:r>
      <w:r w:rsidR="00B54455">
        <w:rPr>
          <w:lang w:val="en-GB"/>
        </w:rPr>
        <w:t>5</w:t>
      </w:r>
      <w:r w:rsidR="00C715CC" w:rsidRPr="00C715CC">
        <w:rPr>
          <w:lang w:val="en-GB"/>
        </w:rPr>
        <w:t>).</w:t>
      </w:r>
    </w:p>
    <w:p w14:paraId="71B496D9" w14:textId="77777777" w:rsidR="00656181" w:rsidRPr="00656181" w:rsidRDefault="00C715CC" w:rsidP="00132A98">
      <w:pPr>
        <w:pStyle w:val="Heading1"/>
        <w:rPr>
          <w:ins w:id="8" w:author="Scarlett Taylor" w:date="2025-11-03T11:32:00Z" w16du:dateUtc="2025-11-03T04:32:00Z"/>
          <w:b w:val="0"/>
          <w:bCs/>
          <w:sz w:val="24"/>
          <w:szCs w:val="24"/>
        </w:rPr>
      </w:pPr>
      <w:r w:rsidRPr="00656181">
        <w:rPr>
          <w:b w:val="0"/>
          <w:bCs/>
          <w:sz w:val="24"/>
          <w:szCs w:val="24"/>
        </w:rPr>
        <w:lastRenderedPageBreak/>
        <w:t xml:space="preserve">This study builds on previous assessments of fish assemblages in the Gulf of Thailand </w:t>
      </w:r>
      <w:r w:rsidR="00D84338" w:rsidRPr="00656181">
        <w:rPr>
          <w:b w:val="0"/>
          <w:bCs/>
          <w:sz w:val="24"/>
          <w:szCs w:val="24"/>
        </w:rPr>
        <w:t xml:space="preserve">(Mattos &amp; </w:t>
      </w:r>
      <w:proofErr w:type="spellStart"/>
      <w:r w:rsidR="00D84338" w:rsidRPr="00656181">
        <w:rPr>
          <w:b w:val="0"/>
          <w:bCs/>
          <w:sz w:val="24"/>
          <w:szCs w:val="24"/>
        </w:rPr>
        <w:t>Yeemin</w:t>
      </w:r>
      <w:proofErr w:type="spellEnd"/>
      <w:r w:rsidR="00D84338" w:rsidRPr="00656181">
        <w:rPr>
          <w:b w:val="0"/>
          <w:bCs/>
          <w:sz w:val="24"/>
          <w:szCs w:val="24"/>
        </w:rPr>
        <w:t xml:space="preserve"> 2020, Harvey et al. 2021, Mattos et al. 2023, Baillie et al. 2024</w:t>
      </w:r>
      <w:r w:rsidRPr="00656181">
        <w:rPr>
          <w:b w:val="0"/>
          <w:bCs/>
          <w:sz w:val="24"/>
          <w:szCs w:val="24"/>
        </w:rPr>
        <w:t xml:space="preserve">), </w:t>
      </w:r>
      <w:r w:rsidR="001C3908" w:rsidRPr="00656181">
        <w:rPr>
          <w:b w:val="0"/>
          <w:bCs/>
          <w:sz w:val="24"/>
          <w:szCs w:val="24"/>
        </w:rPr>
        <w:t>to evaluate whether intentionally deployed shipwrecks replicate the community structure and trophic composition of natural reef analogues or represent a functionally novel assemblage</w:t>
      </w:r>
      <w:r w:rsidRPr="00656181">
        <w:rPr>
          <w:b w:val="0"/>
          <w:bCs/>
          <w:sz w:val="24"/>
          <w:szCs w:val="24"/>
        </w:rPr>
        <w:t xml:space="preserve">. </w:t>
      </w:r>
      <w:r w:rsidR="001C3908" w:rsidRPr="00656181">
        <w:rPr>
          <w:b w:val="0"/>
          <w:bCs/>
          <w:sz w:val="24"/>
          <w:szCs w:val="24"/>
        </w:rPr>
        <w:t xml:space="preserve">Unlike most artificial 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 Given their structural similarity to pinnacles, shipwrecks were hypothesised to support predator-dominated assemblages more closely aligned with pinnacles than with fringing reefs, though limited food availability and reduced benthic complexity may constrain lower trophic guilds such as grazers and invertivores compared to both natural reef types (Fowler &amp; Booth 2012, Simon et al. 2013, Schram et al. 2024). </w:t>
      </w:r>
      <w:r w:rsidR="006217D1" w:rsidRPr="00656181">
        <w:rPr>
          <w:b w:val="0"/>
          <w:bCs/>
          <w:sz w:val="24"/>
          <w:szCs w:val="24"/>
        </w:rPr>
        <w:t>Characterising such patterns is critical to evaluating the ecological role of artificial reefs in tropical marine systems and understanding how reef geomorphology shapes biodiversity, trophic structure, and ecological function.</w:t>
      </w:r>
      <w:r w:rsidR="00A51A88" w:rsidRPr="00656181">
        <w:rPr>
          <w:b w:val="0"/>
          <w:bCs/>
          <w:sz w:val="24"/>
          <w:szCs w:val="24"/>
        </w:rPr>
        <w:t xml:space="preserve"> As shallow and coastal reefs continue to degrade under increasing human pressure, isolated offshore features such as pinnacles and shipwrecks may become increasingly important refuges for reef-associated communities and potential sources of ecological resilience. </w:t>
      </w:r>
      <w:r w:rsidR="006217D1" w:rsidRPr="00656181">
        <w:rPr>
          <w:b w:val="0"/>
          <w:bCs/>
          <w:sz w:val="24"/>
          <w:szCs w:val="24"/>
        </w:rPr>
        <w:t xml:space="preserve">  By comparing functional group and species-level patterns across reef </w:t>
      </w:r>
      <w:proofErr w:type="gramStart"/>
      <w:r w:rsidR="006217D1" w:rsidRPr="00656181">
        <w:rPr>
          <w:b w:val="0"/>
          <w:bCs/>
          <w:sz w:val="24"/>
          <w:szCs w:val="24"/>
        </w:rPr>
        <w:t>types, and</w:t>
      </w:r>
      <w:proofErr w:type="gramEnd"/>
      <w:r w:rsidR="006217D1" w:rsidRPr="00656181">
        <w:rPr>
          <w:b w:val="0"/>
          <w:bCs/>
          <w:sz w:val="24"/>
          <w:szCs w:val="24"/>
        </w:rPr>
        <w:t xml:space="preserve"> relating these to structural features such as vertical relief and complexity, the study aims to clarify the ecological significance of shipwrecks and inform context-specific deployment strategies in Thailand and other tropical regions pursuing artificial reef development (Paxton et al. 2020a, Baillie et al. 2024).</w:t>
      </w:r>
    </w:p>
    <w:p w14:paraId="44C7C463" w14:textId="6AAC5E8F"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9" w:name="_oufnu1adhg4c" w:colFirst="0" w:colLast="0"/>
      <w:bookmarkEnd w:id="9"/>
      <w:r w:rsidRPr="00C715CC">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lastRenderedPageBreak/>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004B4A9A">
        <w:rPr>
          <w:lang w:val="en-GB"/>
        </w:rPr>
        <w:t>, Table S1</w:t>
      </w:r>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18916639" w:rsidR="00332E1B" w:rsidRDefault="00A772F9" w:rsidP="0081685F">
      <w:pPr>
        <w:spacing w:after="240" w:line="480" w:lineRule="auto"/>
        <w:rPr>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r w:rsidR="005E6D95">
        <w:rPr>
          <w:lang w:val="en-GB"/>
        </w:rPr>
        <w:t xml:space="preserve">All three were intentionally sunk by the DMCR </w:t>
      </w:r>
      <w:r w:rsidR="00C34A57">
        <w:rPr>
          <w:lang w:val="en-GB"/>
        </w:rPr>
        <w:t>to enhance social and economic benefits to key stakeholders, in this case divers and recreation</w:t>
      </w:r>
      <w:r w:rsidR="002D4378">
        <w:rPr>
          <w:lang w:val="en-GB"/>
        </w:rPr>
        <w:t>al</w:t>
      </w:r>
      <w:r w:rsidR="00C34A57">
        <w:rPr>
          <w:lang w:val="en-GB"/>
        </w:rPr>
        <w:t xml:space="preserve"> fishers (Elrick-Barr et al. 2022). </w:t>
      </w:r>
      <w:r w:rsidR="005E6D95">
        <w:rPr>
          <w:lang w:val="en-GB"/>
        </w:rPr>
        <w:t xml:space="preserve"> </w:t>
      </w:r>
      <w:r w:rsidR="0081685F" w:rsidRPr="0081685F">
        <w:rPr>
          <w:lang w:val="en-GB"/>
        </w:rPr>
        <w:t>At 48m in length and 7m in</w:t>
      </w:r>
      <w:r w:rsidR="0081685F">
        <w:rPr>
          <w:lang w:val="en-GB"/>
        </w:rPr>
        <w:t xml:space="preserve"> </w:t>
      </w:r>
      <w:r w:rsidR="0081685F" w:rsidRPr="0081685F">
        <w:rPr>
          <w:lang w:val="en-GB"/>
        </w:rPr>
        <w:t xml:space="preserve">width, </w:t>
      </w:r>
      <w:r w:rsidR="0081685F" w:rsidRPr="00C34A57">
        <w:rPr>
          <w:i/>
          <w:iCs/>
          <w:lang w:val="en-GB"/>
        </w:rPr>
        <w:t xml:space="preserve">HTMS </w:t>
      </w:r>
      <w:proofErr w:type="spellStart"/>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r w:rsidR="00332E1B">
        <w:rPr>
          <w:lang w:val="en-GB"/>
        </w:rPr>
        <w:t xml:space="preserve"> </w:t>
      </w:r>
      <w:r w:rsidR="00332E1B" w:rsidRPr="00332E1B">
        <w:rPr>
          <w:lang w:val="en-GB"/>
        </w:rPr>
        <w:t>and provides 12m of vertical relief from the base of the hull to the highest point</w:t>
      </w:r>
      <w:r w:rsidR="0081685F" w:rsidRPr="0081685F">
        <w:rPr>
          <w:lang w:val="en-GB"/>
        </w:rPr>
        <w:t>.</w:t>
      </w:r>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r w:rsidR="00C34A57">
        <w:rPr>
          <w:lang w:val="en-GB"/>
        </w:rPr>
        <w:t xml:space="preserve">on sand </w:t>
      </w:r>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r w:rsidR="0081685F">
        <w:rPr>
          <w:lang w:val="en-GB"/>
        </w:rPr>
        <w:t>.</w:t>
      </w:r>
      <w:r w:rsidRPr="00C715CC">
        <w:rPr>
          <w:lang w:val="en-GB"/>
        </w:rPr>
        <w:t xml:space="preserve"> </w:t>
      </w:r>
    </w:p>
    <w:p w14:paraId="45F84795" w14:textId="3E41F1D4" w:rsidR="00C57308" w:rsidRPr="00C715CC" w:rsidRDefault="00BE1DB0" w:rsidP="0081685F">
      <w:pPr>
        <w:spacing w:after="240" w:line="480" w:lineRule="auto"/>
        <w:rPr>
          <w:lang w:val="en-GB"/>
        </w:rPr>
      </w:pPr>
      <w:r w:rsidRPr="00C34A57">
        <w:rPr>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w:t>
      </w:r>
      <w:r w:rsidRPr="00C34A57">
        <w:rPr>
          <w:lang w:val="en-GB"/>
        </w:rPr>
        <w:lastRenderedPageBreak/>
        <w:t xml:space="preserve">predetermined locations within each reef type to ensure consistency across dives. Per-site counts, first and last survey dates, and median intervals are provided in Table </w:t>
      </w:r>
      <w:r w:rsidR="008362EF">
        <w:rPr>
          <w:lang w:val="en-GB"/>
        </w:rPr>
        <w:t>S</w:t>
      </w:r>
      <w:r>
        <w:rPr>
          <w:lang w:val="en-GB"/>
        </w:rPr>
        <w:t xml:space="preserve">1. </w:t>
      </w:r>
      <w:r w:rsidR="00A772F9" w:rsidRPr="00C715CC">
        <w:rPr>
          <w:lang w:val="en-GB"/>
        </w:rPr>
        <w:t xml:space="preserve"> </w:t>
      </w:r>
    </w:p>
    <w:p w14:paraId="60DEEABB" w14:textId="1905578A" w:rsidR="00C57308" w:rsidRPr="00C715CC" w:rsidRDefault="00000000" w:rsidP="00C34A57">
      <w:pPr>
        <w:pStyle w:val="Heading2"/>
      </w:pPr>
      <w:bookmarkStart w:id="10" w:name="_wkrrlat1y6lc" w:colFirst="0" w:colLast="0"/>
      <w:bookmarkEnd w:id="10"/>
      <w:r w:rsidRPr="00C715CC">
        <w:t xml:space="preserve">2.2. </w:t>
      </w:r>
      <w:r w:rsidR="001E279D">
        <w:t>Survey Protocol</w:t>
      </w:r>
    </w:p>
    <w:p w14:paraId="62DFEC56" w14:textId="47AC7F2F" w:rsidR="00C57308" w:rsidRPr="00C715CC" w:rsidRDefault="00000000" w:rsidP="001E279D">
      <w:pPr>
        <w:spacing w:after="240" w:line="480" w:lineRule="auto"/>
        <w:rPr>
          <w:lang w:val="en-GB"/>
        </w:rPr>
      </w:pPr>
      <w:r w:rsidRPr="00C715CC">
        <w:rPr>
          <w:lang w:val="en-GB"/>
        </w:rPr>
        <w:t xml:space="preserve">All surveys followed </w:t>
      </w:r>
      <w:r w:rsidR="0042250B">
        <w:rPr>
          <w:lang w:val="en-GB"/>
        </w:rPr>
        <w:t xml:space="preserve">a </w:t>
      </w:r>
      <w:r w:rsidRPr="00C715CC">
        <w:rPr>
          <w:lang w:val="en-GB"/>
        </w:rPr>
        <w:t>standardised underwater census (UVC) methodology. Divers conducted eight minute timed</w:t>
      </w:r>
      <w:r w:rsidR="005E6D95">
        <w:rPr>
          <w:lang w:val="en-GB"/>
        </w:rPr>
        <w:t>-</w:t>
      </w:r>
      <w:r w:rsidRPr="00C715CC">
        <w:rPr>
          <w:lang w:val="en-GB"/>
        </w:rPr>
        <w:t xml:space="preserve">swim surveys </w:t>
      </w:r>
      <w:bookmarkStart w:id="11" w:name="OLE_LINK1"/>
      <w:r w:rsidR="005E6D95">
        <w:rPr>
          <w:lang w:val="en-GB"/>
        </w:rPr>
        <w:t>(</w:t>
      </w:r>
      <w:r w:rsidR="00B11143">
        <w:rPr>
          <w:lang w:val="en-GB"/>
        </w:rPr>
        <w:t>used in Baillie et al. 2024</w:t>
      </w:r>
      <w:r w:rsidR="00CE7F2C">
        <w:rPr>
          <w:lang w:val="en-GB"/>
        </w:rPr>
        <w:t>;</w:t>
      </w:r>
      <w:r w:rsidR="00B11143">
        <w:rPr>
          <w:lang w:val="en-GB"/>
        </w:rPr>
        <w:t xml:space="preserve"> </w:t>
      </w:r>
      <w:r w:rsidR="005E6D95">
        <w:rPr>
          <w:lang w:val="en-GB"/>
        </w:rPr>
        <w:t>adapted from Hill and Wilkinson 2004</w:t>
      </w:r>
      <w:bookmarkEnd w:id="11"/>
      <w:r w:rsidR="005E6D95">
        <w:rPr>
          <w:lang w:val="en-GB"/>
        </w:rPr>
        <w:t xml:space="preserve">) </w:t>
      </w:r>
      <w:r w:rsidRPr="00C715CC">
        <w:rPr>
          <w:lang w:val="en-GB"/>
        </w:rPr>
        <w:t>using a predetermined survey species list (Table S</w:t>
      </w:r>
      <w:r w:rsidR="004B4A9A">
        <w:rPr>
          <w:lang w:val="en-GB"/>
        </w:rPr>
        <w:t>2</w:t>
      </w:r>
      <w:r w:rsidRPr="00C715CC">
        <w:rPr>
          <w:lang w:val="en-GB"/>
        </w:rPr>
        <w:t xml:space="preserve">), which encompasses multiple functional groups (grazers, invertivores, mesopredators and higher trophic level predators) and ensures consistency in species identification and data collection. </w:t>
      </w:r>
      <w:r w:rsidR="004B3DEE" w:rsidRPr="004B3DEE">
        <w:rPr>
          <w:lang w:val="en-GB"/>
        </w:rPr>
        <w:t xml:space="preserve">Survey species were assigned to these four functional groups using </w:t>
      </w:r>
      <w:r w:rsidR="004B3DEE">
        <w:rPr>
          <w:lang w:val="en-GB"/>
        </w:rPr>
        <w:t>precedent</w:t>
      </w:r>
      <w:r w:rsidR="004B3DEE" w:rsidRPr="004B3DEE">
        <w:rPr>
          <w:lang w:val="en-GB"/>
        </w:rPr>
        <w:t xml:space="preserve"> consistent with Baillie et al. (2024); the full mapping is provided in Table S</w:t>
      </w:r>
      <w:r w:rsidR="008362EF">
        <w:rPr>
          <w:lang w:val="en-GB"/>
        </w:rPr>
        <w:t>2</w:t>
      </w:r>
      <w:r w:rsidR="004B3DEE" w:rsidRPr="004B3DEE">
        <w:rPr>
          <w:lang w:val="en-GB"/>
        </w:rPr>
        <w:t>.</w:t>
      </w:r>
      <w:r w:rsidR="004B3DEE">
        <w:rPr>
          <w:lang w:val="en-GB"/>
        </w:rPr>
        <w:t xml:space="preserve"> </w:t>
      </w:r>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r w:rsidR="004B3DEE">
        <w:rPr>
          <w:lang w:val="en-GB"/>
        </w:rPr>
        <w:t xml:space="preserve">. </w:t>
      </w:r>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w:t>
      </w:r>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r w:rsidR="004E31B1" w:rsidRPr="004E31B1">
        <w:rPr>
          <w:rFonts w:ascii="Times New Roman" w:hAnsi="Times New Roman" w:cs="Times New Roman"/>
        </w:rPr>
        <w:t xml:space="preserve">. On shipwrecks, one diver maintained a position ~1 m above the hull edge while the buddy remained 1–2 m into open water at the same depth. On pinnacles, one </w:t>
      </w:r>
      <w:r w:rsidR="004E31B1" w:rsidRPr="004E31B1">
        <w:rPr>
          <w:rFonts w:ascii="Times New Roman" w:hAnsi="Times New Roman" w:cs="Times New Roman"/>
        </w:rPr>
        <w:lastRenderedPageBreak/>
        <w:t>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p>
    <w:p w14:paraId="437A885E" w14:textId="732CE28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r w:rsidR="00BF54C3">
        <w:rPr>
          <w:rFonts w:ascii="Times New Roman" w:hAnsi="Times New Roman" w:cs="Times New Roman"/>
        </w:rPr>
        <w:t xml:space="preserve"> </w:t>
      </w:r>
      <w:r w:rsidR="00BF54C3" w:rsidRPr="00BF54C3">
        <w:rPr>
          <w:rFonts w:ascii="Times New Roman" w:hAnsi="Times New Roman" w:cs="Times New Roman"/>
        </w:rPr>
        <w:t xml:space="preserve">A 10 m inclusion radius was selected to capture transient, mid-water </w:t>
      </w:r>
      <w:r w:rsidR="00BF54C3">
        <w:rPr>
          <w:rFonts w:ascii="Times New Roman" w:hAnsi="Times New Roman" w:cs="Times New Roman"/>
        </w:rPr>
        <w:t>higher trophic level predators (hereafter HTLPs)</w:t>
      </w:r>
      <w:r w:rsidR="004E31B1">
        <w:rPr>
          <w:rFonts w:ascii="Times New Roman" w:hAnsi="Times New Roman" w:cs="Times New Roman"/>
        </w:rPr>
        <w:t xml:space="preserve"> after multiple pilot surveys</w:t>
      </w:r>
      <w:r w:rsidR="00BF54C3" w:rsidRPr="00BF54C3">
        <w:rPr>
          <w:rFonts w:ascii="Times New Roman" w:hAnsi="Times New Roman" w:cs="Times New Roman"/>
        </w:rPr>
        <w:t xml:space="preserve">. Observer distance estimation was trained prior to fieldwork and reinforced during the </w:t>
      </w:r>
      <w:r w:rsidR="00BF54C3">
        <w:rPr>
          <w:rFonts w:ascii="Times New Roman" w:hAnsi="Times New Roman" w:cs="Times New Roman"/>
        </w:rPr>
        <w:t>sampling period</w:t>
      </w:r>
      <w:r w:rsidR="00BF54C3" w:rsidRPr="00BF54C3">
        <w:rPr>
          <w:rFonts w:ascii="Times New Roman" w:hAnsi="Times New Roman" w:cs="Times New Roman"/>
        </w:rPr>
        <w:t xml:space="preserve"> using fixed range cues and team cross-checks.</w:t>
      </w:r>
      <w:r w:rsidR="004C68AF" w:rsidRPr="004C68AF">
        <w:rPr>
          <w:rFonts w:ascii="Times New Roman" w:hAnsi="Times New Roman" w:cs="Times New Roman"/>
        </w:rPr>
        <w:t xml:space="preserve"> </w:t>
      </w:r>
      <w:r w:rsidR="00BF54C3" w:rsidRPr="00BF54C3">
        <w:rPr>
          <w:rFonts w:ascii="Times New Roman" w:hAnsi="Times New Roman" w:cs="Times New Roman"/>
        </w:rPr>
        <w:t>Surveys proceeded only when horizontal visibility was ≥3 m, and visibility was logged for quality control.</w:t>
      </w:r>
      <w:r w:rsidR="00BF54C3">
        <w:t xml:space="preserve"> </w:t>
      </w:r>
      <w:r w:rsidR="00CE0C97" w:rsidRPr="00CE0C97">
        <w:rPr>
          <w:rFonts w:ascii="Times New Roman" w:hAnsi="Times New Roman" w:cs="Times New Roman"/>
        </w:rPr>
        <w:t xml:space="preserve">Divers swam at a practiced pace of ~12 m min⁻¹ for eight minutes, covering ~96 m per survey; the effective swath area was ~1,920 m² (distance × 2 × 10 m inclusion radius). This </w:t>
      </w:r>
      <w:r w:rsidR="00F0273D">
        <w:rPr>
          <w:rFonts w:ascii="Times New Roman" w:hAnsi="Times New Roman" w:cs="Times New Roman"/>
        </w:rPr>
        <w:t xml:space="preserve">refines </w:t>
      </w:r>
      <w:r w:rsidR="00CE0C97" w:rsidRPr="00CE0C97">
        <w:rPr>
          <w:rFonts w:ascii="Times New Roman" w:hAnsi="Times New Roman" w:cs="Times New Roman"/>
        </w:rPr>
        <w:t xml:space="preserve">the 1,200 m² figure </w:t>
      </w:r>
      <w:r w:rsidR="00F0273D">
        <w:rPr>
          <w:rFonts w:ascii="Times New Roman" w:hAnsi="Times New Roman" w:cs="Times New Roman"/>
        </w:rPr>
        <w:t xml:space="preserve">previously </w:t>
      </w:r>
      <w:r w:rsidR="00CE0C97" w:rsidRPr="00CE0C97">
        <w:rPr>
          <w:rFonts w:ascii="Times New Roman" w:hAnsi="Times New Roman" w:cs="Times New Roman"/>
        </w:rPr>
        <w:t>reported by Baillie et al. (2024).</w:t>
      </w:r>
      <w:r w:rsidR="00CE0C97">
        <w:rPr>
          <w:rFonts w:ascii="Times New Roman" w:hAnsi="Times New Roman" w:cs="Times New Roman"/>
        </w:rPr>
        <w:t xml:space="preserve"> </w:t>
      </w:r>
    </w:p>
    <w:p w14:paraId="4ECE51EB" w14:textId="77A52A4F"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r w:rsidR="0042250B">
        <w:rPr>
          <w:lang w:val="en-GB"/>
        </w:rPr>
        <w:t xml:space="preserve"> in-situ</w:t>
      </w:r>
      <w:r w:rsidRPr="00C715CC">
        <w:rPr>
          <w:lang w:val="en-GB"/>
        </w:rPr>
        <w:t xml:space="preserve">. </w:t>
      </w:r>
      <w:r w:rsidR="00AC53CB" w:rsidRPr="00AC53CB">
        <w:rPr>
          <w:lang w:val="en-GB"/>
        </w:rPr>
        <w:t>Counts of individuals by listed species were recorded for each survey, and zeros were retained so that presence and absence were represented.</w:t>
      </w:r>
      <w:r w:rsidR="00AC53CB">
        <w:rPr>
          <w:lang w:val="en-GB"/>
        </w:rPr>
        <w:t xml:space="preserve"> </w:t>
      </w:r>
    </w:p>
    <w:p w14:paraId="5C29810E" w14:textId="5A02E1EE" w:rsidR="00C57308" w:rsidRPr="00C715CC" w:rsidRDefault="00000000" w:rsidP="00132A98">
      <w:pPr>
        <w:pStyle w:val="Heading2"/>
      </w:pPr>
      <w:bookmarkStart w:id="12" w:name="_kmnnqgfdlep6" w:colFirst="0" w:colLast="0"/>
      <w:bookmarkEnd w:id="12"/>
      <w:r w:rsidRPr="00C715CC">
        <w:t xml:space="preserve">2.3. </w:t>
      </w:r>
      <w:r w:rsidR="001E279D">
        <w:t>Data Analysis</w:t>
      </w:r>
      <w:r w:rsidRPr="00C715CC">
        <w:t xml:space="preserve"> </w:t>
      </w:r>
    </w:p>
    <w:p w14:paraId="3F48EA60" w14:textId="16550666"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w:t>
      </w:r>
      <w:r w:rsidRPr="00C715CC">
        <w:rPr>
          <w:lang w:val="en-GB"/>
        </w:rPr>
        <w:lastRenderedPageBreak/>
        <w:t xml:space="preserve">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r w:rsidR="004B4A9A">
        <w:rPr>
          <w:lang w:val="en-GB"/>
        </w:rPr>
        <w:t>2</w:t>
      </w:r>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w:t>
      </w:r>
      <w:r w:rsidR="008362EF">
        <w:rPr>
          <w:lang w:val="en-GB"/>
        </w:rPr>
        <w:t xml:space="preserve"> (Table S1)</w:t>
      </w:r>
      <w:r w:rsidR="0042250B" w:rsidRPr="0042250B">
        <w:rPr>
          <w:lang w:val="en-GB"/>
        </w:rPr>
        <w:t>. Zone was added to separate shoreline proximity from reef type when estimating classification effects</w:t>
      </w:r>
      <w:r w:rsidR="0042250B">
        <w:rPr>
          <w:lang w:val="en-GB"/>
        </w:rPr>
        <w:t xml:space="preserve">. </w:t>
      </w:r>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13" w:name="_ap0laf6xnjoq" w:colFirst="0" w:colLast="0"/>
      <w:bookmarkEnd w:id="13"/>
      <w:r w:rsidRPr="00C715CC">
        <w:t xml:space="preserve">2.3.1. Functional group analysis </w:t>
      </w:r>
    </w:p>
    <w:p w14:paraId="4DCBCD05" w14:textId="77777777" w:rsidR="00FB6279"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AB0E46">
      <w:pPr>
        <w:spacing w:after="240"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Classification +</m:t>
          </m:r>
          <m:d>
            <m:dPr>
              <m:endChr m:val="|"/>
              <m:ctrlPr>
                <w:rPr>
                  <w:rFonts w:ascii="Cambria Math" w:eastAsia="Courier New" w:hAnsi="Cambria Math"/>
                  <w:i/>
                  <w:lang w:val="en-GB"/>
                </w:rPr>
              </m:ctrlPr>
            </m:dPr>
            <m:e>
              <m:r>
                <w:rPr>
                  <w:rFonts w:ascii="Cambria Math" w:eastAsia="Courier New" w:hAnsi="Cambria Math"/>
                  <w:lang w:val="en-GB"/>
                </w:rPr>
                <m:t xml:space="preserve">1 </m:t>
              </m:r>
            </m:e>
          </m:d>
          <m:r>
            <w:rPr>
              <w:rFonts w:ascii="Cambria Math" w:eastAsia="Courier New" w:hAnsi="Cambria Math"/>
              <w:lang w:val="en-GB"/>
            </w:rPr>
            <m:t xml:space="preserve"> Month_Year) + (1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79A42B76"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w:t>
      </w:r>
      <w:r w:rsidRPr="00C715CC">
        <w:rPr>
          <w:lang w:val="en-GB"/>
        </w:rPr>
        <w:lastRenderedPageBreak/>
        <w:t xml:space="preserve">calculated for each species, and species with infrequent but </w:t>
      </w:r>
      <w:r w:rsidR="000C1A73">
        <w:rPr>
          <w:lang w:val="en-GB"/>
        </w:rPr>
        <w:t xml:space="preserve">sometimes </w:t>
      </w:r>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r w:rsidR="00E73D31" w:rsidRPr="00E73D31">
        <w:rPr>
          <w:lang w:val="en-GB"/>
        </w:rPr>
        <w:t>that disproportionately influenced group-level estimates were excluded from model fitting and summarized descriptively.</w:t>
      </w:r>
      <w:r w:rsidR="00E73D31">
        <w:rPr>
          <w:lang w:val="en-GB"/>
        </w:rPr>
        <w:t xml:space="preserve"> </w:t>
      </w:r>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w:t>
      </w:r>
      <w:r w:rsidR="0012351C">
        <w:t>month-year</w:t>
      </w:r>
      <w:r w:rsidR="00BF54C3" w:rsidRPr="00BF54C3">
        <w:t xml:space="preserve"> absorb</w:t>
      </w:r>
      <w:r w:rsidR="00BF54C3">
        <w:t>ed</w:t>
      </w:r>
      <w:r w:rsidR="00BF54C3" w:rsidRPr="00BF54C3">
        <w:t xml:space="preserve"> residual heterogeneity.</w:t>
      </w:r>
      <w:r w:rsidR="00BF54C3">
        <w:t xml:space="preserve"> </w:t>
      </w:r>
      <w:r w:rsidR="00384D96" w:rsidRPr="00384D96">
        <w:t>Quality control identified systematic undercounting in surveys conducted by one observer; those surveys were excluded.</w:t>
      </w:r>
      <w:r w:rsidR="00384D96">
        <w:t xml:space="preserve"> </w:t>
      </w:r>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r w:rsidRPr="00C715CC">
        <w:rPr>
          <w:lang w:val="en-GB"/>
        </w:rPr>
        <w:t>Zero-inflation was not evident in the remaining functional group data, while overdispersion was moderate, supporting the use of a negative binomial distribution.</w:t>
      </w:r>
    </w:p>
    <w:p w14:paraId="66576371" w14:textId="63707A40"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w:t>
      </w:r>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r w:rsidRPr="00C715CC">
        <w:rPr>
          <w:lang w:val="en-GB"/>
        </w:rPr>
        <w:t xml:space="preserve">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w:t>
      </w:r>
      <w:r w:rsidR="003A0139">
        <w:rPr>
          <w:lang w:val="en-GB"/>
        </w:rPr>
        <w:t>for</w:t>
      </w:r>
      <w:r w:rsidR="003A0139" w:rsidRPr="00C715CC">
        <w:rPr>
          <w:lang w:val="en-GB"/>
        </w:rPr>
        <w:t xml:space="preserve"> </w:t>
      </w:r>
      <w:r w:rsidRPr="00C715CC">
        <w:rPr>
          <w:lang w:val="en-GB"/>
        </w:rPr>
        <w:t>site</w:t>
      </w:r>
      <w:r w:rsidR="003A0139">
        <w:rPr>
          <w:lang w:val="en-GB"/>
        </w:rPr>
        <w:t xml:space="preserve"> and month-year</w:t>
      </w:r>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w:lastRenderedPageBreak/>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site,g</m:t>
            </m:r>
          </m:sub>
        </m:sSub>
        <m:r>
          <w:rPr>
            <w:rFonts w:ascii="Cambria Math" w:hAnsi="Cambria Math"/>
            <w:lang w:val="en-GB"/>
          </w:rPr>
          <m:t>)</m:t>
        </m:r>
      </m:oMath>
      <w:r w:rsidR="00FB6279">
        <w:rPr>
          <w:lang w:val="en-GB"/>
        </w:rPr>
        <w:t xml:space="preserve">, </w:t>
      </w:r>
      <m:oMath>
        <m:sSub>
          <m:sSubPr>
            <m:ctrlPr>
              <w:rPr>
                <w:rFonts w:ascii="Cambria Math" w:hAnsi="Cambria Math"/>
                <w:lang w:val="en-GB"/>
              </w:rPr>
            </m:ctrlPr>
          </m:sSubPr>
          <m:e>
            <m:r>
              <w:rPr>
                <w:rFonts w:ascii="Cambria Math" w:hAnsi="Cambria Math"/>
                <w:lang w:val="en-GB"/>
              </w:rPr>
              <m:t xml:space="preserve">    v</m:t>
            </m:r>
          </m:e>
          <m:sub>
            <m:r>
              <w:rPr>
                <w:rFonts w:ascii="Cambria Math" w:hAnsi="Cambria Math"/>
                <w:lang w:val="en-GB"/>
              </w:rPr>
              <m:t xml:space="preserve">mg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w:p>
    <w:p w14:paraId="3EC35F1C" w14:textId="244A3EE5"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00FB6279"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month-year effect</w:t>
      </w:r>
      <w:r w:rsidR="00FB6279" w:rsidRPr="00C715CC">
        <w:rPr>
          <w:lang w:val="en-GB"/>
        </w:rPr>
        <w:t>.</w:t>
      </w:r>
      <w:r w:rsidRPr="00C715CC">
        <w:rPr>
          <w:lang w:val="en-GB"/>
        </w:rPr>
        <w:t xml:space="preserve"> Models excluding site-level effects</w:t>
      </w:r>
      <w:r w:rsidR="003A0139">
        <w:rPr>
          <w:lang w:val="en-GB"/>
        </w:rPr>
        <w:t>, month-year effects,</w:t>
      </w:r>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w:t>
      </w:r>
      <w:r w:rsidRPr="00C715CC">
        <w:rPr>
          <w:lang w:val="en-GB"/>
        </w:rPr>
        <w:lastRenderedPageBreak/>
        <w:t xml:space="preserve">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4" w:name="_y4qkqo9zdgtp" w:colFirst="0" w:colLast="0"/>
      <w:bookmarkEnd w:id="14"/>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FD8937" w:rsidR="00C57308" w:rsidRPr="00C715CC" w:rsidRDefault="00FB6279" w:rsidP="00213430">
      <w:pPr>
        <w:spacing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Zone+ (1 +| Month_Year)</m:t>
          </m:r>
          <m:r>
            <m:rPr>
              <m:sty m:val="p"/>
            </m:rPr>
            <w:rPr>
              <w:rFonts w:ascii="Cambria Math" w:hAnsi="Cambria Math"/>
              <w:lang w:val="en-GB"/>
            </w:rPr>
            <m:t xml:space="preserve">  </m:t>
          </m:r>
          <m:r>
            <w:rPr>
              <w:rFonts w:ascii="Cambria Math" w:eastAsia="Courier New" w:hAnsi="Cambria Math"/>
              <w:lang w:val="en-GB"/>
            </w:rPr>
            <m:t>+ (1 +| Site)</m:t>
          </m:r>
          <m:r>
            <m:rPr>
              <m:sty m:val="p"/>
            </m:rPr>
            <w:rPr>
              <w:lang w:val="en-GB"/>
            </w:rPr>
            <w:br/>
          </m:r>
        </m:oMath>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r>
            <w:rPr>
              <w:rFonts w:ascii="Cambria Math" w:hAnsi="Cambria Math"/>
              <w:lang w:val="en-GB"/>
            </w:rPr>
            <m:t xml:space="preserve"> </m:t>
          </m:r>
        </m:oMath>
      </m:oMathPara>
    </w:p>
    <w:p w14:paraId="06D41CE8" w14:textId="28D5CA57" w:rsidR="00FB6279" w:rsidRPr="00C715CC" w:rsidRDefault="00000000" w:rsidP="00FB6279">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 g</m:t>
                  </m:r>
                </m:sub>
              </m:sSub>
            </m:e>
          </m:d>
          <m:sSub>
            <m:sSubPr>
              <m:ctrlPr>
                <w:rPr>
                  <w:rFonts w:ascii="Cambria Math" w:hAnsi="Cambria Math"/>
                  <w:lang w:val="en-GB"/>
                </w:rPr>
              </m:ctrlPr>
            </m:sSubPr>
            <m:e>
              <m:r>
                <w:rPr>
                  <w:rFonts w:ascii="Cambria Math" w:hAnsi="Cambria Math"/>
                  <w:lang w:val="en-GB"/>
                </w:rPr>
                <m:t>,  v</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m:oMathPara>
    </w:p>
    <w:p w14:paraId="2B3395A7" w14:textId="12659D51" w:rsidR="00C57308" w:rsidRPr="00C715CC" w:rsidRDefault="00C57308">
      <w:pPr>
        <w:jc w:val="center"/>
        <w:rPr>
          <w:lang w:val="en-GB"/>
        </w:rPr>
      </w:pPr>
    </w:p>
    <w:p w14:paraId="7500E255" w14:textId="5486078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month-year effect</w:t>
      </w:r>
      <w:r w:rsidRPr="00C715CC">
        <w:rPr>
          <w:lang w:val="en-GB"/>
        </w:rPr>
        <w: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w:t>
      </w:r>
      <w:proofErr w:type="spellStart"/>
      <w:r w:rsidRPr="00C715CC">
        <w:rPr>
          <w:lang w:val="en-GB"/>
        </w:rPr>
        <w:t>Δelpd</w:t>
      </w:r>
      <w:proofErr w:type="spellEnd"/>
      <w:r w:rsidRPr="00C715CC">
        <w:rPr>
          <w:lang w:val="en-GB"/>
        </w:rPr>
        <w:t xml:space="preserve"> = –0.1), indicating that reef type likely explains functional group composition slightly more effectively than spatial zone. Predicted mean abundances and differences across reef zones were </w:t>
      </w:r>
      <w:r w:rsidRPr="00C715CC">
        <w:rPr>
          <w:lang w:val="en-GB"/>
        </w:rPr>
        <w:lastRenderedPageBreak/>
        <w:t xml:space="preserve">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5" w:name="_ghijga7vsfoa" w:colFirst="0" w:colLast="0"/>
      <w:bookmarkEnd w:id="15"/>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AB0E46">
        <w:rPr>
          <w:i/>
          <w:iCs/>
          <w:lang w:val="en-GB"/>
        </w:rPr>
        <w:t>brms</w:t>
      </w:r>
      <w:r w:rsidRPr="00C715CC">
        <w:rPr>
          <w:lang w:val="en-GB"/>
        </w:rPr>
        <w:t xml:space="preserve">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34DBAC52"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r w:rsidR="00B46338">
        <w:rPr>
          <w:lang w:val="en-GB"/>
        </w:rPr>
        <w:t>and month-year were</w:t>
      </w:r>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w:t>
      </w:r>
      <w:r w:rsidRPr="00C715CC">
        <w:rPr>
          <w:lang w:val="en-GB"/>
        </w:rPr>
        <w:lastRenderedPageBreak/>
        <w:t>in predicted abundance across reef types were visualised using faceted bar plots with 95% credible intervals.</w:t>
      </w:r>
    </w:p>
    <w:p w14:paraId="5131B173" w14:textId="77777777" w:rsidR="00E13A21" w:rsidRDefault="00E13A21" w:rsidP="00132A98">
      <w:pPr>
        <w:pStyle w:val="Heading1"/>
      </w:pPr>
      <w:bookmarkStart w:id="16" w:name="_igkw3jbs1h89" w:colFirst="0" w:colLast="0"/>
      <w:bookmarkStart w:id="17" w:name="_bf7wafrjl4fh" w:colFirst="0" w:colLast="0"/>
      <w:bookmarkEnd w:id="16"/>
      <w:bookmarkEnd w:id="17"/>
      <w:r>
        <w:t>3. RESULTS </w:t>
      </w:r>
    </w:p>
    <w:p w14:paraId="7A7166E3" w14:textId="7621ECAC" w:rsidR="00E13A21" w:rsidRDefault="00E13A21" w:rsidP="00E13A21">
      <w:pPr>
        <w:pStyle w:val="NormalWeb"/>
        <w:spacing w:before="0" w:beforeAutospacing="0" w:after="160" w:afterAutospacing="0" w:line="480" w:lineRule="auto"/>
        <w:rPr>
          <w:color w:val="000000"/>
        </w:rPr>
      </w:pPr>
      <w:r>
        <w:rPr>
          <w:color w:val="000000"/>
        </w:rPr>
        <w:t xml:space="preserve">A total of 350 fish surveys were conducted </w:t>
      </w:r>
      <w:r w:rsidR="00BE1DB0">
        <w:rPr>
          <w:color w:val="000000"/>
        </w:rPr>
        <w:t xml:space="preserve">from March 2019 to June 2025 </w:t>
      </w:r>
      <w:r>
        <w:rPr>
          <w:color w:val="000000"/>
        </w:rPr>
        <w:t>across 14 unique reef sites, comprising 5 fringing reefs, 6 pelagic pinnacles, and 3 shipwrecks</w:t>
      </w:r>
      <w:r w:rsidR="004B4A9A">
        <w:rPr>
          <w:color w:val="000000"/>
        </w:rPr>
        <w:t xml:space="preserve"> (Table S1)</w:t>
      </w:r>
      <w:r>
        <w:rPr>
          <w:color w:val="000000"/>
        </w:rPr>
        <w:t xml:space="preserve">. </w:t>
      </w:r>
      <w:r w:rsidR="00BE1DB0" w:rsidRPr="00BE1DB0">
        <w:rPr>
          <w:color w:val="000000"/>
        </w:rPr>
        <w:t>Survey frequency varied among sites and years, with lower effort in 2020–22</w:t>
      </w:r>
      <w:r w:rsidR="00BE1DB0">
        <w:rPr>
          <w:color w:val="000000"/>
        </w:rPr>
        <w:t xml:space="preserve"> as a result of COVID</w:t>
      </w:r>
      <w:r w:rsidR="00BE1DB0" w:rsidRPr="00BE1DB0">
        <w:rPr>
          <w:color w:val="000000"/>
        </w:rPr>
        <w:t xml:space="preserve"> and monthly revisits from 2023 onward outside the monsoon p</w:t>
      </w:r>
      <w:r w:rsidR="00BE1DB0">
        <w:rPr>
          <w:color w:val="000000"/>
        </w:rPr>
        <w:t>eriod (Nov-Dec)</w:t>
      </w:r>
      <w:r w:rsidR="00BE1DB0" w:rsidRPr="00BE1DB0">
        <w:rPr>
          <w:color w:val="000000"/>
        </w:rPr>
        <w:t xml:space="preserve">. </w:t>
      </w:r>
      <w:r>
        <w:rPr>
          <w:color w:val="000000"/>
        </w:rPr>
        <w:t>Repeated surveys were conducted at each site, with 150 surveys on fringing reefs, 130 on pinnacles, and 70 on shipwrecks. Each survey covered an estimated area of ~1,</w:t>
      </w:r>
      <w:r w:rsidR="005E3639">
        <w:rPr>
          <w:color w:val="000000"/>
        </w:rPr>
        <w:t>9</w:t>
      </w:r>
      <w:r>
        <w:rPr>
          <w:color w:val="000000"/>
        </w:rPr>
        <w:t>00 m², yielding a cumulative surveyed area of ~42 hectares. Across all sites, 162,894 individual fish were recorded. Mean (±SD) fish density was highest on pinnacles (668 ± 928 fish per 1,</w:t>
      </w:r>
      <w:r w:rsidR="005E3639">
        <w:rPr>
          <w:color w:val="000000"/>
        </w:rPr>
        <w:t>9</w:t>
      </w:r>
      <w:r>
        <w:rPr>
          <w:color w:val="000000"/>
        </w:rPr>
        <w:t>00 m²), followed by shipwrecks (348 ± 396) and fringing reefs (345 ± 220), indicating elevated average fish abundance at pinnacles</w:t>
      </w:r>
      <w:r w:rsidR="00E37DDA">
        <w:rPr>
          <w:color w:val="000000"/>
        </w:rPr>
        <w:t xml:space="preserve">, while shipwrecks and fringing reefs supported comparable mean densities. </w:t>
      </w:r>
    </w:p>
    <w:p w14:paraId="6B84FD29" w14:textId="77777777" w:rsidR="00E13A21" w:rsidRDefault="00E13A21" w:rsidP="00132A98">
      <w:pPr>
        <w:pStyle w:val="Heading2"/>
      </w:pPr>
      <w:r>
        <w:t>3.1. Functional groups</w:t>
      </w:r>
    </w:p>
    <w:p w14:paraId="67F100E8" w14:textId="4FA356F0"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r w:rsidR="003A0139">
        <w:rPr>
          <w:color w:val="000000"/>
        </w:rPr>
        <w:t>100.7</w:t>
      </w:r>
      <w:r>
        <w:rPr>
          <w:color w:val="000000"/>
        </w:rPr>
        <w:t xml:space="preserve"> fish per 1,</w:t>
      </w:r>
      <w:r w:rsidR="005E3639">
        <w:rPr>
          <w:color w:val="000000"/>
        </w:rPr>
        <w:t>9</w:t>
      </w:r>
      <w:r>
        <w:rPr>
          <w:color w:val="000000"/>
        </w:rPr>
        <w:t>00 m²; 95% Credible Interval: [</w:t>
      </w:r>
      <w:r w:rsidR="003A0139">
        <w:rPr>
          <w:color w:val="000000"/>
        </w:rPr>
        <w:t>56.2</w:t>
      </w:r>
      <w:r>
        <w:rPr>
          <w:color w:val="000000"/>
        </w:rPr>
        <w:t xml:space="preserve">, </w:t>
      </w:r>
      <w:r w:rsidR="003A0139">
        <w:rPr>
          <w:color w:val="000000"/>
        </w:rPr>
        <w:t>179.0</w:t>
      </w:r>
      <w:r>
        <w:rPr>
          <w:color w:val="000000"/>
        </w:rPr>
        <w:t>]), slightly lower at pinnacles (</w:t>
      </w:r>
      <w:r w:rsidR="003A0139">
        <w:rPr>
          <w:color w:val="000000"/>
        </w:rPr>
        <w:t>98.4</w:t>
      </w:r>
      <w:r>
        <w:rPr>
          <w:color w:val="000000"/>
        </w:rPr>
        <w:t>; [</w:t>
      </w:r>
      <w:r w:rsidR="003A0139">
        <w:rPr>
          <w:color w:val="000000"/>
        </w:rPr>
        <w:t>64.6</w:t>
      </w:r>
      <w:r>
        <w:rPr>
          <w:color w:val="000000"/>
        </w:rPr>
        <w:t>, 14</w:t>
      </w:r>
      <w:r w:rsidR="003A0139">
        <w:rPr>
          <w:color w:val="000000"/>
        </w:rPr>
        <w:t>8.4</w:t>
      </w:r>
      <w:r>
        <w:rPr>
          <w:color w:val="000000"/>
        </w:rPr>
        <w:t>]), and substantially lower at shipwrecks (</w:t>
      </w:r>
      <w:r w:rsidR="003A0139">
        <w:rPr>
          <w:color w:val="000000"/>
        </w:rPr>
        <w:t>47.8</w:t>
      </w:r>
      <w:r>
        <w:rPr>
          <w:color w:val="000000"/>
        </w:rPr>
        <w:t>; [</w:t>
      </w:r>
      <w:r w:rsidR="003A0139">
        <w:rPr>
          <w:color w:val="000000"/>
        </w:rPr>
        <w:t>28.1</w:t>
      </w:r>
      <w:r>
        <w:rPr>
          <w:color w:val="000000"/>
        </w:rPr>
        <w:t xml:space="preserve">, </w:t>
      </w:r>
      <w:r w:rsidR="003A0139">
        <w:rPr>
          <w:color w:val="000000"/>
        </w:rPr>
        <w:t>83.4</w:t>
      </w:r>
      <w:r>
        <w:rPr>
          <w:color w:val="000000"/>
        </w:rPr>
        <w:t>]). Invertivores showed comparable predicted abundance at pinnacles (</w:t>
      </w:r>
      <w:r w:rsidR="003A0139">
        <w:rPr>
          <w:color w:val="000000"/>
        </w:rPr>
        <w:t>58.7</w:t>
      </w:r>
      <w:r>
        <w:rPr>
          <w:color w:val="000000"/>
        </w:rPr>
        <w:t>; [</w:t>
      </w:r>
      <w:r w:rsidR="003A0139">
        <w:rPr>
          <w:color w:val="000000"/>
        </w:rPr>
        <w:t>35.1</w:t>
      </w:r>
      <w:r>
        <w:rPr>
          <w:color w:val="000000"/>
        </w:rPr>
        <w:t xml:space="preserve">, </w:t>
      </w:r>
      <w:r w:rsidR="003A0139">
        <w:rPr>
          <w:color w:val="000000"/>
        </w:rPr>
        <w:t>100.5</w:t>
      </w:r>
      <w:r>
        <w:rPr>
          <w:color w:val="000000"/>
        </w:rPr>
        <w:t xml:space="preserve">]) and fringing reefs </w:t>
      </w:r>
      <w:r w:rsidR="003A0139">
        <w:rPr>
          <w:color w:val="000000"/>
        </w:rPr>
        <w:t>(54.4; [24.2-120.7])</w:t>
      </w:r>
      <w:r>
        <w:rPr>
          <w:color w:val="000000"/>
        </w:rPr>
        <w:t>with lower estimates at shipwrecks (</w:t>
      </w:r>
      <w:r w:rsidR="003A0139">
        <w:rPr>
          <w:color w:val="000000"/>
        </w:rPr>
        <w:t>28.7; [28.1-83.4]</w:t>
      </w:r>
      <w:r>
        <w:rPr>
          <w:color w:val="000000"/>
        </w:rPr>
        <w:t xml:space="preserve">). </w:t>
      </w:r>
      <w:proofErr w:type="spellStart"/>
      <w:r>
        <w:rPr>
          <w:color w:val="000000"/>
        </w:rPr>
        <w:t>Mesopredator</w:t>
      </w:r>
      <w:proofErr w:type="spellEnd"/>
      <w:r>
        <w:rPr>
          <w:color w:val="000000"/>
        </w:rPr>
        <w:t xml:space="preserve"> abundance was highest at pinnacles (13</w:t>
      </w:r>
      <w:r w:rsidR="003A0139">
        <w:rPr>
          <w:color w:val="000000"/>
        </w:rPr>
        <w:t>4</w:t>
      </w:r>
      <w:r>
        <w:rPr>
          <w:color w:val="000000"/>
        </w:rPr>
        <w:t>.</w:t>
      </w:r>
      <w:r w:rsidR="003A0139">
        <w:rPr>
          <w:color w:val="000000"/>
        </w:rPr>
        <w:t>8</w:t>
      </w:r>
      <w:r>
        <w:rPr>
          <w:color w:val="000000"/>
        </w:rPr>
        <w:t>; [5</w:t>
      </w:r>
      <w:r w:rsidR="003A0139">
        <w:rPr>
          <w:color w:val="000000"/>
        </w:rPr>
        <w:t>9.1</w:t>
      </w:r>
      <w:r>
        <w:rPr>
          <w:color w:val="000000"/>
        </w:rPr>
        <w:t xml:space="preserve">, </w:t>
      </w:r>
      <w:r>
        <w:rPr>
          <w:color w:val="000000"/>
        </w:rPr>
        <w:lastRenderedPageBreak/>
        <w:t>3</w:t>
      </w:r>
      <w:r w:rsidR="003A0139">
        <w:rPr>
          <w:color w:val="000000"/>
        </w:rPr>
        <w:t>11.3</w:t>
      </w:r>
      <w:r>
        <w:rPr>
          <w:color w:val="000000"/>
        </w:rPr>
        <w:t>]), with lower values at fringing reefs (</w:t>
      </w:r>
      <w:r w:rsidR="003A0139">
        <w:rPr>
          <w:color w:val="000000"/>
        </w:rPr>
        <w:t>69.7</w:t>
      </w:r>
      <w:r>
        <w:rPr>
          <w:color w:val="000000"/>
        </w:rPr>
        <w:t>; [</w:t>
      </w:r>
      <w:r w:rsidR="003A0139">
        <w:rPr>
          <w:color w:val="000000"/>
        </w:rPr>
        <w:t>182</w:t>
      </w:r>
      <w:r>
        <w:rPr>
          <w:color w:val="000000"/>
        </w:rPr>
        <w:t xml:space="preserve">, </w:t>
      </w:r>
      <w:r w:rsidR="003A0139">
        <w:rPr>
          <w:color w:val="000000"/>
        </w:rPr>
        <w:t>250.3</w:t>
      </w:r>
      <w:r>
        <w:rPr>
          <w:color w:val="000000"/>
        </w:rPr>
        <w:t>]) and shipwrecks (</w:t>
      </w:r>
      <w:r w:rsidR="003A0139">
        <w:rPr>
          <w:color w:val="000000"/>
        </w:rPr>
        <w:t>41.7</w:t>
      </w:r>
      <w:r>
        <w:rPr>
          <w:color w:val="000000"/>
        </w:rPr>
        <w:t>; [</w:t>
      </w:r>
      <w:r w:rsidR="003A0139">
        <w:rPr>
          <w:color w:val="000000"/>
        </w:rPr>
        <w:t>11.0</w:t>
      </w:r>
      <w:r>
        <w:rPr>
          <w:color w:val="000000"/>
        </w:rPr>
        <w:t>, 1</w:t>
      </w:r>
      <w:r w:rsidR="003A0139">
        <w:rPr>
          <w:color w:val="000000"/>
        </w:rPr>
        <w:t>50.2</w:t>
      </w:r>
      <w:r>
        <w:rPr>
          <w:color w:val="000000"/>
        </w:rPr>
        <w:t xml:space="preserve">]). HTLPs had the </w:t>
      </w:r>
      <w:r w:rsidR="003A0139">
        <w:rPr>
          <w:color w:val="000000"/>
        </w:rPr>
        <w:t>highest predicted abundance at pinnacles (26.2; [13.4</w:t>
      </w:r>
      <w:r w:rsidR="00FE4CD2">
        <w:rPr>
          <w:color w:val="000000"/>
        </w:rPr>
        <w:t xml:space="preserve">, </w:t>
      </w:r>
      <w:r w:rsidR="003A0139">
        <w:rPr>
          <w:color w:val="000000"/>
        </w:rPr>
        <w:t>51.6]) and shipwrecks (24.6; [9</w:t>
      </w:r>
      <w:r w:rsidR="00FE4CD2">
        <w:rPr>
          <w:color w:val="000000"/>
        </w:rPr>
        <w:t>.0, 70.2] and lower values at fringing reefs (9.1; [3.0, 26.6]).</w:t>
      </w:r>
    </w:p>
    <w:p w14:paraId="23BCBD98" w14:textId="557C68E7"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w:t>
      </w:r>
      <w:r w:rsidR="00FE4CD2" w:rsidRPr="00AB0E46">
        <w:rPr>
          <w:rStyle w:val="Strong"/>
          <w:b w:val="0"/>
          <w:bCs w:val="0"/>
          <w:color w:val="000000"/>
        </w:rPr>
        <w:t xml:space="preserve">0.75 (95% </w:t>
      </w:r>
      <w:proofErr w:type="spellStart"/>
      <w:r w:rsidR="00FE4CD2" w:rsidRPr="00AB0E46">
        <w:rPr>
          <w:rStyle w:val="Strong"/>
          <w:b w:val="0"/>
          <w:bCs w:val="0"/>
          <w:color w:val="000000"/>
        </w:rPr>
        <w:t>CrI</w:t>
      </w:r>
      <w:proofErr w:type="spellEnd"/>
      <w:r w:rsidR="00FE4CD2" w:rsidRPr="00AB0E46">
        <w:rPr>
          <w:rStyle w:val="Strong"/>
          <w:b w:val="0"/>
          <w:bCs w:val="0"/>
          <w:color w:val="000000"/>
        </w:rPr>
        <w:t>: [0.03, 1.46])</w:t>
      </w:r>
      <w:r>
        <w:rPr>
          <w:color w:val="000000"/>
        </w:rPr>
        <w:t>and a 9</w:t>
      </w:r>
      <w:r w:rsidR="00FE4CD2">
        <w:rPr>
          <w:color w:val="000000"/>
        </w:rPr>
        <w:t>8</w:t>
      </w:r>
      <w:r>
        <w:rPr>
          <w:color w:val="000000"/>
        </w:rPr>
        <w:t xml:space="preserve">% posterior probability that abundance was higher at fringing reefs. Pinnacles also supported higher grazer abundance </w:t>
      </w:r>
      <w:r w:rsidR="00FE4CD2" w:rsidRPr="00FE4CD2">
        <w:rPr>
          <w:color w:val="000000"/>
        </w:rPr>
        <w:t>(0.72; [0.14, 1.31])</w:t>
      </w:r>
      <w:r w:rsidR="00FE4CD2">
        <w:rPr>
          <w:color w:val="000000"/>
        </w:rPr>
        <w:t>,</w:t>
      </w:r>
      <w:r>
        <w:rPr>
          <w:color w:val="000000"/>
        </w:rPr>
        <w:t xml:space="preserve"> with 9</w:t>
      </w:r>
      <w:r w:rsidR="00FE4CD2">
        <w:rPr>
          <w:color w:val="000000"/>
        </w:rPr>
        <w:t>9</w:t>
      </w:r>
      <w:r>
        <w:rPr>
          <w:color w:val="000000"/>
        </w:rPr>
        <w:t xml:space="preserve">% posterior support for a positive effect. Invertivores followed a similar pattern: abundance was higher at fringing reefs </w:t>
      </w:r>
      <w:r w:rsidR="00FE4CD2" w:rsidRPr="00FE4CD2">
        <w:rPr>
          <w:color w:val="000000"/>
        </w:rPr>
        <w:t>(0.63; [–0.48, 1.75])</w:t>
      </w:r>
      <w:r w:rsidR="00FE4CD2">
        <w:rPr>
          <w:color w:val="000000"/>
        </w:rPr>
        <w:t xml:space="preserve">, </w:t>
      </w:r>
      <w:r>
        <w:rPr>
          <w:color w:val="000000"/>
        </w:rPr>
        <w:t xml:space="preserve">and pinnacles </w:t>
      </w:r>
      <w:r w:rsidR="00FE4CD2" w:rsidRPr="00FE4CD2">
        <w:rPr>
          <w:color w:val="000000"/>
        </w:rPr>
        <w:t>(0.71; [–0.19, 1.61]</w:t>
      </w:r>
      <w:r w:rsidR="00FE4CD2">
        <w:rPr>
          <w:color w:val="000000"/>
        </w:rPr>
        <w:t xml:space="preserve">), </w:t>
      </w:r>
      <w:r>
        <w:rPr>
          <w:color w:val="000000"/>
        </w:rPr>
        <w:t>compared to shipwrecks, with posterior probabilities of 8</w:t>
      </w:r>
      <w:r w:rsidR="00FE4CD2">
        <w:rPr>
          <w:color w:val="000000"/>
        </w:rPr>
        <w:t>8</w:t>
      </w:r>
      <w:r>
        <w:rPr>
          <w:color w:val="000000"/>
        </w:rPr>
        <w:t>% and 9</w:t>
      </w:r>
      <w:r w:rsidR="00FE4CD2">
        <w:rPr>
          <w:color w:val="000000"/>
        </w:rPr>
        <w:t>5</w:t>
      </w:r>
      <w:r>
        <w:rPr>
          <w:color w:val="000000"/>
        </w:rPr>
        <w:t xml:space="preserve">%, respectively. Mesopredators were more abundant at pinnacles than shipwrecks </w:t>
      </w:r>
      <w:r w:rsidR="00FE4CD2" w:rsidRPr="00FE4CD2">
        <w:rPr>
          <w:color w:val="000000"/>
        </w:rPr>
        <w:t>(1.19; [–0.35, 2.70])</w:t>
      </w:r>
      <w:r w:rsidR="00FE4CD2">
        <w:rPr>
          <w:color w:val="000000"/>
        </w:rPr>
        <w:t xml:space="preserve">, </w:t>
      </w:r>
      <w:r>
        <w:rPr>
          <w:color w:val="000000"/>
        </w:rPr>
        <w:t xml:space="preserve">with 94% support for a positive effect, and may have also been more abundant at fringing reefs </w:t>
      </w:r>
      <w:r w:rsidR="00FE4CD2" w:rsidRPr="00FE4CD2">
        <w:rPr>
          <w:color w:val="000000"/>
        </w:rPr>
        <w:t>(0.51; [–1.34, 2.38]),</w:t>
      </w:r>
      <w:r w:rsidR="00FE4CD2">
        <w:rPr>
          <w:color w:val="000000"/>
        </w:rPr>
        <w:t xml:space="preserve"> </w:t>
      </w:r>
      <w:r>
        <w:rPr>
          <w:color w:val="000000"/>
        </w:rPr>
        <w:t>though posterior support was weaker (7</w:t>
      </w:r>
      <w:r w:rsidR="00FE4CD2">
        <w:rPr>
          <w:color w:val="000000"/>
        </w:rPr>
        <w:t>1</w:t>
      </w:r>
      <w:r>
        <w:rPr>
          <w:color w:val="000000"/>
        </w:rPr>
        <w:t xml:space="preserve">%). For higher trophic level predators (HTLPs), abundance was lower at fringing reefs compared to shipwrecks </w:t>
      </w:r>
      <w:r w:rsidR="00FE4CD2" w:rsidRPr="00FE4CD2">
        <w:rPr>
          <w:color w:val="000000"/>
        </w:rPr>
        <w:t>(–1.00; [–2.51, 0.47])</w:t>
      </w:r>
      <w:r>
        <w:rPr>
          <w:color w:val="000000"/>
        </w:rPr>
        <w:t xml:space="preserve">, with a 92% probability of a negative effect. Pinnacles also supported higher HTLP abundance than fringing reefs </w:t>
      </w:r>
      <w:r w:rsidR="00FE4CD2" w:rsidRPr="00FE4CD2">
        <w:rPr>
          <w:color w:val="000000"/>
        </w:rPr>
        <w:t>(1.06; [–0.18, 2.34])</w:t>
      </w:r>
      <w:r w:rsidR="00FE4CD2">
        <w:rPr>
          <w:color w:val="000000"/>
        </w:rPr>
        <w:t>,</w:t>
      </w:r>
      <w:r>
        <w:rPr>
          <w:color w:val="000000"/>
        </w:rPr>
        <w:t>with 96% support. In contrast, the difference between pinnacles and shipwrecks was negligible (0.0</w:t>
      </w:r>
      <w:r w:rsidR="00FE4CD2">
        <w:rPr>
          <w:color w:val="000000"/>
        </w:rPr>
        <w:t>7</w:t>
      </w:r>
      <w:r>
        <w:rPr>
          <w:color w:val="000000"/>
        </w:rPr>
        <w:t>; [–1.17, 1.</w:t>
      </w:r>
      <w:r w:rsidR="00FE4CD2">
        <w:rPr>
          <w:color w:val="000000"/>
        </w:rPr>
        <w:t>25</w:t>
      </w:r>
      <w:r>
        <w:rPr>
          <w:color w:val="000000"/>
        </w:rPr>
        <w:t>]), with posterior support evenly split (5</w:t>
      </w:r>
      <w:r w:rsidR="00FE4CD2">
        <w:rPr>
          <w:color w:val="000000"/>
        </w:rPr>
        <w:t>5</w:t>
      </w:r>
      <w:r>
        <w:rPr>
          <w:color w:val="000000"/>
        </w:rPr>
        <w:t>%).</w:t>
      </w:r>
    </w:p>
    <w:p w14:paraId="1AC2269F" w14:textId="77777777" w:rsidR="00E13A21" w:rsidRDefault="00E13A21" w:rsidP="00132A98">
      <w:pPr>
        <w:pStyle w:val="Heading2"/>
      </w:pPr>
      <w:r>
        <w:t>3.2. Geographic zones</w:t>
      </w:r>
    </w:p>
    <w:p w14:paraId="2550504B" w14:textId="069DA0A4"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w:t>
      </w:r>
      <w:r>
        <w:rPr>
          <w:color w:val="000000"/>
        </w:rPr>
        <w:lastRenderedPageBreak/>
        <w:t xml:space="preserve">(median effect: </w:t>
      </w:r>
      <w:r w:rsidR="00E37DDA" w:rsidRPr="00E37DDA">
        <w:rPr>
          <w:color w:val="000000"/>
        </w:rPr>
        <w:t xml:space="preserve">0.79; 95% </w:t>
      </w:r>
      <w:proofErr w:type="spellStart"/>
      <w:r w:rsidR="00E37DDA" w:rsidRPr="00E37DDA">
        <w:rPr>
          <w:color w:val="000000"/>
        </w:rPr>
        <w:t>CrI</w:t>
      </w:r>
      <w:proofErr w:type="spellEnd"/>
      <w:r w:rsidR="00E37DDA" w:rsidRPr="00E37DDA">
        <w:rPr>
          <w:color w:val="000000"/>
        </w:rPr>
        <w:t>: [0.18, 1.38])</w:t>
      </w:r>
      <w:r>
        <w:rPr>
          <w:color w:val="000000"/>
        </w:rPr>
        <w:t xml:space="preserve"> and pelagic zones</w:t>
      </w:r>
      <w:r w:rsidR="00E37DDA" w:rsidRPr="00E37DDA">
        <w:t xml:space="preserve"> </w:t>
      </w:r>
      <w:r w:rsidR="00E37DDA" w:rsidRPr="00E37DDA">
        <w:rPr>
          <w:color w:val="000000"/>
        </w:rPr>
        <w:t>(0.75; [0.03, 1.49])</w:t>
      </w:r>
      <w:r>
        <w:rPr>
          <w:color w:val="000000"/>
        </w:rPr>
        <w:t>compared to shipwrecks, with a 99% and 9</w:t>
      </w:r>
      <w:r w:rsidR="00E37DDA">
        <w:rPr>
          <w:color w:val="000000"/>
        </w:rPr>
        <w:t>8</w:t>
      </w:r>
      <w:r>
        <w:rPr>
          <w:color w:val="000000"/>
        </w:rPr>
        <w:t xml:space="preserve">% posterior probability, respectively, that abundance was higher in natural zones. Invertivores were also more abundant nearshore </w:t>
      </w:r>
      <w:r w:rsidR="00E37DDA" w:rsidRPr="00E37DDA">
        <w:rPr>
          <w:color w:val="000000"/>
        </w:rPr>
        <w:t>(0.80; [0.03, 1.54]),</w:t>
      </w:r>
      <w:r>
        <w:rPr>
          <w:color w:val="000000"/>
        </w:rPr>
        <w:t xml:space="preserve"> with a 9</w:t>
      </w:r>
      <w:r w:rsidR="00E37DDA">
        <w:rPr>
          <w:color w:val="000000"/>
        </w:rPr>
        <w:t>8</w:t>
      </w:r>
      <w:r>
        <w:rPr>
          <w:color w:val="000000"/>
        </w:rPr>
        <w:t xml:space="preserve">% probability that abundance exceeded that on shipwrecks, while the contrast between pelagic sites and shipwrecks was less clear </w:t>
      </w:r>
      <w:r w:rsidR="00E37DDA" w:rsidRPr="00E37DDA">
        <w:rPr>
          <w:color w:val="000000"/>
        </w:rPr>
        <w:t>(0.32; [–0.62, 1.21]),</w:t>
      </w:r>
      <w:r>
        <w:rPr>
          <w:color w:val="000000"/>
        </w:rPr>
        <w:t xml:space="preserve">supported by a posterior probability of </w:t>
      </w:r>
      <w:r w:rsidR="00E37DDA">
        <w:rPr>
          <w:color w:val="000000"/>
        </w:rPr>
        <w:t>77</w:t>
      </w:r>
      <w:r>
        <w:rPr>
          <w:color w:val="000000"/>
        </w:rPr>
        <w:t xml:space="preserve">%. Mesopredators were somewhat more abundant nearshore </w:t>
      </w:r>
      <w:r w:rsidR="00E37DDA" w:rsidRPr="00E37DDA">
        <w:rPr>
          <w:color w:val="000000"/>
        </w:rPr>
        <w:t>(0.90; [–0.59, 2.38])</w:t>
      </w:r>
      <w:r w:rsidR="00E37DDA">
        <w:rPr>
          <w:color w:val="000000"/>
        </w:rPr>
        <w:t xml:space="preserve"> </w:t>
      </w:r>
      <w:r>
        <w:rPr>
          <w:color w:val="000000"/>
        </w:rPr>
        <w:t xml:space="preserve"> and in pelagic zones </w:t>
      </w:r>
      <w:r w:rsidR="00E37DDA" w:rsidRPr="00E37DDA">
        <w:rPr>
          <w:color w:val="000000"/>
        </w:rPr>
        <w:t>(0.79; [–0.97, 2.59]),</w:t>
      </w:r>
      <w:r>
        <w:rPr>
          <w:color w:val="000000"/>
        </w:rPr>
        <w:t>with 8</w:t>
      </w:r>
      <w:r w:rsidR="00E37DDA">
        <w:rPr>
          <w:color w:val="000000"/>
        </w:rPr>
        <w:t>9</w:t>
      </w:r>
      <w:r>
        <w:rPr>
          <w:color w:val="000000"/>
        </w:rPr>
        <w:t xml:space="preserve">% and </w:t>
      </w:r>
      <w:r w:rsidR="00E37DDA">
        <w:rPr>
          <w:color w:val="000000"/>
        </w:rPr>
        <w:t>82</w:t>
      </w:r>
      <w:r>
        <w:rPr>
          <w:color w:val="000000"/>
        </w:rPr>
        <w:t xml:space="preserve">% posterior support, respectively, that abundance was higher than on shipwrecks. </w:t>
      </w:r>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p>
    <w:p w14:paraId="15251F5F" w14:textId="77777777" w:rsidR="00E13A21" w:rsidRDefault="00E13A21" w:rsidP="00132A98">
      <w:pPr>
        <w:pStyle w:val="Heading2"/>
      </w:pPr>
      <w:r>
        <w:t>3.3. Species-level contrasts </w:t>
      </w:r>
    </w:p>
    <w:p w14:paraId="4C3135FC" w14:textId="6EC48FC0"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r w:rsidR="004B4A9A">
        <w:rPr>
          <w:color w:val="000000"/>
        </w:rPr>
        <w:t>3</w:t>
      </w:r>
      <w:r>
        <w:rPr>
          <w:color w:val="000000"/>
        </w:rPr>
        <w:t>, and S</w:t>
      </w:r>
      <w:r w:rsidR="004B4A9A">
        <w:rPr>
          <w:color w:val="000000"/>
        </w:rPr>
        <w:t>4</w:t>
      </w:r>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w:t>
      </w:r>
      <w:r>
        <w:rPr>
          <w:color w:val="000000"/>
        </w:rPr>
        <w:lastRenderedPageBreak/>
        <w:t xml:space="preserve">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w:t>
      </w:r>
      <w:r>
        <w:rPr>
          <w:color w:val="000000"/>
        </w:rPr>
        <w:lastRenderedPageBreak/>
        <w:t xml:space="preserve">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3A7B99A4"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w:t>
      </w:r>
      <w:r w:rsidR="00C569E1">
        <w:rPr>
          <w:lang w:val="en-GB"/>
        </w:rPr>
        <w:t>R</w:t>
      </w:r>
      <w:r w:rsidRPr="00C715CC">
        <w:rPr>
          <w:lang w:val="en-GB"/>
        </w:rPr>
        <w:t>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w:t>
      </w:r>
      <w:r w:rsidRPr="00C715CC">
        <w:rPr>
          <w:lang w:val="en-GB"/>
        </w:rPr>
        <w:lastRenderedPageBreak/>
        <w:t xml:space="preserve">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r w:rsidRPr="00C715CC">
        <w:rPr>
          <w:lang w:val="en-GB"/>
        </w:rPr>
        <w:t xml:space="preserve">Baillie </w:t>
      </w:r>
      <w:r w:rsidR="003C2044">
        <w:rPr>
          <w:lang w:val="en-GB"/>
        </w:rPr>
        <w:t>et al.</w:t>
      </w:r>
      <w:r w:rsidRPr="00C715CC">
        <w:rPr>
          <w:lang w:val="en-GB"/>
        </w:rPr>
        <w:t xml:space="preserve"> 2024).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8" w:name="_f60g0u5kmq4" w:colFirst="0" w:colLast="0"/>
      <w:bookmarkEnd w:id="18"/>
      <w:r w:rsidRPr="00C715CC">
        <w:t>4.1. Shipwrecks resemble pinnacles in meso- and higher trophic level predators</w:t>
      </w:r>
    </w:p>
    <w:p w14:paraId="38257FCC" w14:textId="60A7CEB6"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37DDA">
        <w:rPr>
          <w:lang w:val="en-GB"/>
        </w:rPr>
        <w:t>HTLPs</w:t>
      </w:r>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2021, Galbraith et al. </w:t>
      </w:r>
      <w:r w:rsidR="006D0BA9">
        <w:t xml:space="preserve">2021, 2022, </w:t>
      </w:r>
      <w:r w:rsidR="001437F9" w:rsidRPr="001437F9">
        <w:t xml:space="preserve">2023, </w:t>
      </w:r>
      <w:proofErr w:type="spellStart"/>
      <w:r w:rsidR="004302EF">
        <w:t>Pondella</w:t>
      </w:r>
      <w:proofErr w:type="spellEnd"/>
      <w:r w:rsidR="004302EF">
        <w:t xml:space="preserve"> et al. 2022, </w:t>
      </w:r>
      <w:r w:rsidR="001437F9" w:rsidRPr="001437F9">
        <w:t>Cresswell et al. 2023).</w:t>
      </w:r>
      <w:r w:rsidR="001437F9">
        <w:t xml:space="preserve"> </w:t>
      </w:r>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r w:rsidR="00C569E1">
        <w:rPr>
          <w:lang w:val="en-GB"/>
        </w:rPr>
        <w:t xml:space="preserve"> </w:t>
      </w:r>
      <w:r w:rsidRPr="00C715CC">
        <w:rPr>
          <w:lang w:val="en-GB"/>
        </w:rPr>
        <w:t xml:space="preserve">Vertical </w:t>
      </w:r>
      <w:r w:rsidR="009C098C">
        <w:rPr>
          <w:lang w:val="en-GB"/>
        </w:rPr>
        <w:t>relief</w:t>
      </w:r>
      <w:r w:rsidR="009C098C" w:rsidRPr="00C715CC">
        <w:rPr>
          <w:lang w:val="en-GB"/>
        </w:rPr>
        <w:t xml:space="preserve"> </w:t>
      </w:r>
      <w:r w:rsidRPr="00C715CC">
        <w:rPr>
          <w:lang w:val="en-GB"/>
        </w:rPr>
        <w:t>has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r w:rsidR="00EE3582" w:rsidRPr="00EE3582">
        <w:t xml:space="preserve"> </w:t>
      </w:r>
    </w:p>
    <w:p w14:paraId="11A48403" w14:textId="67D0E8C8"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xml:space="preserve">, providing vital insights </w:t>
      </w:r>
      <w:r w:rsidR="00A649F0">
        <w:rPr>
          <w:lang w:val="en-GB"/>
        </w:rPr>
        <w:t xml:space="preserve">for managers into how reef profile and spatial isolation influence </w:t>
      </w:r>
      <w:r w:rsidR="006217D1">
        <w:rPr>
          <w:lang w:val="en-GB"/>
        </w:rPr>
        <w:t xml:space="preserve">community composition and can be used to guide artificial reef design, placement and ecological objectives. </w:t>
      </w:r>
      <w:r w:rsidR="00E13A21">
        <w:rPr>
          <w:lang w:val="en-GB"/>
        </w:rPr>
        <w:t xml:space="preserve"> </w:t>
      </w:r>
    </w:p>
    <w:p w14:paraId="6F6924D4" w14:textId="77777777" w:rsidR="00C57308" w:rsidRPr="00C715CC" w:rsidRDefault="00000000" w:rsidP="00132A98">
      <w:pPr>
        <w:pStyle w:val="Heading2"/>
      </w:pPr>
      <w:bookmarkStart w:id="19" w:name="_8priziyv84wp" w:colFirst="0" w:colLast="0"/>
      <w:bookmarkEnd w:id="19"/>
      <w:r w:rsidRPr="00C715CC">
        <w:t xml:space="preserve">4.2. Divergence in lower trophic guilds </w:t>
      </w:r>
    </w:p>
    <w:p w14:paraId="6345EBCF" w14:textId="57032E8B" w:rsidR="00662340" w:rsidRPr="00C715CC" w:rsidRDefault="00000000" w:rsidP="00662340">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w:t>
      </w:r>
      <w:r w:rsidR="00662340">
        <w:rPr>
          <w:lang w:val="en-GB"/>
        </w:rPr>
        <w:t xml:space="preserve"> are</w:t>
      </w:r>
      <w:r w:rsidR="005253F1" w:rsidRPr="00C715CC">
        <w:rPr>
          <w:lang w:val="en-GB"/>
        </w:rPr>
        <w:t xml:space="preserve">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assemblages </w:t>
      </w:r>
      <w:r w:rsidRPr="00C715CC">
        <w:rPr>
          <w:lang w:val="en-GB"/>
        </w:rPr>
        <w:lastRenderedPageBreak/>
        <w:t xml:space="preserve">lacking key functional groups associated with benthic foraging. </w:t>
      </w:r>
      <w:r w:rsidR="00662340" w:rsidRPr="00662340">
        <w:rPr>
          <w:lang w:val="en-GB"/>
        </w:rPr>
        <w:t>Limited habitat complexity and resource availability likely constrain these groups (Fowler &amp; Booth 2012, Simon et al. 2013). Although older or deteriorated shipwrecks can develop finer refugia and turf algal cover</w:t>
      </w:r>
      <w:r w:rsidR="00902F3E">
        <w:rPr>
          <w:lang w:val="en-GB"/>
        </w:rPr>
        <w:t xml:space="preserve"> (Paxton et al. 2023)</w:t>
      </w:r>
      <w:r w:rsidR="00662340" w:rsidRPr="00662340">
        <w:rPr>
          <w:lang w:val="en-GB"/>
        </w:rPr>
        <w:t xml:space="preserve">, the relatively new metal structures surveyed here have not yet reached such stages of colonisation (Simon et al. 2013, Mattos &amp; </w:t>
      </w:r>
      <w:proofErr w:type="spellStart"/>
      <w:r w:rsidR="00662340" w:rsidRPr="00662340">
        <w:rPr>
          <w:lang w:val="en-GB"/>
        </w:rPr>
        <w:t>Yeemin</w:t>
      </w:r>
      <w:proofErr w:type="spellEnd"/>
      <w:r w:rsidR="00662340" w:rsidRPr="00662340">
        <w:rPr>
          <w:lang w:val="en-GB"/>
        </w:rPr>
        <w:t xml:space="preserve"> 2020, </w:t>
      </w:r>
      <w:proofErr w:type="spellStart"/>
      <w:r w:rsidR="00662340" w:rsidRPr="00662340">
        <w:rPr>
          <w:lang w:val="en-GB"/>
        </w:rPr>
        <w:t>Monchanin</w:t>
      </w:r>
      <w:proofErr w:type="spellEnd"/>
      <w:r w:rsidR="00662340" w:rsidRPr="00662340">
        <w:rPr>
          <w:lang w:val="en-GB"/>
        </w:rPr>
        <w:t xml:space="preserve"> et al. 2021, 2025)</w:t>
      </w:r>
      <w:r w:rsidR="00662340">
        <w:rPr>
          <w:lang w:val="en-GB"/>
        </w:rPr>
        <w:t xml:space="preserve">. </w:t>
      </w:r>
    </w:p>
    <w:p w14:paraId="12D520D2" w14:textId="5816F566" w:rsidR="00C57308" w:rsidRPr="00C715CC" w:rsidRDefault="00662340" w:rsidP="00662340">
      <w:pPr>
        <w:spacing w:after="240" w:line="480" w:lineRule="auto"/>
        <w:rPr>
          <w:lang w:val="en-GB"/>
        </w:rPr>
      </w:pPr>
      <w:r>
        <w:rPr>
          <w:lang w:val="en-GB"/>
        </w:rPr>
        <w:t xml:space="preserve">Structural complexity, rather than depth, appears to drive these patterns. </w:t>
      </w:r>
      <w:r w:rsidRPr="00662340">
        <w:rPr>
          <w:lang w:val="en-GB"/>
        </w:rPr>
        <w:t>Sites occurred at similar depths (&lt; 30 m), where diversity and herbivore biomass typically remain stable and major declines occur only beyond 30–40 m when coral cover and fine-scale complexity decrease (</w:t>
      </w:r>
      <w:proofErr w:type="spellStart"/>
      <w:r w:rsidRPr="00662340">
        <w:rPr>
          <w:lang w:val="en-GB"/>
        </w:rPr>
        <w:t>Stefanoudis</w:t>
      </w:r>
      <w:proofErr w:type="spellEnd"/>
      <w:r w:rsidRPr="00662340">
        <w:rPr>
          <w:lang w:val="en-GB"/>
        </w:rPr>
        <w:t xml:space="preserve">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 </w:t>
      </w:r>
      <w:r w:rsidR="00762376" w:rsidRPr="00762376">
        <w:rPr>
          <w:lang w:val="en-GB"/>
        </w:rPr>
        <w:t>Analyses by geographic zone (proximity to shore) confirmed that this divergence persisted, indicating that physical setting alone cannot explain the consistent underrepresentation of lower trophic groups on shipwrecks.</w:t>
      </w:r>
      <w:r w:rsidR="00762376">
        <w:rPr>
          <w:lang w:val="en-GB"/>
        </w:rPr>
        <w:t xml:space="preserve"> </w:t>
      </w:r>
      <w:r w:rsidRPr="00C715CC">
        <w:rPr>
          <w:lang w:val="en-GB"/>
        </w:rPr>
        <w:t>Strong currents around wrecks may further limit benthic foraging and favour species that feed higher in the water column (</w:t>
      </w:r>
      <w:r w:rsidR="006D0BA9">
        <w:rPr>
          <w:lang w:val="en-GB"/>
        </w:rPr>
        <w:t xml:space="preserve">Leitner et al. 2021, </w:t>
      </w:r>
      <w:r w:rsidRPr="00C715CC">
        <w:rPr>
          <w:lang w:val="en-GB"/>
        </w:rPr>
        <w:t>Galbraith 2021</w:t>
      </w:r>
      <w:r w:rsidR="006D0BA9">
        <w:rPr>
          <w:lang w:val="en-GB"/>
        </w:rPr>
        <w:t>, Galbraith et al. 2021</w:t>
      </w:r>
      <w:r w:rsidRPr="00C715CC">
        <w:rPr>
          <w:lang w:val="en-GB"/>
        </w:rPr>
        <w:t>).</w:t>
      </w:r>
    </w:p>
    <w:p w14:paraId="506D14EF" w14:textId="258377DA" w:rsidR="00AE3E3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w:t>
      </w:r>
      <w:r w:rsidR="00AE3E3C">
        <w:rPr>
          <w:lang w:val="en-GB"/>
        </w:rPr>
        <w:t>, Gress et al. 202</w:t>
      </w:r>
      <w:r w:rsidR="00B54455">
        <w:rPr>
          <w:lang w:val="en-GB"/>
        </w:rPr>
        <w:t>3</w:t>
      </w:r>
      <w:r w:rsidRPr="00C715CC">
        <w:rPr>
          <w:lang w:val="en-GB"/>
        </w:rPr>
        <w:t xml:space="preserve">), potentially allowing persistence on shipwrecks where benthic forage is limited. </w:t>
      </w:r>
      <w:r w:rsidR="0085757A" w:rsidRPr="0085757A">
        <w:rPr>
          <w:lang w:val="en-GB"/>
        </w:rPr>
        <w:t xml:space="preserve">Recent observations indicate that this flexibility may represent ecological opportunism rather than resource limitation, as </w:t>
      </w:r>
      <w:r w:rsidR="0085757A" w:rsidRPr="004302EF">
        <w:rPr>
          <w:i/>
          <w:iCs/>
          <w:lang w:val="en-GB"/>
        </w:rPr>
        <w:t xml:space="preserve">S. </w:t>
      </w:r>
      <w:proofErr w:type="spellStart"/>
      <w:r w:rsidR="0085757A" w:rsidRPr="004302EF">
        <w:rPr>
          <w:i/>
          <w:iCs/>
          <w:lang w:val="en-GB"/>
        </w:rPr>
        <w:t>javus</w:t>
      </w:r>
      <w:proofErr w:type="spellEnd"/>
      <w:r w:rsidR="0085757A" w:rsidRPr="0085757A">
        <w:rPr>
          <w:lang w:val="en-GB"/>
        </w:rPr>
        <w:t xml:space="preserve"> has been proposed to feed </w:t>
      </w:r>
      <w:r w:rsidR="0085757A" w:rsidRPr="0085757A">
        <w:rPr>
          <w:lang w:val="en-GB"/>
        </w:rPr>
        <w:lastRenderedPageBreak/>
        <w:t>opportunistically on epibiotic algae and zooplankton from coral polyps (Gress et al. 202</w:t>
      </w:r>
      <w:r w:rsidR="00B54455">
        <w:rPr>
          <w:lang w:val="en-GB"/>
        </w:rPr>
        <w:t>3</w:t>
      </w:r>
      <w:r w:rsidR="0085757A" w:rsidRPr="0085757A">
        <w:rPr>
          <w:lang w:val="en-GB"/>
        </w:rPr>
        <w:t>).</w:t>
      </w:r>
      <w:r w:rsidR="0085757A">
        <w:rPr>
          <w:lang w:val="en-GB"/>
        </w:rPr>
        <w:t xml:space="preserve"> </w:t>
      </w:r>
      <w:r w:rsidRPr="00C715CC">
        <w:rPr>
          <w:lang w:val="en-GB"/>
        </w:rPr>
        <w:t>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2020), suggesting a degree of dietary or habitat plasticity not shared by other herbivorous taxa.</w:t>
      </w:r>
      <w:r w:rsidR="0085757A" w:rsidRPr="0085757A">
        <w:rPr>
          <w:rFonts w:ascii="-webkit-standard" w:hAnsi="-webkit-standard"/>
          <w:color w:val="000000"/>
          <w:sz w:val="27"/>
          <w:szCs w:val="27"/>
        </w:rPr>
        <w:t xml:space="preserve"> </w:t>
      </w:r>
      <w:r w:rsidR="0085757A" w:rsidRPr="0085757A">
        <w:t xml:space="preserve">Similar trends have been reported in the eastern Mediterranean, where </w:t>
      </w:r>
      <w:proofErr w:type="spellStart"/>
      <w:r w:rsidR="0085757A" w:rsidRPr="0085757A">
        <w:t>planktivores</w:t>
      </w:r>
      <w:proofErr w:type="spellEnd"/>
      <w:r w:rsidR="0085757A" w:rsidRPr="0085757A">
        <w:t xml:space="preserve"> dominate shipwreck assemblages (</w:t>
      </w:r>
      <w:proofErr w:type="spellStart"/>
      <w:r w:rsidR="0085757A" w:rsidRPr="0085757A">
        <w:t>Sensurat</w:t>
      </w:r>
      <w:proofErr w:type="spellEnd"/>
      <w:r w:rsidR="0085757A" w:rsidRPr="0085757A">
        <w:t>-Genc et al. 2022), implying that the structural features of wrecks may consistently favour planktivorous species.</w:t>
      </w:r>
      <w:r w:rsidR="0085757A">
        <w:t xml:space="preserve"> </w:t>
      </w:r>
    </w:p>
    <w:p w14:paraId="1558D416" w14:textId="1A9CCDE5" w:rsidR="00C57308" w:rsidRPr="00C715CC" w:rsidRDefault="00EE3582" w:rsidP="001E279D">
      <w:pPr>
        <w:spacing w:after="240" w:line="480" w:lineRule="auto"/>
        <w:rPr>
          <w:lang w:val="en-GB"/>
        </w:rPr>
      </w:pPr>
      <w:r w:rsidRPr="00EE3582">
        <w:rPr>
          <w:lang w:val="en-GB"/>
        </w:rPr>
        <w:t>Depth-associated shifts toward planktivory are well documented at greater depths, but the similarity in depths among our sites suggests that the wreck–pinnacle contrast observed here is better explained by structure and flow (Jankowski et al. 2015</w:t>
      </w:r>
      <w:r>
        <w:rPr>
          <w:lang w:val="en-GB"/>
        </w:rPr>
        <w:t>,</w:t>
      </w:r>
      <w:r w:rsidRPr="00EE3582">
        <w:rPr>
          <w:lang w:val="en-GB"/>
        </w:rPr>
        <w:t xml:space="preserve"> </w:t>
      </w:r>
      <w:proofErr w:type="spellStart"/>
      <w:r w:rsidRPr="00EE3582">
        <w:rPr>
          <w:lang w:val="en-GB"/>
        </w:rPr>
        <w:t>Stefanoudis</w:t>
      </w:r>
      <w:proofErr w:type="spellEnd"/>
      <w:r w:rsidRPr="00EE3582">
        <w:rPr>
          <w:lang w:val="en-GB"/>
        </w:rPr>
        <w:t xml:space="preserve"> et al. 2019).</w:t>
      </w:r>
      <w:r>
        <w:rPr>
          <w:lang w:val="en-GB"/>
        </w:rPr>
        <w:t xml:space="preserve"> </w:t>
      </w:r>
      <w:r w:rsidR="00A13133" w:rsidRPr="00A13133">
        <w:rPr>
          <w:lang w:val="en-GB"/>
        </w:rPr>
        <w:t xml:space="preserve">Although </w:t>
      </w:r>
      <w:r w:rsidR="00A13133">
        <w:rPr>
          <w:lang w:val="en-GB"/>
        </w:rPr>
        <w:t xml:space="preserve">other </w:t>
      </w:r>
      <w:r w:rsidR="00A13133" w:rsidRPr="00A13133">
        <w:rPr>
          <w:lang w:val="en-GB"/>
        </w:rPr>
        <w:t>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sidR="00A13133">
        <w:rPr>
          <w:lang w:val="en-GB"/>
        </w:rPr>
        <w:t xml:space="preserve"> </w:t>
      </w:r>
      <w:r w:rsidR="004302EF">
        <w:rPr>
          <w:lang w:val="en-GB"/>
        </w:rPr>
        <w:t>Results here</w:t>
      </w:r>
      <w:r w:rsidRPr="00C715CC">
        <w:rPr>
          <w:lang w:val="en-GB"/>
        </w:rPr>
        <w:t xml:space="preserve"> highlight that most </w:t>
      </w:r>
      <w:r w:rsidR="004302EF">
        <w:rPr>
          <w:lang w:val="en-GB"/>
        </w:rPr>
        <w:t xml:space="preserve">low-trophic, </w:t>
      </w:r>
      <w:r w:rsidRPr="00C715CC">
        <w:rPr>
          <w:lang w:val="en-GB"/>
        </w:rPr>
        <w:t>benthic-feeding species remain functionally excluded from shipwreck communities</w:t>
      </w:r>
      <w:r w:rsidR="00900BDB">
        <w:rPr>
          <w:lang w:val="en-GB"/>
        </w:rPr>
        <w:t xml:space="preserve">, </w:t>
      </w:r>
      <w:r w:rsidR="00900BDB" w:rsidRPr="00900BDB">
        <w:rPr>
          <w:lang w:val="en-GB"/>
        </w:rPr>
        <w:t>and that addressing habitat and resource limitations in artificial reef design may help support these groups, though it remains uncertain whether such changes would fully replicate natural reef assemblages.</w:t>
      </w:r>
      <w:r w:rsidR="00900BDB">
        <w:rPr>
          <w:lang w:val="en-GB"/>
        </w:rPr>
        <w:t xml:space="preserve"> </w:t>
      </w:r>
    </w:p>
    <w:p w14:paraId="0BCD0186" w14:textId="77777777" w:rsidR="00C57308" w:rsidRPr="00C715CC" w:rsidRDefault="00000000" w:rsidP="00132A98">
      <w:pPr>
        <w:pStyle w:val="Heading2"/>
      </w:pPr>
      <w:bookmarkStart w:id="20" w:name="_tu4l9qpiadwm" w:colFirst="0" w:colLast="0"/>
      <w:bookmarkEnd w:id="20"/>
      <w:r w:rsidRPr="00C715CC">
        <w:t xml:space="preserve">4.3. Functional limitations of ARs as ecosystem surrogates </w:t>
      </w:r>
    </w:p>
    <w:p w14:paraId="63222BED" w14:textId="0C938E4E" w:rsidR="0085757A"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xml:space="preserve">, with grazers and invertivores consistently underrepresented. Similar patterns have been documented elsewhere: artificial reefs often match or exceed natural reefs in total fish abundance but differ </w:t>
      </w:r>
      <w:r w:rsidRPr="00C715CC">
        <w:rPr>
          <w:lang w:val="en-GB"/>
        </w:rPr>
        <w:lastRenderedPageBreak/>
        <w:t>markedly in functional composition, with consistently reduced species diversity</w:t>
      </w:r>
      <w:r w:rsidR="0085757A">
        <w:rPr>
          <w:lang w:val="en-GB"/>
        </w:rPr>
        <w:t xml:space="preserve"> and</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r w:rsidR="006D0BA9">
        <w:rPr>
          <w:lang w:val="en-GB"/>
        </w:rPr>
        <w:t>a</w:t>
      </w:r>
      <w:r w:rsidRPr="00C715CC">
        <w:rPr>
          <w:lang w:val="en-GB"/>
        </w:rPr>
        <w:t xml:space="preserve">).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w:t>
      </w:r>
    </w:p>
    <w:p w14:paraId="52C027A1" w14:textId="062AE03D" w:rsidR="00C57308" w:rsidRPr="00C715CC" w:rsidRDefault="00000000" w:rsidP="001E279D">
      <w:pPr>
        <w:spacing w:after="240" w:line="480" w:lineRule="auto"/>
        <w:rPr>
          <w:lang w:val="en-GB"/>
        </w:rPr>
      </w:pPr>
      <w:r w:rsidRPr="00C715CC">
        <w:rPr>
          <w:lang w:val="en-GB"/>
        </w:rPr>
        <w:t>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2025). While shipwrecks may offer fisheries value and act as de facto refuges under high exploitation pressure </w:t>
      </w:r>
      <w:r w:rsidR="00992DDB">
        <w:rPr>
          <w:lang w:val="en-GB"/>
        </w:rPr>
        <w:t>(</w:t>
      </w:r>
      <w:r w:rsidRPr="00C715CC">
        <w:rPr>
          <w:lang w:val="en-GB"/>
        </w:rPr>
        <w:t>as they serve as physical barriers to bottom-trawling practices</w:t>
      </w:r>
      <w:r w:rsidR="00EE3582">
        <w:rPr>
          <w:lang w:val="en-GB"/>
        </w:rPr>
        <w:t xml:space="preserve"> (</w:t>
      </w:r>
      <w:r w:rsidRPr="00C715CC">
        <w:rPr>
          <w:lang w:val="en-GB"/>
        </w:rPr>
        <w:t xml:space="preserve">Hickman </w:t>
      </w:r>
      <w:r w:rsidR="003C2044">
        <w:rPr>
          <w:lang w:val="en-GB"/>
        </w:rPr>
        <w:t>et al.</w:t>
      </w:r>
      <w:r w:rsidRPr="00C715CC">
        <w:rPr>
          <w:lang w:val="en-GB"/>
        </w:rPr>
        <w:t xml:space="preserve"> 2024)</w:t>
      </w:r>
      <w:r w:rsidR="0085757A">
        <w:rPr>
          <w:lang w:val="en-GB"/>
        </w:rPr>
        <w:t>)</w:t>
      </w:r>
      <w:r w:rsidRPr="00C715CC">
        <w:rPr>
          <w:lang w:val="en-GB"/>
        </w:rPr>
        <w:t xml:space="preserve">,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21" w:name="_f110367vqcnr" w:colFirst="0" w:colLast="0"/>
      <w:bookmarkEnd w:id="21"/>
      <w:r w:rsidRPr="00C715CC">
        <w:t xml:space="preserve">4.4. Design and management implications </w:t>
      </w:r>
    </w:p>
    <w:p w14:paraId="620BE7AC" w14:textId="4394C67E"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w:t>
      </w:r>
      <w:r w:rsidR="0085757A">
        <w:rPr>
          <w:lang w:val="en-GB"/>
        </w:rPr>
        <w:t>contribute</w:t>
      </w:r>
      <w:r w:rsidRPr="00C715CC">
        <w:rPr>
          <w:lang w:val="en-GB"/>
        </w:rPr>
        <w:t xml:space="preserve"> </w:t>
      </w:r>
      <w:r w:rsidR="0085757A">
        <w:rPr>
          <w:lang w:val="en-GB"/>
        </w:rPr>
        <w:t xml:space="preserve">to </w:t>
      </w:r>
      <w:r w:rsidRPr="00C715CC">
        <w:rPr>
          <w:lang w:val="en-GB"/>
        </w:rPr>
        <w:t>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w:t>
      </w:r>
      <w:proofErr w:type="spellStart"/>
      <w:r w:rsidR="004302EF">
        <w:rPr>
          <w:lang w:val="en-GB"/>
        </w:rPr>
        <w:t>Pondella</w:t>
      </w:r>
      <w:proofErr w:type="spellEnd"/>
      <w:r w:rsidR="004302EF">
        <w:rPr>
          <w:lang w:val="en-GB"/>
        </w:rPr>
        <w:t xml:space="preserve"> et al 2022, </w:t>
      </w:r>
      <w:r w:rsidRPr="00C715CC">
        <w:rPr>
          <w:lang w:val="en-GB"/>
        </w:rPr>
        <w:t xml:space="preserve">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r w:rsidR="00EE3582" w:rsidRPr="00EE3582">
        <w:rPr>
          <w:lang w:val="en-GB"/>
        </w:rPr>
        <w:t xml:space="preserve">Within this depth range, design variables </w:t>
      </w:r>
      <w:r w:rsidR="0085757A">
        <w:rPr>
          <w:lang w:val="en-GB"/>
        </w:rPr>
        <w:t>controlling</w:t>
      </w:r>
      <w:r w:rsidR="00EE3582" w:rsidRPr="00EE3582">
        <w:rPr>
          <w:lang w:val="en-GB"/>
        </w:rPr>
        <w:t xml:space="preserve"> microhabitat and refuge space </w:t>
      </w:r>
      <w:r w:rsidR="0085757A">
        <w:rPr>
          <w:lang w:val="en-GB"/>
        </w:rPr>
        <w:t>exert greater influence</w:t>
      </w:r>
      <w:r w:rsidR="00EE3582" w:rsidRPr="00EE3582">
        <w:rPr>
          <w:lang w:val="en-GB"/>
        </w:rPr>
        <w:t xml:space="preserve"> on functional outcomes than depth itself (Jankowski et al. 2015</w:t>
      </w:r>
      <w:r w:rsidR="00EE3582">
        <w:rPr>
          <w:lang w:val="en-GB"/>
        </w:rPr>
        <w:t>,</w:t>
      </w:r>
      <w:r w:rsidR="00EE3582" w:rsidRPr="00EE3582">
        <w:rPr>
          <w:lang w:val="en-GB"/>
        </w:rPr>
        <w:t xml:space="preserve"> Pinheiro </w:t>
      </w:r>
      <w:r w:rsidR="00EE3582" w:rsidRPr="00EE3582">
        <w:rPr>
          <w:lang w:val="en-GB"/>
        </w:rPr>
        <w:lastRenderedPageBreak/>
        <w:t>et al. 2023).</w:t>
      </w:r>
      <w:r w:rsidR="00EE3582">
        <w:rPr>
          <w:lang w:val="en-GB"/>
        </w:rPr>
        <w:t xml:space="preserve"> </w:t>
      </w:r>
      <w:r w:rsidR="005E6C43" w:rsidRPr="005E6C43">
        <w:rPr>
          <w:lang w:val="en-GB"/>
        </w:rPr>
        <w:t xml:space="preserve">Structures providing vertical relief are effective at attracting predators, yet replicating the full ecological breadth of natural reefs requires fine-scale complexity: branching substrates, cavities, and textured surfaces that support turf algae and invertebrate prey (Koeck et al. 2014, Mattos &amp; </w:t>
      </w:r>
      <w:proofErr w:type="spellStart"/>
      <w:r w:rsidR="005E6C43" w:rsidRPr="005E6C43">
        <w:rPr>
          <w:lang w:val="en-GB"/>
        </w:rPr>
        <w:t>Yeemin</w:t>
      </w:r>
      <w:proofErr w:type="spellEnd"/>
      <w:r w:rsidR="005E6C43" w:rsidRPr="005E6C43">
        <w:rPr>
          <w:lang w:val="en-GB"/>
        </w:rPr>
        <w:t xml:space="preserve"> 2020).</w:t>
      </w:r>
      <w:r w:rsidR="005E6C43">
        <w:rPr>
          <w:lang w:val="en-GB"/>
        </w:rPr>
        <w:t xml:space="preserve"> </w:t>
      </w:r>
      <w:r w:rsidR="005E6C43" w:rsidRPr="005E6C43">
        <w:rPr>
          <w:lang w:val="en-GB"/>
        </w:rPr>
        <w:t>Modular and internally complex designs promote colonisation by benthic specialists more effectively than uniform hulls or concrete blocks</w:t>
      </w:r>
      <w:r w:rsidR="005E6C43" w:rsidRPr="005E6C43" w:rsidDel="005E6C43">
        <w:rPr>
          <w:lang w:val="en-GB"/>
        </w:rPr>
        <w:t xml:space="preserve"> </w:t>
      </w:r>
      <w:r w:rsidR="001437F9" w:rsidRPr="001437F9">
        <w:rPr>
          <w:lang w:val="en-GB"/>
        </w:rPr>
        <w:t>(</w:t>
      </w:r>
      <w:r w:rsidR="00992DDB" w:rsidRPr="001437F9">
        <w:rPr>
          <w:lang w:val="en-GB"/>
        </w:rPr>
        <w:t xml:space="preserve">Jaxion-Harm et al. 2018, </w:t>
      </w:r>
      <w:proofErr w:type="spellStart"/>
      <w:r w:rsidR="001437F9" w:rsidRPr="001437F9">
        <w:rPr>
          <w:lang w:val="en-GB"/>
        </w:rPr>
        <w:t>Monchanin</w:t>
      </w:r>
      <w:proofErr w:type="spellEnd"/>
      <w:r w:rsidR="001437F9" w:rsidRPr="001437F9">
        <w:rPr>
          <w:lang w:val="en-GB"/>
        </w:rPr>
        <w:t xml:space="preserve"> et al. 2021, 2025, Baillie et al. 2024)</w:t>
      </w:r>
      <w:r w:rsidR="001437F9">
        <w:rPr>
          <w:lang w:val="en-GB"/>
        </w:rPr>
        <w:t xml:space="preserve">. </w:t>
      </w:r>
      <w:r w:rsidR="005E6C43" w:rsidRPr="005E6C43">
        <w:rPr>
          <w:lang w:val="en-GB"/>
        </w:rPr>
        <w:t>Incorporating varied surface materials and internal cavities, often absent from metal shipwrecks, can enhance habitat heterogeneity and functional diversity.</w:t>
      </w:r>
    </w:p>
    <w:p w14:paraId="7DC38C12" w14:textId="4B4F2623" w:rsidR="00C57308" w:rsidRPr="00C715CC" w:rsidRDefault="00000000" w:rsidP="001E279D">
      <w:pPr>
        <w:spacing w:before="240" w:after="240" w:line="480" w:lineRule="auto"/>
        <w:rPr>
          <w:lang w:val="en-GB"/>
        </w:rPr>
      </w:pPr>
      <w:r w:rsidRPr="00C715CC">
        <w:rPr>
          <w:lang w:val="en-GB"/>
        </w:rPr>
        <w:t>The surrounding environment also shape</w:t>
      </w:r>
      <w:r w:rsidR="005E6C43">
        <w:rPr>
          <w:lang w:val="en-GB"/>
        </w:rPr>
        <w:t>s</w:t>
      </w:r>
      <w:r w:rsidRPr="00C715CC">
        <w:rPr>
          <w:lang w:val="en-GB"/>
        </w:rPr>
        <w:t xml:space="preserve"> reef performance. Hydrodynamic conditions, such as current strength and direction, </w:t>
      </w:r>
      <w:r w:rsidR="00992DDB">
        <w:rPr>
          <w:lang w:val="en-GB"/>
        </w:rPr>
        <w:t xml:space="preserve">can </w:t>
      </w:r>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r w:rsidR="00593CF3">
        <w:rPr>
          <w:lang w:val="en-GB"/>
        </w:rPr>
        <w:t>,</w:t>
      </w:r>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r w:rsidR="005E6C43">
        <w:rPr>
          <w:lang w:val="en-GB"/>
        </w:rPr>
        <w:t xml:space="preserve">), a </w:t>
      </w:r>
      <w:r w:rsidR="003C73AD">
        <w:rPr>
          <w:lang w:val="en-GB"/>
        </w:rPr>
        <w:t>central</w:t>
      </w:r>
      <w:r w:rsidR="005E6C43">
        <w:rPr>
          <w:lang w:val="en-GB"/>
        </w:rPr>
        <w:t xml:space="preserve"> issue</w:t>
      </w:r>
      <w:r w:rsidR="003C73AD">
        <w:rPr>
          <w:lang w:val="en-GB"/>
        </w:rPr>
        <w:t xml:space="preserve"> to the </w:t>
      </w:r>
      <w:r w:rsidR="005E6C43">
        <w:rPr>
          <w:lang w:val="en-GB"/>
        </w:rPr>
        <w:t>attractor-producer debate</w:t>
      </w:r>
      <w:r w:rsidR="003C73AD">
        <w:rPr>
          <w:lang w:val="en-GB"/>
        </w:rPr>
        <w:t xml:space="preserve"> in the artificial reef literature (see Paxton et al. 2023 review). </w:t>
      </w:r>
      <w:r w:rsidR="005E6C43" w:rsidRPr="005E6C43">
        <w:rPr>
          <w:lang w:val="en-GB"/>
        </w:rPr>
        <w:t xml:space="preserve">Although displacement can heighten exploitation risk when fish move away from protected areas, other studies report minimal effects of proximity (Ross et al. 2016, </w:t>
      </w:r>
      <w:proofErr w:type="spellStart"/>
      <w:r w:rsidR="005E6C43" w:rsidRPr="005E6C43">
        <w:rPr>
          <w:lang w:val="en-GB"/>
        </w:rPr>
        <w:t>Sensurat</w:t>
      </w:r>
      <w:proofErr w:type="spellEnd"/>
      <w:r w:rsidR="005E6C43" w:rsidRPr="005E6C43">
        <w:rPr>
          <w:lang w:val="en-GB"/>
        </w:rPr>
        <w:t>-Genc et al. 2022).</w:t>
      </w:r>
      <w:r w:rsidR="005E6C43">
        <w:rPr>
          <w:lang w:val="en-GB"/>
        </w:rPr>
        <w:t xml:space="preserve"> </w:t>
      </w:r>
      <w:r w:rsidRPr="00C715CC">
        <w:rPr>
          <w:lang w:val="en-GB"/>
        </w:rPr>
        <w:t xml:space="preserve">Even where displacement occurs, it may not be ecologically detrimental in all contexts. </w:t>
      </w:r>
      <w:r w:rsidR="005E6C43">
        <w:rPr>
          <w:lang w:val="en-GB"/>
        </w:rPr>
        <w:t>I</w:t>
      </w:r>
      <w:r w:rsidR="005E6C43" w:rsidRPr="005E6C43">
        <w:rPr>
          <w:lang w:val="en-GB"/>
        </w:rPr>
        <w:t>n heavily fished zones, shipwrecks can nonetheless act as de facto refuges, increasing biomass and structural complexity relative to trawled habitats (Hickman et al. 2024).</w:t>
      </w:r>
      <w:r w:rsidR="005E6C43">
        <w:rPr>
          <w:lang w:val="en-GB"/>
        </w:rPr>
        <w:t xml:space="preserve"> </w:t>
      </w:r>
      <w:r w:rsidR="005E6C43" w:rsidRPr="005E6C43">
        <w:rPr>
          <w:lang w:val="en-GB"/>
        </w:rPr>
        <w:t xml:space="preserve">These patterns emphasise spatial </w:t>
      </w:r>
      <w:r w:rsidR="005E6C43" w:rsidRPr="005E6C43">
        <w:rPr>
          <w:lang w:val="en-GB"/>
        </w:rPr>
        <w:lastRenderedPageBreak/>
        <w:t>planning</w:t>
      </w:r>
      <w:r w:rsidR="004302EF">
        <w:rPr>
          <w:lang w:val="en-GB"/>
        </w:rPr>
        <w:t xml:space="preserve"> for artificial reefs</w:t>
      </w:r>
      <w:r w:rsidR="005E6C43" w:rsidRPr="005E6C43">
        <w:rPr>
          <w:lang w:val="en-GB"/>
        </w:rPr>
        <w:t xml:space="preserve"> that promotes functional complementarity with natural reefs</w:t>
      </w:r>
      <w:r w:rsidR="005E6C43">
        <w:rPr>
          <w:lang w:val="en-GB"/>
        </w:rPr>
        <w:t>,</w:t>
      </w:r>
      <w:r w:rsidR="005E6C43" w:rsidRPr="005E6C43">
        <w:rPr>
          <w:lang w:val="en-GB"/>
        </w:rPr>
        <w:t xml:space="preserve"> while mitigating anthropogenic impacts in degraded seascapes.</w:t>
      </w:r>
    </w:p>
    <w:p w14:paraId="51E17F88" w14:textId="38BE4DD6" w:rsidR="00C57308" w:rsidRPr="00C715CC" w:rsidRDefault="00862F71" w:rsidP="001E279D">
      <w:pPr>
        <w:spacing w:before="240" w:after="240" w:line="480" w:lineRule="auto"/>
        <w:rPr>
          <w:lang w:val="en-GB"/>
        </w:rPr>
      </w:pPr>
      <w:r w:rsidRPr="00862F71">
        <w:rPr>
          <w:lang w:val="en-GB"/>
        </w:rPr>
        <w:t>Broader management strategies should ensure that artificial reefs are implemented alongside natural reef conservation to sustain ecosystem function.</w:t>
      </w:r>
      <w:r>
        <w:rPr>
          <w:lang w:val="en-GB"/>
        </w:rPr>
        <w:t xml:space="preserve"> </w:t>
      </w:r>
      <w:r w:rsidRPr="00862F71">
        <w:rPr>
          <w:lang w:val="en-GB"/>
        </w:rPr>
        <w:t xml:space="preserve">Shipwrecks and similar structures can contribute to fisheries management, particularly by supporting larger predators (Harvey et al. 2021), but they are not ecological replacements for natural reefs and must be integrated within comprehensive reef management frameworks that prioritise ecosystem conservation (Streich et al. 2017, </w:t>
      </w:r>
      <w:proofErr w:type="spellStart"/>
      <w:r w:rsidR="004302EF">
        <w:rPr>
          <w:lang w:val="en-GB"/>
        </w:rPr>
        <w:t>Pondella</w:t>
      </w:r>
      <w:proofErr w:type="spellEnd"/>
      <w:r w:rsidR="004302EF">
        <w:rPr>
          <w:lang w:val="en-GB"/>
        </w:rPr>
        <w:t xml:space="preserve"> et al. 2022, </w:t>
      </w:r>
      <w:r w:rsidRPr="00862F71">
        <w:rPr>
          <w:lang w:val="en-GB"/>
        </w:rPr>
        <w:t>Sibley et al. 2023).</w:t>
      </w:r>
      <w:r>
        <w:rPr>
          <w:lang w:val="en-GB"/>
        </w:rPr>
        <w:t xml:space="preserve"> </w:t>
      </w:r>
      <w:r w:rsidRPr="00C715CC">
        <w:rPr>
          <w:lang w:val="en-GB"/>
        </w:rPr>
        <w:t xml:space="preserve">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r w:rsidR="00A940A4">
        <w:rPr>
          <w:lang w:val="en-GB"/>
        </w:rPr>
        <w:t xml:space="preserve"> Deploying metal shipwrecks as artificial reefs</w:t>
      </w:r>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w:t>
      </w:r>
      <w:r w:rsidR="004302EF">
        <w:rPr>
          <w:lang w:val="en-GB"/>
        </w:rPr>
        <w:t xml:space="preserve">, </w:t>
      </w:r>
      <w:proofErr w:type="spellStart"/>
      <w:r w:rsidR="004302EF">
        <w:rPr>
          <w:lang w:val="en-GB"/>
        </w:rPr>
        <w:t>Pondella</w:t>
      </w:r>
      <w:proofErr w:type="spellEnd"/>
      <w:r w:rsidR="004302EF">
        <w:rPr>
          <w:lang w:val="en-GB"/>
        </w:rPr>
        <w:t xml:space="preserve"> et al. 2022</w:t>
      </w:r>
      <w:r w:rsidRPr="00C715CC">
        <w:rPr>
          <w:lang w:val="en-GB"/>
        </w:rPr>
        <w:t>).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w:t>
      </w:r>
      <w:r w:rsidR="004302EF">
        <w:rPr>
          <w:lang w:val="en-GB"/>
        </w:rPr>
        <w:t>(</w:t>
      </w:r>
      <w:proofErr w:type="spellStart"/>
      <w:r w:rsidR="004302EF">
        <w:rPr>
          <w:lang w:val="en-GB"/>
        </w:rPr>
        <w:t>Pondella</w:t>
      </w:r>
      <w:proofErr w:type="spellEnd"/>
      <w:r w:rsidR="004302EF">
        <w:rPr>
          <w:lang w:val="en-GB"/>
        </w:rPr>
        <w:t xml:space="preserve"> et al. 2022) </w:t>
      </w:r>
      <w:r w:rsidRPr="00C715CC">
        <w:rPr>
          <w:lang w:val="en-GB"/>
        </w:rPr>
        <w:t xml:space="preserve">and ensuring alignment with regional reef conservation priorities. </w:t>
      </w:r>
      <w:r w:rsidR="005E6C43">
        <w:rPr>
          <w:lang w:val="en-GB"/>
        </w:rPr>
        <w:t>Ultimately, a</w:t>
      </w:r>
      <w:r w:rsidR="005E6C43" w:rsidRPr="005E6C43">
        <w:rPr>
          <w:lang w:val="en-GB"/>
        </w:rPr>
        <w:t xml:space="preserve">rtificial reefs can complement conservation goals, yet the </w:t>
      </w:r>
      <w:r w:rsidR="005E6C43" w:rsidRPr="005E6C43">
        <w:rPr>
          <w:lang w:val="en-GB"/>
        </w:rPr>
        <w:lastRenderedPageBreak/>
        <w:t>protection and restoration of natural reefs remain fundamental to sustaining biodiversity and resilience.</w:t>
      </w:r>
    </w:p>
    <w:p w14:paraId="4536A329" w14:textId="73B88D36" w:rsidR="00862F71" w:rsidRPr="00C715CC" w:rsidRDefault="00862F71" w:rsidP="001E279D">
      <w:pPr>
        <w:spacing w:before="240" w:after="240" w:line="480" w:lineRule="auto"/>
        <w:rPr>
          <w:lang w:val="en-GB"/>
        </w:rPr>
      </w:pPr>
      <w:r w:rsidRPr="00862F71">
        <w:rPr>
          <w:lang w:val="en-GB"/>
        </w:rPr>
        <w:t>Future research should extend beyond fish assemblages to include benthic and fouling communities that influence habitat development and successional dynamics (Fowler &amp; Booth 2012, Galbraith et al. 2021, 2022).</w:t>
      </w:r>
      <w:r>
        <w:rPr>
          <w:lang w:val="en-GB"/>
        </w:rPr>
        <w:t xml:space="preserve"> </w:t>
      </w:r>
      <w:r w:rsidRPr="00C715CC">
        <w:rPr>
          <w:lang w:val="en-GB"/>
        </w:rPr>
        <w:t xml:space="preserve">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w:t>
      </w:r>
      <w:r>
        <w:rPr>
          <w:lang w:val="en-GB"/>
        </w:rPr>
        <w:t>C</w:t>
      </w:r>
      <w:r w:rsidRPr="00862F71">
        <w:rPr>
          <w:lang w:val="en-GB"/>
        </w:rPr>
        <w:t xml:space="preserve">omparative analyses of modular and monolithic designs can identify strategies that enhance habitat suitability for lower trophic guilds (Mattos &amp; </w:t>
      </w:r>
      <w:proofErr w:type="spellStart"/>
      <w:r w:rsidRPr="00862F71">
        <w:rPr>
          <w:lang w:val="en-GB"/>
        </w:rPr>
        <w:t>Yeemin</w:t>
      </w:r>
      <w:proofErr w:type="spellEnd"/>
      <w:r w:rsidRPr="00862F71">
        <w:rPr>
          <w:lang w:val="en-GB"/>
        </w:rPr>
        <w:t xml:space="preserve"> 2020).</w:t>
      </w:r>
      <w:r>
        <w:rPr>
          <w:lang w:val="en-GB"/>
        </w:rPr>
        <w:t xml:space="preserve"> </w:t>
      </w:r>
      <w:r w:rsidRPr="00C715CC">
        <w:rPr>
          <w:lang w:val="en-GB"/>
        </w:rPr>
        <w:t xml:space="preserve">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r w:rsidRPr="00862F71">
        <w:rPr>
          <w:lang w:val="en-GB"/>
        </w:rPr>
        <w:t>Continued emphasis on context-specific design, ecological function, and long-term monitoring will ensure that artificial reefs contribute effectively to ecosystem resilience, biodiversity conservation, and sustainable reef management under accelerating environmental change.</w:t>
      </w:r>
    </w:p>
    <w:p w14:paraId="6A3BEE3F" w14:textId="77777777" w:rsidR="00C57308" w:rsidRPr="00C715CC" w:rsidRDefault="00000000" w:rsidP="004302EF">
      <w:pPr>
        <w:pStyle w:val="Heading1"/>
      </w:pPr>
      <w:bookmarkStart w:id="22" w:name="_boey4qhpyqif" w:colFirst="0" w:colLast="0"/>
      <w:bookmarkEnd w:id="22"/>
      <w:r w:rsidRPr="00C715CC">
        <w:t>5. CONCLUSION</w:t>
      </w:r>
    </w:p>
    <w:p w14:paraId="182FDC27" w14:textId="0A0E3A7F"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w:t>
      </w:r>
      <w:r w:rsidRPr="00491E9D">
        <w:lastRenderedPageBreak/>
        <w:t xml:space="preserve">and ecological limitations, though site-level variability and seasonal effects may also play a role. Future research using long-term monitoring, fine-scale habitat surveys, and behavioural data will help clarify the drivers of these differences. Effective deployment </w:t>
      </w:r>
      <w:r w:rsidR="00386A6B">
        <w:t xml:space="preserve">of </w:t>
      </w:r>
      <w:r w:rsidR="007F3FEE">
        <w:t>artificial</w:t>
      </w:r>
      <w:r w:rsidR="00386A6B">
        <w:t xml:space="preserve"> reefs</w:t>
      </w:r>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23" w:name="_yk50kyr7wai0" w:colFirst="0" w:colLast="0"/>
      <w:bookmarkEnd w:id="23"/>
      <w:r w:rsidRPr="00C715CC">
        <w:lastRenderedPageBreak/>
        <w:t>6. TABLES</w:t>
      </w:r>
    </w:p>
    <w:p w14:paraId="2A0D94E6" w14:textId="5EE6C093"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w:t>
      </w:r>
      <w:r w:rsidR="00D8760D">
        <w:rPr>
          <w:lang w:val="en-GB"/>
        </w:rPr>
        <w:t xml:space="preserve">and month-year </w:t>
      </w:r>
      <w:r w:rsidRPr="00C715CC">
        <w:rPr>
          <w:lang w:val="en-GB"/>
        </w:rPr>
        <w:t>as</w:t>
      </w:r>
      <w:r w:rsidR="00D8760D">
        <w:rPr>
          <w:lang w:val="en-GB"/>
        </w:rPr>
        <w:t xml:space="preserve"> </w:t>
      </w:r>
      <w:r w:rsidRPr="00C715CC">
        <w:rPr>
          <w:lang w:val="en-GB"/>
        </w:rPr>
        <w:t>random intercept</w:t>
      </w:r>
      <w:r w:rsidR="00D8760D">
        <w:rPr>
          <w:lang w:val="en-GB"/>
        </w:rPr>
        <w:t>s</w:t>
      </w:r>
      <w:r w:rsidRPr="00C715CC">
        <w:rPr>
          <w:lang w:val="en-GB"/>
        </w:rPr>
        <w: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B2AF5AA" w:rsidR="00C57308" w:rsidRPr="00C715CC" w:rsidRDefault="004E2216" w:rsidP="00087EAF">
            <w:pPr>
              <w:rPr>
                <w:lang w:val="en-GB"/>
              </w:rPr>
            </w:pPr>
            <w:r w:rsidRPr="004E2216">
              <w:rPr>
                <w:lang w:val="en-GB"/>
              </w:rPr>
              <w:t>47.8 [28.1–83.4]</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4B6F283A" w:rsidR="00C57308" w:rsidRPr="00C715CC" w:rsidRDefault="004E2216" w:rsidP="00087EAF">
            <w:pPr>
              <w:rPr>
                <w:lang w:val="en-GB"/>
              </w:rPr>
            </w:pPr>
            <w:r w:rsidRPr="004E2216">
              <w:rPr>
                <w:lang w:val="en-GB"/>
              </w:rPr>
              <w:t>100.7 [56.2–179.0]</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40BACB53" w:rsidR="00C57308" w:rsidRPr="00C715CC" w:rsidRDefault="004E2216" w:rsidP="00087EAF">
            <w:pPr>
              <w:rPr>
                <w:lang w:val="en-GB"/>
              </w:rPr>
            </w:pPr>
            <w:r w:rsidRPr="004E2216">
              <w:rPr>
                <w:lang w:val="en-GB"/>
              </w:rPr>
              <w:t>98.4 [64.6–148.4]</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50B9A3AC" w:rsidR="00C57308" w:rsidRPr="00C715CC" w:rsidRDefault="004E2216" w:rsidP="00087EAF">
            <w:pPr>
              <w:rPr>
                <w:lang w:val="en-GB"/>
              </w:rPr>
            </w:pPr>
            <w:r w:rsidRPr="004E2216">
              <w:rPr>
                <w:lang w:val="en-GB"/>
              </w:rPr>
              <w:t>28.7 [13.1–63.9]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420DE3D7" w:rsidR="00C57308" w:rsidRPr="00C715CC" w:rsidRDefault="004E2216" w:rsidP="00087EAF">
            <w:pPr>
              <w:rPr>
                <w:lang w:val="en-GB"/>
              </w:rPr>
            </w:pPr>
            <w:r w:rsidRPr="004E2216">
              <w:rPr>
                <w:lang w:val="en-GB"/>
              </w:rPr>
              <w:t>54.5 [24.2–120.7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038F0C2E" w:rsidR="00C57308" w:rsidRPr="00C715CC" w:rsidRDefault="004E2216" w:rsidP="00087EAF">
            <w:pPr>
              <w:rPr>
                <w:lang w:val="en-GB"/>
              </w:rPr>
            </w:pPr>
            <w:r w:rsidRPr="004E2216">
              <w:rPr>
                <w:lang w:val="en-GB"/>
              </w:rPr>
              <w:t>58.7 [35.1–100.5]</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1A1057FA" w:rsidR="00C57308" w:rsidRPr="00C715CC" w:rsidRDefault="004E2216" w:rsidP="00087EAF">
            <w:pPr>
              <w:rPr>
                <w:lang w:val="en-GB"/>
              </w:rPr>
            </w:pPr>
            <w:r w:rsidRPr="004E2216">
              <w:rPr>
                <w:lang w:val="en-GB"/>
              </w:rPr>
              <w:t>41.7 [11.0–150.2]</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3387425B" w:rsidR="00C57308" w:rsidRPr="00C715CC" w:rsidRDefault="004E2216" w:rsidP="00087EAF">
            <w:pPr>
              <w:rPr>
                <w:lang w:val="en-GB"/>
              </w:rPr>
            </w:pPr>
            <w:r w:rsidRPr="004E2216">
              <w:rPr>
                <w:lang w:val="en-GB"/>
              </w:rPr>
              <w:t>69.7 [18.2–250.3]</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0728CFE9" w:rsidR="00C57308" w:rsidRPr="00C715CC" w:rsidRDefault="004E2216" w:rsidP="00087EAF">
            <w:pPr>
              <w:rPr>
                <w:lang w:val="en-GB"/>
              </w:rPr>
            </w:pPr>
            <w:r w:rsidRPr="004E2216">
              <w:rPr>
                <w:lang w:val="en-GB"/>
              </w:rPr>
              <w:t>134.8 [59.1–311.3]</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39F6B814" w:rsidR="00C57308" w:rsidRPr="00C715CC" w:rsidRDefault="004E2216" w:rsidP="00087EAF">
            <w:pPr>
              <w:rPr>
                <w:lang w:val="en-GB"/>
              </w:rPr>
            </w:pPr>
            <w:r w:rsidRPr="004E2216">
              <w:rPr>
                <w:lang w:val="en-GB"/>
              </w:rPr>
              <w:t>24.6 [9.0–70.2]</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23599FAC" w:rsidR="00C57308" w:rsidRPr="00C715CC" w:rsidRDefault="004E2216" w:rsidP="00087EAF">
            <w:pPr>
              <w:rPr>
                <w:lang w:val="en-GB"/>
              </w:rPr>
            </w:pPr>
            <w:r w:rsidRPr="004E2216">
              <w:rPr>
                <w:lang w:val="en-GB"/>
              </w:rPr>
              <w:t>9.1 [3.0–26.6]</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2E751FFC" w:rsidR="00C57308" w:rsidRPr="00C715CC" w:rsidRDefault="004E2216" w:rsidP="00087EAF">
            <w:pPr>
              <w:rPr>
                <w:lang w:val="en-GB"/>
              </w:rPr>
            </w:pPr>
            <w:r w:rsidRPr="004E2216">
              <w:rPr>
                <w:lang w:val="en-GB"/>
              </w:rPr>
              <w:t>26.2 [13.4–51.6]</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5E58DDE9" w:rsidR="003E1C2C" w:rsidRPr="00C715CC" w:rsidRDefault="004E2216" w:rsidP="003E1C2C">
            <w:pPr>
              <w:jc w:val="right"/>
              <w:rPr>
                <w:lang w:val="en-GB"/>
              </w:rPr>
            </w:pPr>
            <w:r w:rsidRPr="004E2216">
              <w:rPr>
                <w:lang w:val="en-GB"/>
              </w:rPr>
              <w:t>0.745</w:t>
            </w:r>
          </w:p>
        </w:tc>
        <w:tc>
          <w:tcPr>
            <w:tcW w:w="1748" w:type="dxa"/>
            <w:tcBorders>
              <w:top w:val="single" w:sz="12" w:space="0" w:color="000000"/>
            </w:tcBorders>
            <w:tcMar>
              <w:top w:w="100" w:type="dxa"/>
              <w:left w:w="100" w:type="dxa"/>
              <w:bottom w:w="100" w:type="dxa"/>
              <w:right w:w="100" w:type="dxa"/>
            </w:tcMar>
          </w:tcPr>
          <w:p w14:paraId="512095DD" w14:textId="12462BE8" w:rsidR="003E1C2C" w:rsidRPr="00C715CC" w:rsidRDefault="004E2216" w:rsidP="00EE4FC8">
            <w:pPr>
              <w:jc w:val="center"/>
              <w:rPr>
                <w:lang w:val="en-GB"/>
              </w:rPr>
            </w:pPr>
            <w:r w:rsidRPr="004E2216">
              <w:rPr>
                <w:lang w:val="en-GB"/>
              </w:rPr>
              <w:t>[0.029, 1.460]</w:t>
            </w:r>
          </w:p>
        </w:tc>
        <w:tc>
          <w:tcPr>
            <w:tcW w:w="922" w:type="dxa"/>
            <w:tcBorders>
              <w:top w:val="single" w:sz="12" w:space="0" w:color="000000"/>
            </w:tcBorders>
            <w:tcMar>
              <w:top w:w="100" w:type="dxa"/>
              <w:left w:w="100" w:type="dxa"/>
              <w:bottom w:w="100" w:type="dxa"/>
              <w:right w:w="100" w:type="dxa"/>
            </w:tcMar>
            <w:vAlign w:val="center"/>
          </w:tcPr>
          <w:p w14:paraId="6A22215D" w14:textId="290F2B37" w:rsidR="003E1C2C" w:rsidRPr="00C715CC" w:rsidRDefault="004E2216" w:rsidP="003E1C2C">
            <w:pPr>
              <w:jc w:val="center"/>
              <w:rPr>
                <w:lang w:val="en-GB"/>
              </w:rPr>
            </w:pPr>
            <w:r w:rsidRPr="004E2216">
              <w:rPr>
                <w:lang w:val="en-GB"/>
              </w:rPr>
              <w:t>0.978</w:t>
            </w:r>
          </w:p>
        </w:tc>
        <w:tc>
          <w:tcPr>
            <w:tcW w:w="922" w:type="dxa"/>
            <w:tcBorders>
              <w:top w:val="single" w:sz="12" w:space="0" w:color="000000"/>
            </w:tcBorders>
            <w:tcMar>
              <w:top w:w="100" w:type="dxa"/>
              <w:left w:w="100" w:type="dxa"/>
              <w:bottom w:w="100" w:type="dxa"/>
              <w:right w:w="100" w:type="dxa"/>
            </w:tcMar>
            <w:vAlign w:val="center"/>
          </w:tcPr>
          <w:p w14:paraId="3A66E412" w14:textId="45F99ED8" w:rsidR="003E1C2C" w:rsidRPr="00C715CC" w:rsidRDefault="004E2216" w:rsidP="003E1C2C">
            <w:pPr>
              <w:jc w:val="center"/>
              <w:rPr>
                <w:lang w:val="en-GB"/>
              </w:rPr>
            </w:pPr>
            <w:r w:rsidRPr="004E2216">
              <w:rPr>
                <w:lang w:val="en-GB"/>
              </w:rPr>
              <w:t>0.022</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144F9159" w:rsidR="003E1C2C" w:rsidRPr="00C715CC" w:rsidRDefault="004E2216" w:rsidP="003E1C2C">
            <w:pPr>
              <w:jc w:val="right"/>
              <w:rPr>
                <w:lang w:val="en-GB"/>
              </w:rPr>
            </w:pPr>
            <w:r w:rsidRPr="004E2216">
              <w:rPr>
                <w:lang w:val="en-GB"/>
              </w:rPr>
              <w:t>0.717</w:t>
            </w:r>
          </w:p>
        </w:tc>
        <w:tc>
          <w:tcPr>
            <w:tcW w:w="1748" w:type="dxa"/>
            <w:tcMar>
              <w:top w:w="100" w:type="dxa"/>
              <w:left w:w="100" w:type="dxa"/>
              <w:bottom w:w="100" w:type="dxa"/>
              <w:right w:w="100" w:type="dxa"/>
            </w:tcMar>
          </w:tcPr>
          <w:p w14:paraId="2E1C0D5D" w14:textId="4B87C4BE" w:rsidR="003E1C2C" w:rsidRPr="00C715CC" w:rsidRDefault="004E2216" w:rsidP="00EE4FC8">
            <w:pPr>
              <w:jc w:val="center"/>
              <w:rPr>
                <w:lang w:val="en-GB"/>
              </w:rPr>
            </w:pPr>
            <w:r w:rsidRPr="004E2216">
              <w:rPr>
                <w:lang w:val="en-GB"/>
              </w:rPr>
              <w:t>[0.144, 1.310]</w:t>
            </w:r>
          </w:p>
        </w:tc>
        <w:tc>
          <w:tcPr>
            <w:tcW w:w="922" w:type="dxa"/>
            <w:tcMar>
              <w:top w:w="100" w:type="dxa"/>
              <w:left w:w="100" w:type="dxa"/>
              <w:bottom w:w="100" w:type="dxa"/>
              <w:right w:w="100" w:type="dxa"/>
            </w:tcMar>
            <w:vAlign w:val="center"/>
          </w:tcPr>
          <w:p w14:paraId="05396AA7" w14:textId="32939CD1" w:rsidR="003E1C2C" w:rsidRPr="00C715CC" w:rsidRDefault="004E2216" w:rsidP="003E1C2C">
            <w:pPr>
              <w:jc w:val="center"/>
              <w:rPr>
                <w:lang w:val="en-GB"/>
              </w:rPr>
            </w:pPr>
            <w:r w:rsidRPr="004E2216">
              <w:rPr>
                <w:lang w:val="en-GB"/>
              </w:rPr>
              <w:t>0.991</w:t>
            </w:r>
          </w:p>
        </w:tc>
        <w:tc>
          <w:tcPr>
            <w:tcW w:w="922" w:type="dxa"/>
            <w:tcMar>
              <w:top w:w="100" w:type="dxa"/>
              <w:left w:w="100" w:type="dxa"/>
              <w:bottom w:w="100" w:type="dxa"/>
              <w:right w:w="100" w:type="dxa"/>
            </w:tcMar>
            <w:vAlign w:val="center"/>
          </w:tcPr>
          <w:p w14:paraId="06BD2F2F" w14:textId="63F3D810" w:rsidR="003E1C2C" w:rsidRPr="00C715CC" w:rsidRDefault="004E2216" w:rsidP="003E1C2C">
            <w:pPr>
              <w:jc w:val="center"/>
              <w:rPr>
                <w:lang w:val="en-GB"/>
              </w:rPr>
            </w:pPr>
            <w:r w:rsidRPr="004E2216">
              <w:rPr>
                <w:lang w:val="en-GB"/>
              </w:rPr>
              <w:t>0.009</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1CB4CB5C" w:rsidR="003E1C2C" w:rsidRPr="00C715CC" w:rsidRDefault="004E2216" w:rsidP="00EE4FC8">
            <w:pPr>
              <w:jc w:val="right"/>
              <w:rPr>
                <w:lang w:val="en-GB"/>
              </w:rPr>
            </w:pPr>
            <w:r w:rsidRPr="004E2216">
              <w:rPr>
                <w:lang w:val="en-GB"/>
              </w:rPr>
              <w:t>–0.031</w:t>
            </w:r>
          </w:p>
        </w:tc>
        <w:tc>
          <w:tcPr>
            <w:tcW w:w="1748" w:type="dxa"/>
            <w:tcMar>
              <w:top w:w="100" w:type="dxa"/>
              <w:left w:w="100" w:type="dxa"/>
              <w:bottom w:w="100" w:type="dxa"/>
              <w:right w:w="100" w:type="dxa"/>
            </w:tcMar>
          </w:tcPr>
          <w:p w14:paraId="6BC29871" w14:textId="5EEA5153" w:rsidR="003E1C2C" w:rsidRPr="00C715CC" w:rsidRDefault="004E2216" w:rsidP="00EE4FC8">
            <w:pPr>
              <w:jc w:val="center"/>
              <w:rPr>
                <w:lang w:val="en-GB"/>
              </w:rPr>
            </w:pPr>
            <w:r w:rsidRPr="004E2216">
              <w:rPr>
                <w:lang w:val="en-GB"/>
              </w:rPr>
              <w:t>[–0.642, 0.589]</w:t>
            </w:r>
          </w:p>
        </w:tc>
        <w:tc>
          <w:tcPr>
            <w:tcW w:w="922" w:type="dxa"/>
            <w:tcMar>
              <w:top w:w="100" w:type="dxa"/>
              <w:left w:w="100" w:type="dxa"/>
              <w:bottom w:w="100" w:type="dxa"/>
              <w:right w:w="100" w:type="dxa"/>
            </w:tcMar>
          </w:tcPr>
          <w:p w14:paraId="235F1D24" w14:textId="5E3ED33D" w:rsidR="003E1C2C" w:rsidRPr="00C715CC" w:rsidRDefault="004E2216" w:rsidP="00EE4FC8">
            <w:pPr>
              <w:jc w:val="center"/>
              <w:rPr>
                <w:lang w:val="en-GB"/>
              </w:rPr>
            </w:pPr>
            <w:r w:rsidRPr="004E2216">
              <w:rPr>
                <w:lang w:val="en-GB"/>
              </w:rPr>
              <w:t>0.457</w:t>
            </w:r>
          </w:p>
        </w:tc>
        <w:tc>
          <w:tcPr>
            <w:tcW w:w="922" w:type="dxa"/>
            <w:tcMar>
              <w:top w:w="100" w:type="dxa"/>
              <w:left w:w="100" w:type="dxa"/>
              <w:bottom w:w="100" w:type="dxa"/>
              <w:right w:w="100" w:type="dxa"/>
            </w:tcMar>
          </w:tcPr>
          <w:p w14:paraId="12EDABBF" w14:textId="2B3AAF31" w:rsidR="003E1C2C" w:rsidRPr="00C715CC" w:rsidRDefault="004E2216" w:rsidP="00EE4FC8">
            <w:pPr>
              <w:jc w:val="center"/>
              <w:rPr>
                <w:lang w:val="en-GB"/>
              </w:rPr>
            </w:pPr>
            <w:r w:rsidRPr="004E2216">
              <w:rPr>
                <w:lang w:val="en-GB"/>
              </w:rPr>
              <w:t>0.543</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055FB116" w:rsidR="003E1C2C" w:rsidRPr="00C715CC" w:rsidRDefault="004E2216" w:rsidP="003E1C2C">
            <w:pPr>
              <w:jc w:val="right"/>
              <w:rPr>
                <w:lang w:val="en-GB"/>
              </w:rPr>
            </w:pPr>
            <w:r w:rsidRPr="004E2216">
              <w:rPr>
                <w:lang w:val="en-GB"/>
              </w:rPr>
              <w:t>0.628</w:t>
            </w:r>
          </w:p>
        </w:tc>
        <w:tc>
          <w:tcPr>
            <w:tcW w:w="1748" w:type="dxa"/>
            <w:tcMar>
              <w:top w:w="100" w:type="dxa"/>
              <w:left w:w="100" w:type="dxa"/>
              <w:bottom w:w="100" w:type="dxa"/>
              <w:right w:w="100" w:type="dxa"/>
            </w:tcMar>
          </w:tcPr>
          <w:p w14:paraId="38D658D1" w14:textId="43195B01" w:rsidR="003E1C2C" w:rsidRPr="00C715CC" w:rsidRDefault="004E2216" w:rsidP="00EE4FC8">
            <w:pPr>
              <w:jc w:val="center"/>
              <w:rPr>
                <w:lang w:val="en-GB"/>
              </w:rPr>
            </w:pPr>
            <w:r w:rsidRPr="004E2216">
              <w:rPr>
                <w:lang w:val="en-GB"/>
              </w:rPr>
              <w:t>[–0.476, 1.750]</w:t>
            </w:r>
          </w:p>
        </w:tc>
        <w:tc>
          <w:tcPr>
            <w:tcW w:w="922" w:type="dxa"/>
            <w:tcMar>
              <w:top w:w="100" w:type="dxa"/>
              <w:left w:w="100" w:type="dxa"/>
              <w:bottom w:w="100" w:type="dxa"/>
              <w:right w:w="100" w:type="dxa"/>
            </w:tcMar>
            <w:vAlign w:val="center"/>
          </w:tcPr>
          <w:p w14:paraId="121A2411" w14:textId="3EC5102D" w:rsidR="003E1C2C" w:rsidRPr="00C715CC" w:rsidRDefault="004E2216" w:rsidP="003E1C2C">
            <w:pPr>
              <w:jc w:val="center"/>
              <w:rPr>
                <w:lang w:val="en-GB"/>
              </w:rPr>
            </w:pPr>
            <w:r w:rsidRPr="004E2216">
              <w:rPr>
                <w:lang w:val="en-GB"/>
              </w:rPr>
              <w:t>0.880</w:t>
            </w:r>
          </w:p>
        </w:tc>
        <w:tc>
          <w:tcPr>
            <w:tcW w:w="922" w:type="dxa"/>
            <w:tcMar>
              <w:top w:w="100" w:type="dxa"/>
              <w:left w:w="100" w:type="dxa"/>
              <w:bottom w:w="100" w:type="dxa"/>
              <w:right w:w="100" w:type="dxa"/>
            </w:tcMar>
            <w:vAlign w:val="center"/>
          </w:tcPr>
          <w:p w14:paraId="0FE6675C" w14:textId="290A6DE2" w:rsidR="003E1C2C" w:rsidRPr="00C715CC" w:rsidRDefault="004E2216" w:rsidP="003E1C2C">
            <w:pPr>
              <w:jc w:val="center"/>
              <w:rPr>
                <w:lang w:val="en-GB"/>
              </w:rPr>
            </w:pPr>
            <w:r w:rsidRPr="004E2216">
              <w:rPr>
                <w:lang w:val="en-GB"/>
              </w:rPr>
              <w:t>0.120</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10264149" w:rsidR="003E1C2C" w:rsidRPr="00C715CC" w:rsidRDefault="004E2216" w:rsidP="003E1C2C">
            <w:pPr>
              <w:jc w:val="right"/>
              <w:rPr>
                <w:lang w:val="en-GB"/>
              </w:rPr>
            </w:pPr>
            <w:r w:rsidRPr="004E2216">
              <w:rPr>
                <w:lang w:val="en-GB"/>
              </w:rPr>
              <w:t>0.711</w:t>
            </w:r>
          </w:p>
        </w:tc>
        <w:tc>
          <w:tcPr>
            <w:tcW w:w="1748" w:type="dxa"/>
            <w:tcMar>
              <w:top w:w="100" w:type="dxa"/>
              <w:left w:w="100" w:type="dxa"/>
              <w:bottom w:w="100" w:type="dxa"/>
              <w:right w:w="100" w:type="dxa"/>
            </w:tcMar>
          </w:tcPr>
          <w:p w14:paraId="5E96C701" w14:textId="26A33A41" w:rsidR="003E1C2C" w:rsidRPr="00C715CC" w:rsidRDefault="004E2216" w:rsidP="00EE4FC8">
            <w:pPr>
              <w:jc w:val="center"/>
              <w:rPr>
                <w:lang w:val="en-GB"/>
              </w:rPr>
            </w:pPr>
            <w:r w:rsidRPr="004E2216">
              <w:rPr>
                <w:lang w:val="en-GB"/>
              </w:rPr>
              <w:t>[–0.188, 1.610]</w:t>
            </w:r>
          </w:p>
        </w:tc>
        <w:tc>
          <w:tcPr>
            <w:tcW w:w="922" w:type="dxa"/>
            <w:tcMar>
              <w:top w:w="100" w:type="dxa"/>
              <w:left w:w="100" w:type="dxa"/>
              <w:bottom w:w="100" w:type="dxa"/>
              <w:right w:w="100" w:type="dxa"/>
            </w:tcMar>
            <w:vAlign w:val="center"/>
          </w:tcPr>
          <w:p w14:paraId="595D4C2D" w14:textId="5EFE93F2" w:rsidR="003E1C2C" w:rsidRPr="00C715CC" w:rsidRDefault="004E2216" w:rsidP="003E1C2C">
            <w:pPr>
              <w:jc w:val="center"/>
              <w:rPr>
                <w:lang w:val="en-GB"/>
              </w:rPr>
            </w:pPr>
            <w:r w:rsidRPr="004E2216">
              <w:rPr>
                <w:lang w:val="en-GB"/>
              </w:rPr>
              <w:t>0.945</w:t>
            </w:r>
          </w:p>
        </w:tc>
        <w:tc>
          <w:tcPr>
            <w:tcW w:w="922" w:type="dxa"/>
            <w:tcMar>
              <w:top w:w="100" w:type="dxa"/>
              <w:left w:w="100" w:type="dxa"/>
              <w:bottom w:w="100" w:type="dxa"/>
              <w:right w:w="100" w:type="dxa"/>
            </w:tcMar>
            <w:vAlign w:val="center"/>
          </w:tcPr>
          <w:p w14:paraId="6B4039E1" w14:textId="677E9DED" w:rsidR="003E1C2C" w:rsidRPr="00C715CC" w:rsidRDefault="004E2216" w:rsidP="003E1C2C">
            <w:pPr>
              <w:jc w:val="center"/>
              <w:rPr>
                <w:lang w:val="en-GB"/>
              </w:rPr>
            </w:pPr>
            <w:r w:rsidRPr="004E2216">
              <w:rPr>
                <w:lang w:val="en-GB"/>
              </w:rPr>
              <w:t>0.055</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F7D8654" w:rsidR="003E1C2C" w:rsidRPr="00C715CC" w:rsidRDefault="004E2216" w:rsidP="00EE4FC8">
            <w:pPr>
              <w:jc w:val="right"/>
              <w:rPr>
                <w:lang w:val="en-GB"/>
              </w:rPr>
            </w:pPr>
            <w:r w:rsidRPr="004E2216">
              <w:rPr>
                <w:lang w:val="en-GB"/>
              </w:rPr>
              <w:t>0.077</w:t>
            </w:r>
          </w:p>
        </w:tc>
        <w:tc>
          <w:tcPr>
            <w:tcW w:w="1748" w:type="dxa"/>
            <w:tcMar>
              <w:top w:w="100" w:type="dxa"/>
              <w:left w:w="100" w:type="dxa"/>
              <w:bottom w:w="100" w:type="dxa"/>
              <w:right w:w="100" w:type="dxa"/>
            </w:tcMar>
          </w:tcPr>
          <w:p w14:paraId="751B6254" w14:textId="0D9740AD" w:rsidR="003E1C2C" w:rsidRPr="00C715CC" w:rsidRDefault="004E2216" w:rsidP="00EE4FC8">
            <w:pPr>
              <w:jc w:val="center"/>
              <w:rPr>
                <w:lang w:val="en-GB"/>
              </w:rPr>
            </w:pPr>
            <w:r w:rsidRPr="004E2216">
              <w:rPr>
                <w:lang w:val="en-GB"/>
              </w:rPr>
              <w:t>[–0.857, 0.994]</w:t>
            </w:r>
          </w:p>
        </w:tc>
        <w:tc>
          <w:tcPr>
            <w:tcW w:w="922" w:type="dxa"/>
            <w:tcMar>
              <w:top w:w="100" w:type="dxa"/>
              <w:left w:w="100" w:type="dxa"/>
              <w:bottom w:w="100" w:type="dxa"/>
              <w:right w:w="100" w:type="dxa"/>
            </w:tcMar>
          </w:tcPr>
          <w:p w14:paraId="36982CAC" w14:textId="7E98DF92" w:rsidR="003E1C2C" w:rsidRPr="00C715CC" w:rsidRDefault="004E2216" w:rsidP="00EE4FC8">
            <w:pPr>
              <w:jc w:val="center"/>
              <w:rPr>
                <w:lang w:val="en-GB"/>
              </w:rPr>
            </w:pPr>
            <w:r w:rsidRPr="004E2216">
              <w:rPr>
                <w:lang w:val="en-GB"/>
              </w:rPr>
              <w:t>0.574</w:t>
            </w:r>
          </w:p>
        </w:tc>
        <w:tc>
          <w:tcPr>
            <w:tcW w:w="922" w:type="dxa"/>
            <w:tcMar>
              <w:top w:w="100" w:type="dxa"/>
              <w:left w:w="100" w:type="dxa"/>
              <w:bottom w:w="100" w:type="dxa"/>
              <w:right w:w="100" w:type="dxa"/>
            </w:tcMar>
          </w:tcPr>
          <w:p w14:paraId="06F69B94" w14:textId="49C5E31E" w:rsidR="003E1C2C" w:rsidRPr="00C715CC" w:rsidRDefault="004E2216" w:rsidP="00EE4FC8">
            <w:pPr>
              <w:jc w:val="center"/>
              <w:rPr>
                <w:lang w:val="en-GB"/>
              </w:rPr>
            </w:pPr>
            <w:r w:rsidRPr="004E2216">
              <w:rPr>
                <w:lang w:val="en-GB"/>
              </w:rPr>
              <w:t>0.426</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47A6D223" w:rsidR="003E1C2C" w:rsidRPr="00C715CC" w:rsidRDefault="004E2216" w:rsidP="003E1C2C">
            <w:pPr>
              <w:jc w:val="right"/>
              <w:rPr>
                <w:lang w:val="en-GB"/>
              </w:rPr>
            </w:pPr>
            <w:r w:rsidRPr="004E2216">
              <w:rPr>
                <w:lang w:val="en-GB"/>
              </w:rPr>
              <w:t>0.514</w:t>
            </w:r>
          </w:p>
        </w:tc>
        <w:tc>
          <w:tcPr>
            <w:tcW w:w="1748" w:type="dxa"/>
            <w:tcMar>
              <w:top w:w="100" w:type="dxa"/>
              <w:left w:w="100" w:type="dxa"/>
              <w:bottom w:w="100" w:type="dxa"/>
              <w:right w:w="100" w:type="dxa"/>
            </w:tcMar>
          </w:tcPr>
          <w:p w14:paraId="69E304C7" w14:textId="65D85331" w:rsidR="003E1C2C" w:rsidRPr="00C715CC" w:rsidRDefault="004E2216" w:rsidP="00EE4FC8">
            <w:pPr>
              <w:jc w:val="center"/>
              <w:rPr>
                <w:lang w:val="en-GB"/>
              </w:rPr>
            </w:pPr>
            <w:r w:rsidRPr="004E2216">
              <w:rPr>
                <w:lang w:val="en-GB"/>
              </w:rPr>
              <w:t>[–1.340, 2.380]</w:t>
            </w:r>
          </w:p>
        </w:tc>
        <w:tc>
          <w:tcPr>
            <w:tcW w:w="922" w:type="dxa"/>
            <w:tcMar>
              <w:top w:w="100" w:type="dxa"/>
              <w:left w:w="100" w:type="dxa"/>
              <w:bottom w:w="100" w:type="dxa"/>
              <w:right w:w="100" w:type="dxa"/>
            </w:tcMar>
            <w:vAlign w:val="center"/>
          </w:tcPr>
          <w:p w14:paraId="453B3ACE" w14:textId="36FC6DC5" w:rsidR="003E1C2C" w:rsidRPr="00C715CC" w:rsidRDefault="004E2216" w:rsidP="003E1C2C">
            <w:pPr>
              <w:jc w:val="center"/>
              <w:rPr>
                <w:lang w:val="en-GB"/>
              </w:rPr>
            </w:pPr>
            <w:r w:rsidRPr="004E2216">
              <w:rPr>
                <w:lang w:val="en-GB"/>
              </w:rPr>
              <w:t>0.714</w:t>
            </w:r>
          </w:p>
        </w:tc>
        <w:tc>
          <w:tcPr>
            <w:tcW w:w="922" w:type="dxa"/>
            <w:tcMar>
              <w:top w:w="100" w:type="dxa"/>
              <w:left w:w="100" w:type="dxa"/>
              <w:bottom w:w="100" w:type="dxa"/>
              <w:right w:w="100" w:type="dxa"/>
            </w:tcMar>
            <w:vAlign w:val="center"/>
          </w:tcPr>
          <w:p w14:paraId="0C4BDBFD" w14:textId="0D0BF8C9" w:rsidR="003E1C2C" w:rsidRPr="00C715CC" w:rsidRDefault="004E2216" w:rsidP="003E1C2C">
            <w:pPr>
              <w:jc w:val="center"/>
              <w:rPr>
                <w:lang w:val="en-GB"/>
              </w:rPr>
            </w:pPr>
            <w:r w:rsidRPr="004E2216">
              <w:rPr>
                <w:lang w:val="en-GB"/>
              </w:rPr>
              <w:t>0.286</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1F53DECF" w:rsidR="003E1C2C" w:rsidRPr="00C715CC" w:rsidRDefault="004E2216" w:rsidP="003E1C2C">
            <w:pPr>
              <w:jc w:val="right"/>
              <w:rPr>
                <w:lang w:val="en-GB"/>
              </w:rPr>
            </w:pPr>
            <w:r w:rsidRPr="004E2216">
              <w:rPr>
                <w:lang w:val="en-GB"/>
              </w:rPr>
              <w:t>1.190</w:t>
            </w:r>
          </w:p>
        </w:tc>
        <w:tc>
          <w:tcPr>
            <w:tcW w:w="1748" w:type="dxa"/>
            <w:tcMar>
              <w:top w:w="100" w:type="dxa"/>
              <w:left w:w="100" w:type="dxa"/>
              <w:bottom w:w="100" w:type="dxa"/>
              <w:right w:w="100" w:type="dxa"/>
            </w:tcMar>
          </w:tcPr>
          <w:p w14:paraId="6B3A028D" w14:textId="6F976FFB" w:rsidR="003E1C2C" w:rsidRPr="00C715CC" w:rsidRDefault="004E2216" w:rsidP="00EE4FC8">
            <w:pPr>
              <w:jc w:val="center"/>
              <w:rPr>
                <w:lang w:val="en-GB"/>
              </w:rPr>
            </w:pPr>
            <w:r w:rsidRPr="004E2216">
              <w:rPr>
                <w:lang w:val="en-GB"/>
              </w:rPr>
              <w:t>[–0.345, 2.700]</w:t>
            </w:r>
          </w:p>
        </w:tc>
        <w:tc>
          <w:tcPr>
            <w:tcW w:w="922" w:type="dxa"/>
            <w:tcMar>
              <w:top w:w="100" w:type="dxa"/>
              <w:left w:w="100" w:type="dxa"/>
              <w:bottom w:w="100" w:type="dxa"/>
              <w:right w:w="100" w:type="dxa"/>
            </w:tcMar>
            <w:vAlign w:val="center"/>
          </w:tcPr>
          <w:p w14:paraId="2B80C6D2" w14:textId="1FAFE6A6" w:rsidR="003E1C2C" w:rsidRPr="00C715CC" w:rsidRDefault="004E2216" w:rsidP="003E1C2C">
            <w:pPr>
              <w:jc w:val="center"/>
              <w:rPr>
                <w:lang w:val="en-GB"/>
              </w:rPr>
            </w:pPr>
            <w:r w:rsidRPr="004E2216">
              <w:rPr>
                <w:lang w:val="en-GB"/>
              </w:rPr>
              <w:t>0.940</w:t>
            </w:r>
          </w:p>
        </w:tc>
        <w:tc>
          <w:tcPr>
            <w:tcW w:w="922" w:type="dxa"/>
            <w:tcMar>
              <w:top w:w="100" w:type="dxa"/>
              <w:left w:w="100" w:type="dxa"/>
              <w:bottom w:w="100" w:type="dxa"/>
              <w:right w:w="100" w:type="dxa"/>
            </w:tcMar>
            <w:vAlign w:val="center"/>
          </w:tcPr>
          <w:p w14:paraId="065839D7" w14:textId="3A302886" w:rsidR="003E1C2C" w:rsidRPr="00C715CC" w:rsidRDefault="004E2216" w:rsidP="003E1C2C">
            <w:pPr>
              <w:jc w:val="center"/>
              <w:rPr>
                <w:lang w:val="en-GB"/>
              </w:rPr>
            </w:pPr>
            <w:r w:rsidRPr="004E2216">
              <w:rPr>
                <w:lang w:val="en-GB"/>
              </w:rPr>
              <w:t>0.060</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648F7BB0" w:rsidR="003E1C2C" w:rsidRPr="00C715CC" w:rsidRDefault="004E2216" w:rsidP="00EE4FC8">
            <w:pPr>
              <w:jc w:val="right"/>
              <w:rPr>
                <w:lang w:val="en-GB"/>
              </w:rPr>
            </w:pPr>
            <w:r w:rsidRPr="004E2216">
              <w:rPr>
                <w:lang w:val="en-GB"/>
              </w:rPr>
              <w:t>0.668</w:t>
            </w:r>
          </w:p>
        </w:tc>
        <w:tc>
          <w:tcPr>
            <w:tcW w:w="1748" w:type="dxa"/>
            <w:tcMar>
              <w:top w:w="100" w:type="dxa"/>
              <w:left w:w="100" w:type="dxa"/>
              <w:bottom w:w="100" w:type="dxa"/>
              <w:right w:w="100" w:type="dxa"/>
            </w:tcMar>
          </w:tcPr>
          <w:p w14:paraId="457A13B6" w14:textId="6F88F510" w:rsidR="003E1C2C" w:rsidRPr="00C715CC" w:rsidRDefault="004E2216" w:rsidP="00EE4FC8">
            <w:pPr>
              <w:jc w:val="center"/>
              <w:rPr>
                <w:lang w:val="en-GB"/>
              </w:rPr>
            </w:pPr>
            <w:r w:rsidRPr="004E2216">
              <w:rPr>
                <w:lang w:val="en-GB"/>
              </w:rPr>
              <w:t>[–0.865, 2.200]</w:t>
            </w:r>
          </w:p>
        </w:tc>
        <w:tc>
          <w:tcPr>
            <w:tcW w:w="922" w:type="dxa"/>
            <w:tcMar>
              <w:top w:w="100" w:type="dxa"/>
              <w:left w:w="100" w:type="dxa"/>
              <w:bottom w:w="100" w:type="dxa"/>
              <w:right w:w="100" w:type="dxa"/>
            </w:tcMar>
          </w:tcPr>
          <w:p w14:paraId="77530AED" w14:textId="742E56C1" w:rsidR="003E1C2C" w:rsidRPr="00C715CC" w:rsidRDefault="004E2216" w:rsidP="00EE4FC8">
            <w:pPr>
              <w:jc w:val="center"/>
              <w:rPr>
                <w:lang w:val="en-GB"/>
              </w:rPr>
            </w:pPr>
            <w:r w:rsidRPr="004E2216">
              <w:rPr>
                <w:lang w:val="en-GB"/>
              </w:rPr>
              <w:t>0.820</w:t>
            </w:r>
          </w:p>
        </w:tc>
        <w:tc>
          <w:tcPr>
            <w:tcW w:w="922" w:type="dxa"/>
            <w:tcMar>
              <w:top w:w="100" w:type="dxa"/>
              <w:left w:w="100" w:type="dxa"/>
              <w:bottom w:w="100" w:type="dxa"/>
              <w:right w:w="100" w:type="dxa"/>
            </w:tcMar>
          </w:tcPr>
          <w:p w14:paraId="47D70FD2" w14:textId="30C31231" w:rsidR="003E1C2C" w:rsidRPr="00C715CC" w:rsidRDefault="004E2216" w:rsidP="00EE4FC8">
            <w:pPr>
              <w:jc w:val="center"/>
              <w:rPr>
                <w:lang w:val="en-GB"/>
              </w:rPr>
            </w:pPr>
            <w:r w:rsidRPr="004E2216">
              <w:rPr>
                <w:lang w:val="en-GB"/>
              </w:rPr>
              <w:t>0.180</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469DA0D1" w:rsidR="003E1C2C" w:rsidRPr="00C715CC" w:rsidRDefault="004E2216" w:rsidP="003E1C2C">
            <w:pPr>
              <w:jc w:val="right"/>
              <w:rPr>
                <w:lang w:val="en-GB"/>
              </w:rPr>
            </w:pPr>
            <w:r w:rsidRPr="004E2216">
              <w:rPr>
                <w:lang w:val="en-GB"/>
              </w:rPr>
              <w:t>–0.997</w:t>
            </w:r>
          </w:p>
        </w:tc>
        <w:tc>
          <w:tcPr>
            <w:tcW w:w="1748" w:type="dxa"/>
            <w:tcMar>
              <w:top w:w="100" w:type="dxa"/>
              <w:left w:w="100" w:type="dxa"/>
              <w:bottom w:w="100" w:type="dxa"/>
              <w:right w:w="100" w:type="dxa"/>
            </w:tcMar>
          </w:tcPr>
          <w:p w14:paraId="23CE4599" w14:textId="282F428D" w:rsidR="003E1C2C" w:rsidRPr="00C715CC" w:rsidRDefault="004E2216" w:rsidP="00EE4FC8">
            <w:pPr>
              <w:jc w:val="center"/>
              <w:rPr>
                <w:lang w:val="en-GB"/>
              </w:rPr>
            </w:pPr>
            <w:r w:rsidRPr="004E2216">
              <w:rPr>
                <w:lang w:val="en-GB"/>
              </w:rPr>
              <w:t>[–2.510, 0.466]</w:t>
            </w:r>
          </w:p>
        </w:tc>
        <w:tc>
          <w:tcPr>
            <w:tcW w:w="922" w:type="dxa"/>
            <w:tcMar>
              <w:top w:w="100" w:type="dxa"/>
              <w:left w:w="100" w:type="dxa"/>
              <w:bottom w:w="100" w:type="dxa"/>
              <w:right w:w="100" w:type="dxa"/>
            </w:tcMar>
            <w:vAlign w:val="center"/>
          </w:tcPr>
          <w:p w14:paraId="3B50D43A" w14:textId="3818DFC8" w:rsidR="003E1C2C" w:rsidRPr="00C715CC" w:rsidRDefault="004E2216" w:rsidP="003E1C2C">
            <w:pPr>
              <w:jc w:val="center"/>
              <w:rPr>
                <w:lang w:val="en-GB"/>
              </w:rPr>
            </w:pPr>
            <w:r w:rsidRPr="004E2216">
              <w:rPr>
                <w:lang w:val="en-GB"/>
              </w:rPr>
              <w:t>0.077</w:t>
            </w:r>
          </w:p>
        </w:tc>
        <w:tc>
          <w:tcPr>
            <w:tcW w:w="922" w:type="dxa"/>
            <w:tcMar>
              <w:top w:w="100" w:type="dxa"/>
              <w:left w:w="100" w:type="dxa"/>
              <w:bottom w:w="100" w:type="dxa"/>
              <w:right w:w="100" w:type="dxa"/>
            </w:tcMar>
            <w:vAlign w:val="center"/>
          </w:tcPr>
          <w:p w14:paraId="26EA8026" w14:textId="2D4DDD37" w:rsidR="003E1C2C" w:rsidRPr="00C715CC" w:rsidRDefault="004E2216" w:rsidP="003E1C2C">
            <w:pPr>
              <w:jc w:val="center"/>
              <w:rPr>
                <w:lang w:val="en-GB"/>
              </w:rPr>
            </w:pPr>
            <w:r w:rsidRPr="004E2216">
              <w:rPr>
                <w:lang w:val="en-GB"/>
              </w:rPr>
              <w:t>0.923</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1F2C4D7E" w:rsidR="003E1C2C" w:rsidRPr="00C715CC" w:rsidRDefault="004E2216" w:rsidP="003E1C2C">
            <w:pPr>
              <w:jc w:val="right"/>
              <w:rPr>
                <w:lang w:val="en-GB"/>
              </w:rPr>
            </w:pPr>
            <w:r w:rsidRPr="004E2216">
              <w:rPr>
                <w:lang w:val="en-GB"/>
              </w:rPr>
              <w:t>0.066</w:t>
            </w:r>
          </w:p>
        </w:tc>
        <w:tc>
          <w:tcPr>
            <w:tcW w:w="1748" w:type="dxa"/>
            <w:tcMar>
              <w:top w:w="100" w:type="dxa"/>
              <w:left w:w="100" w:type="dxa"/>
              <w:bottom w:w="100" w:type="dxa"/>
              <w:right w:w="100" w:type="dxa"/>
            </w:tcMar>
          </w:tcPr>
          <w:p w14:paraId="3A21E225" w14:textId="01A58B55" w:rsidR="003E1C2C" w:rsidRPr="00C715CC" w:rsidRDefault="004E2216" w:rsidP="00EE4FC8">
            <w:pPr>
              <w:jc w:val="center"/>
              <w:rPr>
                <w:lang w:val="en-GB"/>
              </w:rPr>
            </w:pPr>
            <w:r w:rsidRPr="004E2216">
              <w:rPr>
                <w:lang w:val="en-GB"/>
              </w:rPr>
              <w:t>[–1.170, 1.250]</w:t>
            </w:r>
          </w:p>
        </w:tc>
        <w:tc>
          <w:tcPr>
            <w:tcW w:w="922" w:type="dxa"/>
            <w:tcMar>
              <w:top w:w="100" w:type="dxa"/>
              <w:left w:w="100" w:type="dxa"/>
              <w:bottom w:w="100" w:type="dxa"/>
              <w:right w:w="100" w:type="dxa"/>
            </w:tcMar>
            <w:vAlign w:val="center"/>
          </w:tcPr>
          <w:p w14:paraId="40ED6E92" w14:textId="46DEE3F7" w:rsidR="003E1C2C" w:rsidRPr="00C715CC" w:rsidRDefault="004E2216" w:rsidP="003E1C2C">
            <w:pPr>
              <w:jc w:val="center"/>
              <w:rPr>
                <w:lang w:val="en-GB"/>
              </w:rPr>
            </w:pPr>
            <w:r w:rsidRPr="004E2216">
              <w:rPr>
                <w:lang w:val="en-GB"/>
              </w:rPr>
              <w:t>0.551</w:t>
            </w:r>
          </w:p>
        </w:tc>
        <w:tc>
          <w:tcPr>
            <w:tcW w:w="922" w:type="dxa"/>
            <w:tcMar>
              <w:top w:w="100" w:type="dxa"/>
              <w:left w:w="100" w:type="dxa"/>
              <w:bottom w:w="100" w:type="dxa"/>
              <w:right w:w="100" w:type="dxa"/>
            </w:tcMar>
            <w:vAlign w:val="center"/>
          </w:tcPr>
          <w:p w14:paraId="6FB7BBAA" w14:textId="6FDC5B63" w:rsidR="003E1C2C" w:rsidRPr="00C715CC" w:rsidRDefault="004E2216" w:rsidP="003E1C2C">
            <w:pPr>
              <w:jc w:val="center"/>
              <w:rPr>
                <w:lang w:val="en-GB"/>
              </w:rPr>
            </w:pPr>
            <w:r w:rsidRPr="004E2216">
              <w:rPr>
                <w:lang w:val="en-GB"/>
              </w:rPr>
              <w:t>0.449</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3AAD667" w:rsidR="003E1C2C" w:rsidRPr="00C715CC" w:rsidRDefault="004E2216" w:rsidP="003E1C2C">
            <w:pPr>
              <w:jc w:val="right"/>
              <w:rPr>
                <w:lang w:val="en-GB"/>
              </w:rPr>
            </w:pPr>
            <w:r w:rsidRPr="004E2216">
              <w:rPr>
                <w:lang w:val="en-GB"/>
              </w:rPr>
              <w:t>1.060</w:t>
            </w:r>
          </w:p>
        </w:tc>
        <w:tc>
          <w:tcPr>
            <w:tcW w:w="1748" w:type="dxa"/>
            <w:tcBorders>
              <w:bottom w:val="single" w:sz="8" w:space="0" w:color="000000"/>
            </w:tcBorders>
            <w:tcMar>
              <w:top w:w="100" w:type="dxa"/>
              <w:left w:w="100" w:type="dxa"/>
              <w:bottom w:w="100" w:type="dxa"/>
              <w:right w:w="100" w:type="dxa"/>
            </w:tcMar>
          </w:tcPr>
          <w:p w14:paraId="3209FDBA" w14:textId="7BF02DC4" w:rsidR="003E1C2C" w:rsidRPr="00C715CC" w:rsidRDefault="004E2216" w:rsidP="00EE4FC8">
            <w:pPr>
              <w:jc w:val="center"/>
              <w:rPr>
                <w:lang w:val="en-GB"/>
              </w:rPr>
            </w:pPr>
            <w:r w:rsidRPr="004E2216">
              <w:rPr>
                <w:lang w:val="en-GB"/>
              </w:rPr>
              <w:t>[–0.175, 2.340]</w:t>
            </w:r>
          </w:p>
        </w:tc>
        <w:tc>
          <w:tcPr>
            <w:tcW w:w="922" w:type="dxa"/>
            <w:tcBorders>
              <w:bottom w:val="single" w:sz="8" w:space="0" w:color="000000"/>
            </w:tcBorders>
            <w:tcMar>
              <w:top w:w="100" w:type="dxa"/>
              <w:left w:w="100" w:type="dxa"/>
              <w:bottom w:w="100" w:type="dxa"/>
              <w:right w:w="100" w:type="dxa"/>
            </w:tcMar>
            <w:vAlign w:val="center"/>
          </w:tcPr>
          <w:p w14:paraId="445784AA" w14:textId="4818BE40" w:rsidR="003E1C2C" w:rsidRPr="00C715CC" w:rsidRDefault="004E2216" w:rsidP="003E1C2C">
            <w:pPr>
              <w:jc w:val="center"/>
              <w:rPr>
                <w:lang w:val="en-GB"/>
              </w:rPr>
            </w:pPr>
            <w:r w:rsidRPr="004E2216">
              <w:rPr>
                <w:lang w:val="en-GB"/>
              </w:rPr>
              <w:t>0.956</w:t>
            </w:r>
          </w:p>
        </w:tc>
        <w:tc>
          <w:tcPr>
            <w:tcW w:w="922" w:type="dxa"/>
            <w:tcBorders>
              <w:bottom w:val="single" w:sz="8" w:space="0" w:color="000000"/>
            </w:tcBorders>
            <w:tcMar>
              <w:top w:w="100" w:type="dxa"/>
              <w:left w:w="100" w:type="dxa"/>
              <w:bottom w:w="100" w:type="dxa"/>
              <w:right w:w="100" w:type="dxa"/>
            </w:tcMar>
            <w:vAlign w:val="center"/>
          </w:tcPr>
          <w:p w14:paraId="6C893B28" w14:textId="78477570" w:rsidR="003E1C2C" w:rsidRPr="00C715CC" w:rsidRDefault="004E2216" w:rsidP="003E1C2C">
            <w:pPr>
              <w:jc w:val="center"/>
              <w:rPr>
                <w:lang w:val="en-GB"/>
              </w:rPr>
            </w:pPr>
            <w:r w:rsidRPr="004E2216">
              <w:rPr>
                <w:lang w:val="en-GB"/>
              </w:rPr>
              <w:t>0.044</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687141DF" w:rsidR="00087EAF" w:rsidRPr="00C715CC" w:rsidRDefault="00815C46" w:rsidP="00564D8C">
            <w:pPr>
              <w:jc w:val="right"/>
              <w:rPr>
                <w:lang w:val="en-GB"/>
              </w:rPr>
            </w:pPr>
            <w:r w:rsidRPr="00815C46">
              <w:rPr>
                <w:lang w:val="en-GB"/>
              </w:rPr>
              <w:t>0.793</w:t>
            </w:r>
          </w:p>
        </w:tc>
        <w:tc>
          <w:tcPr>
            <w:tcW w:w="1753" w:type="dxa"/>
            <w:tcBorders>
              <w:top w:val="single" w:sz="12" w:space="0" w:color="000000"/>
            </w:tcBorders>
            <w:tcMar>
              <w:top w:w="100" w:type="dxa"/>
              <w:left w:w="100" w:type="dxa"/>
              <w:bottom w:w="100" w:type="dxa"/>
              <w:right w:w="100" w:type="dxa"/>
            </w:tcMar>
          </w:tcPr>
          <w:p w14:paraId="3A665604" w14:textId="5BF8EF56" w:rsidR="00087EAF" w:rsidRPr="00C715CC" w:rsidRDefault="00815C46" w:rsidP="00564D8C">
            <w:pPr>
              <w:jc w:val="center"/>
              <w:rPr>
                <w:lang w:val="en-GB"/>
              </w:rPr>
            </w:pPr>
            <w:r w:rsidRPr="00815C46">
              <w:rPr>
                <w:lang w:val="en-GB"/>
              </w:rPr>
              <w:t>[0.182, 1.380]</w:t>
            </w:r>
          </w:p>
        </w:tc>
        <w:tc>
          <w:tcPr>
            <w:tcW w:w="925" w:type="dxa"/>
            <w:tcBorders>
              <w:top w:val="single" w:sz="12" w:space="0" w:color="000000"/>
            </w:tcBorders>
            <w:tcMar>
              <w:top w:w="100" w:type="dxa"/>
              <w:left w:w="100" w:type="dxa"/>
              <w:bottom w:w="100" w:type="dxa"/>
              <w:right w:w="100" w:type="dxa"/>
            </w:tcMar>
          </w:tcPr>
          <w:p w14:paraId="02FE998B" w14:textId="7802A296" w:rsidR="00087EAF" w:rsidRPr="00C715CC" w:rsidRDefault="00815C46" w:rsidP="00564D8C">
            <w:pPr>
              <w:jc w:val="center"/>
              <w:rPr>
                <w:lang w:val="en-GB"/>
              </w:rPr>
            </w:pPr>
            <w:r w:rsidRPr="00815C46">
              <w:rPr>
                <w:lang w:val="en-GB"/>
              </w:rPr>
              <w:t>0.994</w:t>
            </w:r>
          </w:p>
        </w:tc>
        <w:tc>
          <w:tcPr>
            <w:tcW w:w="925" w:type="dxa"/>
            <w:tcBorders>
              <w:top w:val="single" w:sz="12" w:space="0" w:color="000000"/>
            </w:tcBorders>
            <w:tcMar>
              <w:top w:w="100" w:type="dxa"/>
              <w:left w:w="100" w:type="dxa"/>
              <w:bottom w:w="100" w:type="dxa"/>
              <w:right w:w="100" w:type="dxa"/>
            </w:tcMar>
          </w:tcPr>
          <w:p w14:paraId="7C5524E9" w14:textId="1824475C" w:rsidR="00087EAF" w:rsidRPr="00C715CC" w:rsidRDefault="00815C46" w:rsidP="00564D8C">
            <w:pPr>
              <w:jc w:val="center"/>
              <w:rPr>
                <w:lang w:val="en-GB"/>
              </w:rPr>
            </w:pPr>
            <w:r w:rsidRPr="00815C46">
              <w:rPr>
                <w:lang w:val="en-GB"/>
              </w:rPr>
              <w:t>0.006</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42D2596E" w:rsidR="00087EAF" w:rsidRPr="00C715CC" w:rsidRDefault="00815C46" w:rsidP="00564D8C">
            <w:pPr>
              <w:jc w:val="right"/>
              <w:rPr>
                <w:lang w:val="en-GB"/>
              </w:rPr>
            </w:pPr>
            <w:r>
              <w:rPr>
                <w:lang w:val="en-GB"/>
              </w:rPr>
              <w:t>0.747</w:t>
            </w:r>
          </w:p>
        </w:tc>
        <w:tc>
          <w:tcPr>
            <w:tcW w:w="1753" w:type="dxa"/>
            <w:tcMar>
              <w:top w:w="100" w:type="dxa"/>
              <w:left w:w="100" w:type="dxa"/>
              <w:bottom w:w="100" w:type="dxa"/>
              <w:right w:w="100" w:type="dxa"/>
            </w:tcMar>
          </w:tcPr>
          <w:p w14:paraId="4F3C35A7" w14:textId="1ABDB5F8" w:rsidR="00087EAF" w:rsidRPr="00C715CC" w:rsidRDefault="00815C46" w:rsidP="00564D8C">
            <w:pPr>
              <w:jc w:val="center"/>
              <w:rPr>
                <w:lang w:val="en-GB"/>
              </w:rPr>
            </w:pPr>
            <w:r w:rsidRPr="00815C46">
              <w:rPr>
                <w:lang w:val="en-GB"/>
              </w:rPr>
              <w:t>[0.033, 1.490]</w:t>
            </w:r>
          </w:p>
        </w:tc>
        <w:tc>
          <w:tcPr>
            <w:tcW w:w="925" w:type="dxa"/>
            <w:tcMar>
              <w:top w:w="100" w:type="dxa"/>
              <w:left w:w="100" w:type="dxa"/>
              <w:bottom w:w="100" w:type="dxa"/>
              <w:right w:w="100" w:type="dxa"/>
            </w:tcMar>
          </w:tcPr>
          <w:p w14:paraId="53E32BD9" w14:textId="7AFA98DF" w:rsidR="00087EAF" w:rsidRPr="00C715CC" w:rsidRDefault="00815C46" w:rsidP="00564D8C">
            <w:pPr>
              <w:jc w:val="center"/>
              <w:rPr>
                <w:lang w:val="en-GB"/>
              </w:rPr>
            </w:pPr>
            <w:r w:rsidRPr="00815C46">
              <w:rPr>
                <w:lang w:val="en-GB"/>
              </w:rPr>
              <w:t>0.980</w:t>
            </w:r>
          </w:p>
        </w:tc>
        <w:tc>
          <w:tcPr>
            <w:tcW w:w="925" w:type="dxa"/>
            <w:tcMar>
              <w:top w:w="100" w:type="dxa"/>
              <w:left w:w="100" w:type="dxa"/>
              <w:bottom w:w="100" w:type="dxa"/>
              <w:right w:w="100" w:type="dxa"/>
            </w:tcMar>
          </w:tcPr>
          <w:p w14:paraId="4D15F80D" w14:textId="7AC7A289" w:rsidR="00087EAF" w:rsidRPr="00C715CC" w:rsidRDefault="00815C46" w:rsidP="00564D8C">
            <w:pPr>
              <w:jc w:val="center"/>
              <w:rPr>
                <w:lang w:val="en-GB"/>
              </w:rPr>
            </w:pPr>
            <w:r w:rsidRPr="00815C46">
              <w:rPr>
                <w:lang w:val="en-GB"/>
              </w:rPr>
              <w:t>0.020</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57B367D1" w:rsidR="00087EAF" w:rsidRPr="00C715CC" w:rsidRDefault="00087EAF" w:rsidP="00564D8C">
            <w:pPr>
              <w:jc w:val="right"/>
              <w:rPr>
                <w:lang w:val="en-GB"/>
              </w:rPr>
            </w:pPr>
            <w:r w:rsidRPr="00C715CC">
              <w:rPr>
                <w:lang w:val="en-GB"/>
              </w:rPr>
              <w:t>–0.</w:t>
            </w:r>
            <w:r w:rsidR="00815C46" w:rsidRPr="00C715CC">
              <w:rPr>
                <w:lang w:val="en-GB"/>
              </w:rPr>
              <w:t>0</w:t>
            </w:r>
            <w:r w:rsidR="00815C46">
              <w:rPr>
                <w:lang w:val="en-GB"/>
              </w:rPr>
              <w:t>33</w:t>
            </w:r>
          </w:p>
        </w:tc>
        <w:tc>
          <w:tcPr>
            <w:tcW w:w="1753" w:type="dxa"/>
            <w:tcMar>
              <w:top w:w="100" w:type="dxa"/>
              <w:left w:w="100" w:type="dxa"/>
              <w:bottom w:w="100" w:type="dxa"/>
              <w:right w:w="100" w:type="dxa"/>
            </w:tcMar>
          </w:tcPr>
          <w:p w14:paraId="41F48342" w14:textId="18A2951E" w:rsidR="00087EAF" w:rsidRPr="00C715CC" w:rsidRDefault="00815C46" w:rsidP="00564D8C">
            <w:pPr>
              <w:jc w:val="center"/>
              <w:rPr>
                <w:lang w:val="en-GB"/>
              </w:rPr>
            </w:pPr>
            <w:r w:rsidRPr="00815C46">
              <w:rPr>
                <w:lang w:val="en-GB"/>
              </w:rPr>
              <w:t>[–0.636, 0.584]</w:t>
            </w:r>
          </w:p>
        </w:tc>
        <w:tc>
          <w:tcPr>
            <w:tcW w:w="925" w:type="dxa"/>
            <w:tcMar>
              <w:top w:w="100" w:type="dxa"/>
              <w:left w:w="100" w:type="dxa"/>
              <w:bottom w:w="100" w:type="dxa"/>
              <w:right w:w="100" w:type="dxa"/>
            </w:tcMar>
          </w:tcPr>
          <w:p w14:paraId="5C5C4275" w14:textId="303F71B9" w:rsidR="00087EAF" w:rsidRPr="00C715CC" w:rsidRDefault="00815C46" w:rsidP="00564D8C">
            <w:pPr>
              <w:jc w:val="center"/>
              <w:rPr>
                <w:lang w:val="en-GB"/>
              </w:rPr>
            </w:pPr>
            <w:r w:rsidRPr="00815C46">
              <w:rPr>
                <w:lang w:val="en-GB"/>
              </w:rPr>
              <w:t>0.453</w:t>
            </w:r>
          </w:p>
        </w:tc>
        <w:tc>
          <w:tcPr>
            <w:tcW w:w="925" w:type="dxa"/>
            <w:tcMar>
              <w:top w:w="100" w:type="dxa"/>
              <w:left w:w="100" w:type="dxa"/>
              <w:bottom w:w="100" w:type="dxa"/>
              <w:right w:w="100" w:type="dxa"/>
            </w:tcMar>
          </w:tcPr>
          <w:p w14:paraId="5A6E6748" w14:textId="0CFA872C" w:rsidR="00087EAF" w:rsidRPr="00C715CC" w:rsidRDefault="00815C46" w:rsidP="00564D8C">
            <w:pPr>
              <w:jc w:val="center"/>
              <w:rPr>
                <w:lang w:val="en-GB"/>
              </w:rPr>
            </w:pPr>
            <w:r w:rsidRPr="00815C46">
              <w:rPr>
                <w:lang w:val="en-GB"/>
              </w:rPr>
              <w:t>0.547</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022068F9" w:rsidR="00087EAF" w:rsidRPr="00C715CC" w:rsidRDefault="00815C46" w:rsidP="00564D8C">
            <w:pPr>
              <w:jc w:val="right"/>
              <w:rPr>
                <w:lang w:val="en-GB"/>
              </w:rPr>
            </w:pPr>
            <w:r w:rsidRPr="00815C46">
              <w:rPr>
                <w:lang w:val="en-GB"/>
              </w:rPr>
              <w:t>0.804</w:t>
            </w:r>
          </w:p>
        </w:tc>
        <w:tc>
          <w:tcPr>
            <w:tcW w:w="1753" w:type="dxa"/>
            <w:tcMar>
              <w:top w:w="100" w:type="dxa"/>
              <w:left w:w="100" w:type="dxa"/>
              <w:bottom w:w="100" w:type="dxa"/>
              <w:right w:w="100" w:type="dxa"/>
            </w:tcMar>
          </w:tcPr>
          <w:p w14:paraId="077A3AE4" w14:textId="3067BE99" w:rsidR="00087EAF" w:rsidRPr="00C715CC" w:rsidRDefault="00815C46" w:rsidP="00564D8C">
            <w:pPr>
              <w:jc w:val="center"/>
              <w:rPr>
                <w:lang w:val="en-GB"/>
              </w:rPr>
            </w:pPr>
            <w:r w:rsidRPr="00815C46">
              <w:rPr>
                <w:lang w:val="en-GB"/>
              </w:rPr>
              <w:t>[0.030, 1.540</w:t>
            </w:r>
          </w:p>
        </w:tc>
        <w:tc>
          <w:tcPr>
            <w:tcW w:w="925" w:type="dxa"/>
            <w:tcMar>
              <w:top w:w="100" w:type="dxa"/>
              <w:left w:w="100" w:type="dxa"/>
              <w:bottom w:w="100" w:type="dxa"/>
              <w:right w:w="100" w:type="dxa"/>
            </w:tcMar>
          </w:tcPr>
          <w:p w14:paraId="77320342" w14:textId="1707B885" w:rsidR="00087EAF" w:rsidRPr="00C715CC" w:rsidRDefault="00815C46" w:rsidP="00564D8C">
            <w:pPr>
              <w:jc w:val="center"/>
              <w:rPr>
                <w:lang w:val="en-GB"/>
              </w:rPr>
            </w:pPr>
            <w:r w:rsidRPr="00815C46">
              <w:rPr>
                <w:lang w:val="en-GB"/>
              </w:rPr>
              <w:t>0.978</w:t>
            </w:r>
          </w:p>
        </w:tc>
        <w:tc>
          <w:tcPr>
            <w:tcW w:w="925" w:type="dxa"/>
            <w:tcMar>
              <w:top w:w="100" w:type="dxa"/>
              <w:left w:w="100" w:type="dxa"/>
              <w:bottom w:w="100" w:type="dxa"/>
              <w:right w:w="100" w:type="dxa"/>
            </w:tcMar>
          </w:tcPr>
          <w:p w14:paraId="54B3F14A" w14:textId="1E3E94FE" w:rsidR="00087EAF" w:rsidRPr="00C715CC" w:rsidRDefault="00815C46" w:rsidP="00564D8C">
            <w:pPr>
              <w:jc w:val="center"/>
              <w:rPr>
                <w:lang w:val="en-GB"/>
              </w:rPr>
            </w:pPr>
            <w:r w:rsidRPr="00815C46">
              <w:rPr>
                <w:lang w:val="en-GB"/>
              </w:rPr>
              <w:t>0.022</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61E6A379" w:rsidR="00087EAF" w:rsidRPr="00C715CC" w:rsidRDefault="00815C46" w:rsidP="00564D8C">
            <w:pPr>
              <w:jc w:val="right"/>
              <w:rPr>
                <w:lang w:val="en-GB"/>
              </w:rPr>
            </w:pPr>
            <w:r w:rsidRPr="00815C46">
              <w:rPr>
                <w:lang w:val="en-GB"/>
              </w:rPr>
              <w:t>0.322</w:t>
            </w:r>
          </w:p>
        </w:tc>
        <w:tc>
          <w:tcPr>
            <w:tcW w:w="1753" w:type="dxa"/>
            <w:tcMar>
              <w:top w:w="100" w:type="dxa"/>
              <w:left w:w="100" w:type="dxa"/>
              <w:bottom w:w="100" w:type="dxa"/>
              <w:right w:w="100" w:type="dxa"/>
            </w:tcMar>
          </w:tcPr>
          <w:p w14:paraId="0D9B9E50" w14:textId="681A3292" w:rsidR="00087EAF" w:rsidRPr="00C715CC" w:rsidRDefault="00815C46" w:rsidP="00564D8C">
            <w:pPr>
              <w:jc w:val="center"/>
              <w:rPr>
                <w:lang w:val="en-GB"/>
              </w:rPr>
            </w:pPr>
            <w:r w:rsidRPr="00815C46">
              <w:rPr>
                <w:lang w:val="en-GB"/>
              </w:rPr>
              <w:t>[–0.618, 1.210]</w:t>
            </w:r>
          </w:p>
        </w:tc>
        <w:tc>
          <w:tcPr>
            <w:tcW w:w="925" w:type="dxa"/>
            <w:tcMar>
              <w:top w:w="100" w:type="dxa"/>
              <w:left w:w="100" w:type="dxa"/>
              <w:bottom w:w="100" w:type="dxa"/>
              <w:right w:w="100" w:type="dxa"/>
            </w:tcMar>
          </w:tcPr>
          <w:p w14:paraId="26151E42" w14:textId="5012EE2B" w:rsidR="00087EAF" w:rsidRPr="00C715CC" w:rsidRDefault="00815C46" w:rsidP="00564D8C">
            <w:pPr>
              <w:jc w:val="center"/>
              <w:rPr>
                <w:lang w:val="en-GB"/>
              </w:rPr>
            </w:pPr>
            <w:r w:rsidRPr="00815C46">
              <w:rPr>
                <w:lang w:val="en-GB"/>
              </w:rPr>
              <w:t>0.767</w:t>
            </w:r>
          </w:p>
        </w:tc>
        <w:tc>
          <w:tcPr>
            <w:tcW w:w="925" w:type="dxa"/>
            <w:tcMar>
              <w:top w:w="100" w:type="dxa"/>
              <w:left w:w="100" w:type="dxa"/>
              <w:bottom w:w="100" w:type="dxa"/>
              <w:right w:w="100" w:type="dxa"/>
            </w:tcMar>
          </w:tcPr>
          <w:p w14:paraId="1336907D" w14:textId="0147CD61" w:rsidR="00087EAF" w:rsidRPr="00C715CC" w:rsidRDefault="00815C46" w:rsidP="00564D8C">
            <w:pPr>
              <w:jc w:val="center"/>
              <w:rPr>
                <w:lang w:val="en-GB"/>
              </w:rPr>
            </w:pPr>
            <w:r w:rsidRPr="00815C46">
              <w:rPr>
                <w:lang w:val="en-GB"/>
              </w:rPr>
              <w:t>0.233</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3A9EA8FA" w:rsidR="00087EAF" w:rsidRPr="00C715CC" w:rsidRDefault="00815C46" w:rsidP="00564D8C">
            <w:pPr>
              <w:jc w:val="right"/>
              <w:rPr>
                <w:lang w:val="en-GB"/>
              </w:rPr>
            </w:pPr>
            <w:r w:rsidRPr="00815C46">
              <w:rPr>
                <w:lang w:val="en-GB"/>
              </w:rPr>
              <w:t>–0.479</w:t>
            </w:r>
          </w:p>
        </w:tc>
        <w:tc>
          <w:tcPr>
            <w:tcW w:w="1753" w:type="dxa"/>
            <w:tcMar>
              <w:top w:w="100" w:type="dxa"/>
              <w:left w:w="100" w:type="dxa"/>
              <w:bottom w:w="100" w:type="dxa"/>
              <w:right w:w="100" w:type="dxa"/>
            </w:tcMar>
          </w:tcPr>
          <w:p w14:paraId="393DABA2" w14:textId="73C55523" w:rsidR="00087EAF" w:rsidRPr="00C715CC" w:rsidRDefault="00815C46" w:rsidP="00564D8C">
            <w:pPr>
              <w:jc w:val="center"/>
              <w:rPr>
                <w:lang w:val="en-GB"/>
              </w:rPr>
            </w:pPr>
            <w:r w:rsidRPr="00815C46">
              <w:rPr>
                <w:lang w:val="en-GB"/>
              </w:rPr>
              <w:t>[–1.240, 0.277]</w:t>
            </w:r>
          </w:p>
        </w:tc>
        <w:tc>
          <w:tcPr>
            <w:tcW w:w="925" w:type="dxa"/>
            <w:tcMar>
              <w:top w:w="100" w:type="dxa"/>
              <w:left w:w="100" w:type="dxa"/>
              <w:bottom w:w="100" w:type="dxa"/>
              <w:right w:w="100" w:type="dxa"/>
            </w:tcMar>
          </w:tcPr>
          <w:p w14:paraId="0DEE2FCF" w14:textId="74600E9B" w:rsidR="00087EAF" w:rsidRPr="00C715CC" w:rsidRDefault="00815C46" w:rsidP="00564D8C">
            <w:pPr>
              <w:jc w:val="center"/>
              <w:rPr>
                <w:lang w:val="en-GB"/>
              </w:rPr>
            </w:pPr>
            <w:r w:rsidRPr="00815C46">
              <w:rPr>
                <w:lang w:val="en-GB"/>
              </w:rPr>
              <w:t>0.099</w:t>
            </w:r>
          </w:p>
        </w:tc>
        <w:tc>
          <w:tcPr>
            <w:tcW w:w="925" w:type="dxa"/>
            <w:tcMar>
              <w:top w:w="100" w:type="dxa"/>
              <w:left w:w="100" w:type="dxa"/>
              <w:bottom w:w="100" w:type="dxa"/>
              <w:right w:w="100" w:type="dxa"/>
            </w:tcMar>
          </w:tcPr>
          <w:p w14:paraId="05ACD665" w14:textId="241D49EB" w:rsidR="00087EAF" w:rsidRPr="00C715CC" w:rsidRDefault="00815C46" w:rsidP="00564D8C">
            <w:pPr>
              <w:jc w:val="center"/>
              <w:rPr>
                <w:lang w:val="en-GB"/>
              </w:rPr>
            </w:pPr>
            <w:r w:rsidRPr="00815C46">
              <w:rPr>
                <w:lang w:val="en-GB"/>
              </w:rPr>
              <w:t>0.901</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12A98EB8" w:rsidR="00087EAF" w:rsidRPr="00C715CC" w:rsidRDefault="00815C46" w:rsidP="00564D8C">
            <w:pPr>
              <w:jc w:val="right"/>
              <w:rPr>
                <w:lang w:val="en-GB"/>
              </w:rPr>
            </w:pPr>
            <w:r w:rsidRPr="00815C46">
              <w:rPr>
                <w:lang w:val="en-GB"/>
              </w:rPr>
              <w:t>0.897</w:t>
            </w:r>
          </w:p>
        </w:tc>
        <w:tc>
          <w:tcPr>
            <w:tcW w:w="1753" w:type="dxa"/>
            <w:tcMar>
              <w:top w:w="100" w:type="dxa"/>
              <w:left w:w="100" w:type="dxa"/>
              <w:bottom w:w="100" w:type="dxa"/>
              <w:right w:w="100" w:type="dxa"/>
            </w:tcMar>
          </w:tcPr>
          <w:p w14:paraId="519CEFC9" w14:textId="0DD4F43A" w:rsidR="00087EAF" w:rsidRPr="00C715CC" w:rsidRDefault="00815C46" w:rsidP="00564D8C">
            <w:pPr>
              <w:jc w:val="center"/>
              <w:rPr>
                <w:lang w:val="en-GB"/>
              </w:rPr>
            </w:pPr>
            <w:r w:rsidRPr="00815C46">
              <w:rPr>
                <w:lang w:val="en-GB"/>
              </w:rPr>
              <w:t>[–0.588, 2.380]</w:t>
            </w:r>
          </w:p>
        </w:tc>
        <w:tc>
          <w:tcPr>
            <w:tcW w:w="925" w:type="dxa"/>
            <w:tcMar>
              <w:top w:w="100" w:type="dxa"/>
              <w:left w:w="100" w:type="dxa"/>
              <w:bottom w:w="100" w:type="dxa"/>
              <w:right w:w="100" w:type="dxa"/>
            </w:tcMar>
          </w:tcPr>
          <w:p w14:paraId="0CA7D23B" w14:textId="3DA9FE35" w:rsidR="00087EAF" w:rsidRPr="00C715CC" w:rsidRDefault="00815C46" w:rsidP="00564D8C">
            <w:pPr>
              <w:jc w:val="center"/>
              <w:rPr>
                <w:lang w:val="en-GB"/>
              </w:rPr>
            </w:pPr>
            <w:r w:rsidRPr="00815C46">
              <w:rPr>
                <w:lang w:val="en-GB"/>
              </w:rPr>
              <w:t>0.891</w:t>
            </w:r>
          </w:p>
        </w:tc>
        <w:tc>
          <w:tcPr>
            <w:tcW w:w="925" w:type="dxa"/>
            <w:tcMar>
              <w:top w:w="100" w:type="dxa"/>
              <w:left w:w="100" w:type="dxa"/>
              <w:bottom w:w="100" w:type="dxa"/>
              <w:right w:w="100" w:type="dxa"/>
            </w:tcMar>
          </w:tcPr>
          <w:p w14:paraId="1D38EBFD" w14:textId="3D8A0661" w:rsidR="00087EAF" w:rsidRPr="00C715CC" w:rsidRDefault="00815C46" w:rsidP="00564D8C">
            <w:pPr>
              <w:jc w:val="center"/>
              <w:rPr>
                <w:lang w:val="en-GB"/>
              </w:rPr>
            </w:pPr>
            <w:r w:rsidRPr="00815C46">
              <w:rPr>
                <w:lang w:val="en-GB"/>
              </w:rPr>
              <w:t>0.109</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32389E2" w:rsidR="00087EAF" w:rsidRPr="00C715CC" w:rsidRDefault="00815C46" w:rsidP="00564D8C">
            <w:pPr>
              <w:jc w:val="right"/>
              <w:rPr>
                <w:lang w:val="en-GB"/>
              </w:rPr>
            </w:pPr>
            <w:r w:rsidRPr="00815C46">
              <w:rPr>
                <w:lang w:val="en-GB"/>
              </w:rPr>
              <w:t>0.790</w:t>
            </w:r>
          </w:p>
        </w:tc>
        <w:tc>
          <w:tcPr>
            <w:tcW w:w="1753" w:type="dxa"/>
            <w:tcMar>
              <w:top w:w="100" w:type="dxa"/>
              <w:left w:w="100" w:type="dxa"/>
              <w:bottom w:w="100" w:type="dxa"/>
              <w:right w:w="100" w:type="dxa"/>
            </w:tcMar>
          </w:tcPr>
          <w:p w14:paraId="21BAABE6" w14:textId="356D8A5B" w:rsidR="00087EAF" w:rsidRPr="00C715CC" w:rsidRDefault="00815C46" w:rsidP="00564D8C">
            <w:pPr>
              <w:jc w:val="center"/>
              <w:rPr>
                <w:lang w:val="en-GB"/>
              </w:rPr>
            </w:pPr>
            <w:r w:rsidRPr="00815C46">
              <w:rPr>
                <w:lang w:val="en-GB"/>
              </w:rPr>
              <w:t>[–0.971, 2.590]</w:t>
            </w:r>
          </w:p>
        </w:tc>
        <w:tc>
          <w:tcPr>
            <w:tcW w:w="925" w:type="dxa"/>
            <w:tcMar>
              <w:top w:w="100" w:type="dxa"/>
              <w:left w:w="100" w:type="dxa"/>
              <w:bottom w:w="100" w:type="dxa"/>
              <w:right w:w="100" w:type="dxa"/>
            </w:tcMar>
          </w:tcPr>
          <w:p w14:paraId="11615293" w14:textId="46618413" w:rsidR="00087EAF" w:rsidRPr="00C715CC" w:rsidRDefault="00815C46" w:rsidP="00564D8C">
            <w:pPr>
              <w:jc w:val="center"/>
              <w:rPr>
                <w:lang w:val="en-GB"/>
              </w:rPr>
            </w:pPr>
            <w:r w:rsidRPr="00815C46">
              <w:rPr>
                <w:lang w:val="en-GB"/>
              </w:rPr>
              <w:t>0.824</w:t>
            </w:r>
          </w:p>
        </w:tc>
        <w:tc>
          <w:tcPr>
            <w:tcW w:w="925" w:type="dxa"/>
            <w:tcMar>
              <w:top w:w="100" w:type="dxa"/>
              <w:left w:w="100" w:type="dxa"/>
              <w:bottom w:w="100" w:type="dxa"/>
              <w:right w:w="100" w:type="dxa"/>
            </w:tcMar>
          </w:tcPr>
          <w:p w14:paraId="5DA997D5" w14:textId="26149D87" w:rsidR="00087EAF" w:rsidRPr="00C715CC" w:rsidRDefault="00815C46" w:rsidP="00564D8C">
            <w:pPr>
              <w:jc w:val="center"/>
              <w:rPr>
                <w:lang w:val="en-GB"/>
              </w:rPr>
            </w:pPr>
            <w:r w:rsidRPr="00815C46">
              <w:rPr>
                <w:lang w:val="en-GB"/>
              </w:rPr>
              <w:t>0.176</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FEC0899" w:rsidR="00087EAF" w:rsidRPr="00C715CC" w:rsidRDefault="00815C46" w:rsidP="00564D8C">
            <w:pPr>
              <w:jc w:val="right"/>
              <w:rPr>
                <w:lang w:val="en-GB"/>
              </w:rPr>
            </w:pPr>
            <w:r w:rsidRPr="00815C46">
              <w:rPr>
                <w:lang w:val="en-GB"/>
              </w:rPr>
              <w:t>–0.119</w:t>
            </w:r>
          </w:p>
        </w:tc>
        <w:tc>
          <w:tcPr>
            <w:tcW w:w="1753" w:type="dxa"/>
            <w:tcMar>
              <w:top w:w="100" w:type="dxa"/>
              <w:left w:w="100" w:type="dxa"/>
              <w:bottom w:w="100" w:type="dxa"/>
              <w:right w:w="100" w:type="dxa"/>
            </w:tcMar>
          </w:tcPr>
          <w:p w14:paraId="0FDF54A3" w14:textId="1D12DD81" w:rsidR="00087EAF" w:rsidRPr="00C715CC" w:rsidRDefault="00815C46" w:rsidP="00564D8C">
            <w:pPr>
              <w:jc w:val="center"/>
              <w:rPr>
                <w:lang w:val="en-GB"/>
              </w:rPr>
            </w:pPr>
            <w:r w:rsidRPr="00815C46">
              <w:rPr>
                <w:lang w:val="en-GB"/>
              </w:rPr>
              <w:t>[–1.580, 1.390]</w:t>
            </w:r>
          </w:p>
        </w:tc>
        <w:tc>
          <w:tcPr>
            <w:tcW w:w="925" w:type="dxa"/>
            <w:tcMar>
              <w:top w:w="100" w:type="dxa"/>
              <w:left w:w="100" w:type="dxa"/>
              <w:bottom w:w="100" w:type="dxa"/>
              <w:right w:w="100" w:type="dxa"/>
            </w:tcMar>
          </w:tcPr>
          <w:p w14:paraId="05BEB960" w14:textId="77C8645E" w:rsidR="00087EAF" w:rsidRPr="00C715CC" w:rsidRDefault="00815C46" w:rsidP="00564D8C">
            <w:pPr>
              <w:jc w:val="center"/>
              <w:rPr>
                <w:lang w:val="en-GB"/>
              </w:rPr>
            </w:pPr>
            <w:r w:rsidRPr="00815C46">
              <w:rPr>
                <w:lang w:val="en-GB"/>
              </w:rPr>
              <w:t>0.436</w:t>
            </w:r>
          </w:p>
        </w:tc>
        <w:tc>
          <w:tcPr>
            <w:tcW w:w="925" w:type="dxa"/>
            <w:tcMar>
              <w:top w:w="100" w:type="dxa"/>
              <w:left w:w="100" w:type="dxa"/>
              <w:bottom w:w="100" w:type="dxa"/>
              <w:right w:w="100" w:type="dxa"/>
            </w:tcMar>
          </w:tcPr>
          <w:p w14:paraId="00DA4848" w14:textId="5DBF676D" w:rsidR="00087EAF" w:rsidRPr="00C715CC" w:rsidRDefault="00815C46" w:rsidP="00564D8C">
            <w:pPr>
              <w:jc w:val="center"/>
              <w:rPr>
                <w:lang w:val="en-GB"/>
              </w:rPr>
            </w:pPr>
            <w:r w:rsidRPr="00815C46">
              <w:rPr>
                <w:lang w:val="en-GB"/>
              </w:rPr>
              <w:t>0.564</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12EFB56A" w:rsidR="00087EAF" w:rsidRPr="00C715CC" w:rsidRDefault="00815C46" w:rsidP="00564D8C">
            <w:pPr>
              <w:jc w:val="right"/>
              <w:rPr>
                <w:lang w:val="en-GB"/>
              </w:rPr>
            </w:pPr>
            <w:r w:rsidRPr="00815C46">
              <w:rPr>
                <w:lang w:val="en-GB"/>
              </w:rPr>
              <w:t>–0.525</w:t>
            </w:r>
          </w:p>
        </w:tc>
        <w:tc>
          <w:tcPr>
            <w:tcW w:w="1753" w:type="dxa"/>
            <w:tcMar>
              <w:top w:w="100" w:type="dxa"/>
              <w:left w:w="100" w:type="dxa"/>
              <w:bottom w:w="100" w:type="dxa"/>
              <w:right w:w="100" w:type="dxa"/>
            </w:tcMar>
          </w:tcPr>
          <w:p w14:paraId="57AA616E" w14:textId="110F5DCE" w:rsidR="00087EAF" w:rsidRPr="00C715CC" w:rsidRDefault="00815C46" w:rsidP="00564D8C">
            <w:pPr>
              <w:jc w:val="center"/>
              <w:rPr>
                <w:lang w:val="en-GB"/>
              </w:rPr>
            </w:pPr>
            <w:r w:rsidRPr="00815C46">
              <w:rPr>
                <w:lang w:val="en-GB"/>
              </w:rPr>
              <w:t>[–1.770, 0.720]</w:t>
            </w:r>
          </w:p>
        </w:tc>
        <w:tc>
          <w:tcPr>
            <w:tcW w:w="925" w:type="dxa"/>
            <w:tcMar>
              <w:top w:w="100" w:type="dxa"/>
              <w:left w:w="100" w:type="dxa"/>
              <w:bottom w:w="100" w:type="dxa"/>
              <w:right w:w="100" w:type="dxa"/>
            </w:tcMar>
          </w:tcPr>
          <w:p w14:paraId="3E68ACBA" w14:textId="158E6774" w:rsidR="00087EAF" w:rsidRPr="00C715CC" w:rsidRDefault="00815C46" w:rsidP="00564D8C">
            <w:pPr>
              <w:jc w:val="center"/>
              <w:rPr>
                <w:lang w:val="en-GB"/>
              </w:rPr>
            </w:pPr>
            <w:r w:rsidRPr="00815C46">
              <w:rPr>
                <w:lang w:val="en-GB"/>
              </w:rPr>
              <w:t>0.186</w:t>
            </w:r>
          </w:p>
        </w:tc>
        <w:tc>
          <w:tcPr>
            <w:tcW w:w="925" w:type="dxa"/>
            <w:tcMar>
              <w:top w:w="100" w:type="dxa"/>
              <w:left w:w="100" w:type="dxa"/>
              <w:bottom w:w="100" w:type="dxa"/>
              <w:right w:w="100" w:type="dxa"/>
            </w:tcMar>
          </w:tcPr>
          <w:p w14:paraId="50B72766" w14:textId="132388C9" w:rsidR="00087EAF" w:rsidRPr="00C715CC" w:rsidRDefault="00815C46" w:rsidP="00564D8C">
            <w:pPr>
              <w:jc w:val="center"/>
              <w:rPr>
                <w:lang w:val="en-GB"/>
              </w:rPr>
            </w:pPr>
            <w:r w:rsidRPr="00815C46">
              <w:rPr>
                <w:lang w:val="en-GB"/>
              </w:rPr>
              <w:t>0.814</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554350F9" w:rsidR="00087EAF" w:rsidRPr="00C715CC" w:rsidRDefault="00815C46" w:rsidP="00564D8C">
            <w:pPr>
              <w:jc w:val="right"/>
              <w:rPr>
                <w:lang w:val="en-GB"/>
              </w:rPr>
            </w:pPr>
            <w:r w:rsidRPr="00815C46">
              <w:rPr>
                <w:lang w:val="en-GB"/>
              </w:rPr>
              <w:t>0.082</w:t>
            </w:r>
          </w:p>
        </w:tc>
        <w:tc>
          <w:tcPr>
            <w:tcW w:w="1753" w:type="dxa"/>
            <w:tcMar>
              <w:top w:w="100" w:type="dxa"/>
              <w:left w:w="100" w:type="dxa"/>
              <w:bottom w:w="100" w:type="dxa"/>
              <w:right w:w="100" w:type="dxa"/>
            </w:tcMar>
          </w:tcPr>
          <w:p w14:paraId="35DCA3B5" w14:textId="12864504" w:rsidR="00087EAF" w:rsidRPr="00C715CC" w:rsidRDefault="00815C46" w:rsidP="00564D8C">
            <w:pPr>
              <w:jc w:val="center"/>
              <w:rPr>
                <w:lang w:val="en-GB"/>
              </w:rPr>
            </w:pPr>
            <w:r w:rsidRPr="00815C46">
              <w:rPr>
                <w:lang w:val="en-GB"/>
              </w:rPr>
              <w:t>[–1.390, 1.560]</w:t>
            </w:r>
          </w:p>
        </w:tc>
        <w:tc>
          <w:tcPr>
            <w:tcW w:w="925" w:type="dxa"/>
            <w:tcMar>
              <w:top w:w="100" w:type="dxa"/>
              <w:left w:w="100" w:type="dxa"/>
              <w:bottom w:w="100" w:type="dxa"/>
              <w:right w:w="100" w:type="dxa"/>
            </w:tcMar>
          </w:tcPr>
          <w:p w14:paraId="6C81329D" w14:textId="441254CA" w:rsidR="00087EAF" w:rsidRPr="00C715CC" w:rsidRDefault="00815C46" w:rsidP="00564D8C">
            <w:pPr>
              <w:jc w:val="center"/>
              <w:rPr>
                <w:lang w:val="en-GB"/>
              </w:rPr>
            </w:pPr>
            <w:r w:rsidRPr="00815C46">
              <w:rPr>
                <w:lang w:val="en-GB"/>
              </w:rPr>
              <w:t>0.541</w:t>
            </w:r>
          </w:p>
        </w:tc>
        <w:tc>
          <w:tcPr>
            <w:tcW w:w="925" w:type="dxa"/>
            <w:tcMar>
              <w:top w:w="100" w:type="dxa"/>
              <w:left w:w="100" w:type="dxa"/>
              <w:bottom w:w="100" w:type="dxa"/>
              <w:right w:w="100" w:type="dxa"/>
            </w:tcMar>
          </w:tcPr>
          <w:p w14:paraId="337FA566" w14:textId="0E4B94EA" w:rsidR="00087EAF" w:rsidRPr="00C715CC" w:rsidRDefault="00815C46" w:rsidP="00564D8C">
            <w:pPr>
              <w:jc w:val="center"/>
              <w:rPr>
                <w:lang w:val="en-GB"/>
              </w:rPr>
            </w:pPr>
            <w:r w:rsidRPr="00815C46">
              <w:rPr>
                <w:lang w:val="en-GB"/>
              </w:rPr>
              <w:t>0.459</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049C8C16" w:rsidR="00087EAF" w:rsidRPr="00C715CC" w:rsidRDefault="00815C46" w:rsidP="00564D8C">
            <w:pPr>
              <w:jc w:val="right"/>
              <w:rPr>
                <w:lang w:val="en-GB"/>
              </w:rPr>
            </w:pPr>
            <w:r w:rsidRPr="00815C46">
              <w:rPr>
                <w:lang w:val="en-GB"/>
              </w:rPr>
              <w:t>0.605</w:t>
            </w:r>
          </w:p>
        </w:tc>
        <w:tc>
          <w:tcPr>
            <w:tcW w:w="1753" w:type="dxa"/>
            <w:tcBorders>
              <w:bottom w:val="single" w:sz="8" w:space="0" w:color="000000"/>
            </w:tcBorders>
            <w:tcMar>
              <w:top w:w="100" w:type="dxa"/>
              <w:left w:w="100" w:type="dxa"/>
              <w:bottom w:w="100" w:type="dxa"/>
              <w:right w:w="100" w:type="dxa"/>
            </w:tcMar>
          </w:tcPr>
          <w:p w14:paraId="1CB562A2" w14:textId="04B6C884" w:rsidR="00087EAF" w:rsidRPr="00C715CC" w:rsidRDefault="00815C46" w:rsidP="00564D8C">
            <w:pPr>
              <w:jc w:val="center"/>
              <w:rPr>
                <w:lang w:val="en-GB"/>
              </w:rPr>
            </w:pPr>
            <w:r w:rsidRPr="00815C46">
              <w:rPr>
                <w:lang w:val="en-GB"/>
              </w:rPr>
              <w:t>[–0.595, 1.810]</w:t>
            </w:r>
          </w:p>
        </w:tc>
        <w:tc>
          <w:tcPr>
            <w:tcW w:w="925" w:type="dxa"/>
            <w:tcBorders>
              <w:bottom w:val="single" w:sz="8" w:space="0" w:color="000000"/>
            </w:tcBorders>
            <w:tcMar>
              <w:top w:w="100" w:type="dxa"/>
              <w:left w:w="100" w:type="dxa"/>
              <w:bottom w:w="100" w:type="dxa"/>
              <w:right w:w="100" w:type="dxa"/>
            </w:tcMar>
          </w:tcPr>
          <w:p w14:paraId="759591C7" w14:textId="73371CFB" w:rsidR="00087EAF" w:rsidRPr="00C715CC" w:rsidRDefault="00815C46" w:rsidP="00564D8C">
            <w:pPr>
              <w:jc w:val="center"/>
              <w:rPr>
                <w:lang w:val="en-GB"/>
              </w:rPr>
            </w:pPr>
            <w:r w:rsidRPr="00815C46">
              <w:rPr>
                <w:lang w:val="en-GB"/>
              </w:rPr>
              <w:t>0.852</w:t>
            </w:r>
          </w:p>
        </w:tc>
        <w:tc>
          <w:tcPr>
            <w:tcW w:w="925" w:type="dxa"/>
            <w:tcBorders>
              <w:bottom w:val="single" w:sz="8" w:space="0" w:color="000000"/>
            </w:tcBorders>
            <w:tcMar>
              <w:top w:w="100" w:type="dxa"/>
              <w:left w:w="100" w:type="dxa"/>
              <w:bottom w:w="100" w:type="dxa"/>
              <w:right w:w="100" w:type="dxa"/>
            </w:tcMar>
          </w:tcPr>
          <w:p w14:paraId="06067097" w14:textId="245FCFC2" w:rsidR="00087EAF" w:rsidRPr="00C715CC" w:rsidRDefault="00815C46" w:rsidP="00564D8C">
            <w:pPr>
              <w:jc w:val="center"/>
              <w:rPr>
                <w:lang w:val="en-GB"/>
              </w:rPr>
            </w:pPr>
            <w:r w:rsidRPr="00815C46">
              <w:rPr>
                <w:lang w:val="en-GB"/>
              </w:rPr>
              <w:t>0.148</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4" w:name="_r8za2knmn1z1" w:colFirst="0" w:colLast="0"/>
      <w:bookmarkEnd w:id="24"/>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5DA5A9FD"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42D58FBD"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9180369" wp14:editId="66FD7FE4">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3A00B34F" w:rsidR="00C57308" w:rsidRPr="00C715CC" w:rsidRDefault="00F07DFA">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67F38365" wp14:editId="0C67037D">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p>
    <w:p w14:paraId="2448596C" w14:textId="05FFE4FE"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oportional composition of four functional fish groups across three reef zones</w:t>
      </w:r>
      <w:r w:rsidR="004302EF">
        <w:rPr>
          <w:lang w:val="en-GB"/>
        </w:rPr>
        <w:t xml:space="preserve"> (defined by proximity to shore)</w:t>
      </w:r>
      <w:r w:rsidRPr="00C715CC">
        <w:rPr>
          <w:lang w:val="en-GB"/>
        </w:rPr>
        <w:t xml:space="preserve">: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3993C74F" w:rsidR="00C57308" w:rsidRPr="00C715CC" w:rsidRDefault="00E33F05">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7B8AA451" wp14:editId="42FC18B3">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p>
    <w:p w14:paraId="1929A477" w14:textId="56903AF4" w:rsidR="00656181"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r w:rsidR="007F3ADD">
        <w:rPr>
          <w:lang w:val="en-GB"/>
        </w:rPr>
        <w:t xml:space="preserve"> </w:t>
      </w:r>
      <w:r w:rsidRPr="00C715CC">
        <w:rPr>
          <w:lang w:val="en-GB"/>
        </w:rPr>
        <w:t>Densities represent posterior uncertainty, with medians (dots) and 95% credible intervals (thick bars) overlaid. Zero indicates no difference from shipwrecks; positive values denote higher predicted abundance.</w:t>
      </w:r>
    </w:p>
    <w:p w14:paraId="756DB0D5" w14:textId="77777777" w:rsidR="00656181" w:rsidRDefault="00656181">
      <w:pPr>
        <w:spacing w:after="160"/>
        <w:rPr>
          <w:rFonts w:eastAsia="Arial"/>
          <w:noProof/>
          <w:sz w:val="22"/>
          <w:szCs w:val="22"/>
          <w:lang w:val="en-GB"/>
        </w:rPr>
      </w:pPr>
      <w:r>
        <w:rPr>
          <w:rFonts w:eastAsia="Arial"/>
          <w:noProof/>
          <w:sz w:val="22"/>
          <w:szCs w:val="22"/>
          <w:lang w:val="en-GB"/>
        </w:rPr>
        <w:br w:type="page"/>
      </w:r>
    </w:p>
    <w:p w14:paraId="340A2FAA" w14:textId="332D8C57"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02963B3E"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5" w:name="_985k75it9yz4" w:colFirst="0" w:colLast="0"/>
      <w:bookmarkEnd w:id="25"/>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26" w:name="_kmw9l3yusmgk" w:colFirst="0" w:colLast="0"/>
      <w:bookmarkEnd w:id="26"/>
      <w:r w:rsidRPr="00C715CC">
        <w:rPr>
          <w:lang w:val="en-GB"/>
        </w:rPr>
        <w:br w:type="page"/>
      </w:r>
    </w:p>
    <w:p w14:paraId="0AE2E46D" w14:textId="77777777" w:rsidR="00C57308" w:rsidRPr="00C715CC" w:rsidRDefault="00000000" w:rsidP="00132A98">
      <w:pPr>
        <w:pStyle w:val="Heading1"/>
      </w:pPr>
      <w:bookmarkStart w:id="27" w:name="_hnnllomz5v09" w:colFirst="0" w:colLast="0"/>
      <w:bookmarkEnd w:id="27"/>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r w:rsidR="003A3948">
        <w:rPr>
          <w:lang w:val="en-GB"/>
        </w:rPr>
        <w:t xml:space="preserve"> This study 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p>
    <w:p w14:paraId="6F22EB4B" w14:textId="77777777" w:rsidR="00C57308" w:rsidRPr="00C715CC" w:rsidRDefault="00000000" w:rsidP="00132A98">
      <w:pPr>
        <w:pStyle w:val="Heading1"/>
      </w:pPr>
      <w:bookmarkStart w:id="28" w:name="_c9ufq256rcpa" w:colFirst="0" w:colLast="0"/>
      <w:bookmarkEnd w:id="28"/>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29" w:name="_2pxcsaxlieuv" w:colFirst="0" w:colLast="0"/>
      <w:bookmarkEnd w:id="29"/>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30" w:name="_jkyvumhvy7in" w:colFirst="0" w:colLast="0"/>
      <w:bookmarkEnd w:id="30"/>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31" w:name="_ybva4sl89vak" w:colFirst="0" w:colLast="0"/>
      <w:bookmarkEnd w:id="31"/>
      <w:r w:rsidRPr="00C715CC">
        <w:t xml:space="preserve">12. DATA AVAILABILITY </w:t>
      </w:r>
    </w:p>
    <w:p w14:paraId="23598B6B" w14:textId="2DE7F7AA"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proofErr w:type="gramStart"/>
      <w:r w:rsidR="006C1CF5" w:rsidRPr="006C1CF5">
        <w:rPr>
          <w:lang w:val="en-GB"/>
        </w:rPr>
        <w:t>https://doi.org/10.5281/zenodo.16784382</w:t>
      </w:r>
      <w:r w:rsidR="006C1CF5">
        <w:rPr>
          <w:lang w:val="en-GB"/>
        </w:rPr>
        <w:t xml:space="preserve"> </w:t>
      </w:r>
      <w:r w:rsidR="00C409F4">
        <w:rPr>
          <w:lang w:val="en-GB"/>
        </w:rPr>
        <w:t>,</w:t>
      </w:r>
      <w:proofErr w:type="gramEnd"/>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32" w:name="_mgdh7rqr3ie9" w:colFirst="0" w:colLast="0"/>
      <w:bookmarkEnd w:id="32"/>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33"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6">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33"/>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7">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8">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9">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0">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r w:rsidRPr="004302EF">
        <w:rPr>
          <w:rFonts w:eastAsia="Arial"/>
          <w:sz w:val="22"/>
          <w:szCs w:val="22"/>
          <w:lang w:val="en-GB"/>
        </w:rPr>
        <w:t>Cresswell, B. J., Galbraith, G. F., Barnett, A., Harrison, H. B., Jones, G. P., McClure, E. C., Quimpo, T. J. R., &amp; Hoey, A. S. (2025). Limited Evidence for Depth Specialism in Isolated Seamount Reef Predators. Ecology and Evolution, 15(9), e72044. https://doi.org/10.1002/ECE3.72044</w:t>
      </w:r>
    </w:p>
    <w:p w14:paraId="345835B9" w14:textId="13C367D6" w:rsidR="005917FC" w:rsidRDefault="005917FC" w:rsidP="00213430">
      <w:pPr>
        <w:spacing w:after="200" w:line="276" w:lineRule="auto"/>
        <w:ind w:left="720" w:hanging="720"/>
        <w:rPr>
          <w:rFonts w:eastAsia="Arial"/>
          <w:sz w:val="22"/>
          <w:szCs w:val="22"/>
          <w:lang w:val="en-GB"/>
        </w:rPr>
      </w:pPr>
      <w:r w:rsidRPr="005917FC">
        <w:rPr>
          <w:rFonts w:eastAsia="Arial"/>
          <w:sz w:val="22"/>
          <w:szCs w:val="22"/>
          <w:lang w:val="en-GB"/>
        </w:rPr>
        <w:t xml:space="preserve">Done TJ. (1983). Coral zonation, its nature and </w:t>
      </w:r>
      <w:r>
        <w:rPr>
          <w:rFonts w:eastAsia="Arial"/>
          <w:sz w:val="22"/>
          <w:szCs w:val="22"/>
          <w:lang w:val="en-GB"/>
        </w:rPr>
        <w:t>significance. Australian Institute of Marine Science. Pages: 107-147.</w:t>
      </w:r>
    </w:p>
    <w:p w14:paraId="7DCEA76F" w14:textId="4109E9B9" w:rsidR="00E73D31" w:rsidRDefault="00E73D31" w:rsidP="00213430">
      <w:pPr>
        <w:spacing w:after="200" w:line="276" w:lineRule="auto"/>
        <w:ind w:left="720" w:hanging="720"/>
        <w:rPr>
          <w:rFonts w:eastAsia="Arial"/>
          <w:sz w:val="22"/>
          <w:szCs w:val="22"/>
          <w:lang w:val="en-GB"/>
        </w:rPr>
      </w:pPr>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hyperlink r:id="rId21" w:history="1">
        <w:r w:rsidRPr="00B7210F">
          <w:rPr>
            <w:rStyle w:val="Hyperlink"/>
            <w:rFonts w:eastAsia="Arial"/>
            <w:sz w:val="22"/>
            <w:szCs w:val="22"/>
            <w:lang w:val="en-GB"/>
          </w:rPr>
          <w:t>https://doi.org/10.1016/j.envsci.2021.12.006</w:t>
        </w:r>
      </w:hyperlink>
      <w:r>
        <w:rPr>
          <w:rFonts w:eastAsia="Arial"/>
          <w:sz w:val="22"/>
          <w:szCs w:val="22"/>
          <w:lang w:val="en-GB"/>
        </w:rPr>
        <w:t xml:space="preserve"> </w:t>
      </w:r>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2">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3">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4">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r w:rsidRPr="004302EF">
        <w:rPr>
          <w:rFonts w:eastAsia="Arial"/>
          <w:bCs/>
          <w:sz w:val="22"/>
          <w:szCs w:val="22"/>
          <w:lang w:val="en-GB"/>
        </w:rPr>
        <w:t>Galbraith, G. F., Cresswell, B. J., McCormick, M. I., Bridge, T. C., &amp; Jones, G. P. (2021). High diversity, abundance and distinct fish assemblages on submerged coral reef pinnacles compared to shallow emergent reefs. Coral Reefs, 40(2), 335-354.</w:t>
      </w:r>
    </w:p>
    <w:p w14:paraId="16D57E92" w14:textId="3DCC6658" w:rsidR="007D0CB1" w:rsidRDefault="007D0CB1" w:rsidP="00213430">
      <w:pPr>
        <w:spacing w:after="200" w:line="276" w:lineRule="auto"/>
        <w:ind w:left="720" w:hanging="720"/>
        <w:rPr>
          <w:rFonts w:eastAsia="Arial"/>
          <w:sz w:val="22"/>
          <w:szCs w:val="22"/>
          <w:lang w:val="en-GB"/>
        </w:rPr>
      </w:pPr>
      <w:r w:rsidRPr="007D0CB1">
        <w:rPr>
          <w:rFonts w:eastAsia="Arial"/>
          <w:sz w:val="22"/>
          <w:szCs w:val="22"/>
          <w:lang w:val="en-GB"/>
        </w:rPr>
        <w:t xml:space="preserve">Galbraith, G. F., Cresswell, B. J., McCormick, M. I., Bridge, T. C., &amp; Jones, G. P. (2022). Contrasting hydrodynamic regimes of submerged pinnacle and emergent coral reefs. </w:t>
      </w:r>
      <w:proofErr w:type="spellStart"/>
      <w:r w:rsidRPr="007D0CB1">
        <w:rPr>
          <w:rFonts w:eastAsia="Arial"/>
          <w:sz w:val="22"/>
          <w:szCs w:val="22"/>
          <w:lang w:val="en-GB"/>
        </w:rPr>
        <w:t>Plos</w:t>
      </w:r>
      <w:proofErr w:type="spellEnd"/>
      <w:r w:rsidRPr="007D0CB1">
        <w:rPr>
          <w:rFonts w:eastAsia="Arial"/>
          <w:sz w:val="22"/>
          <w:szCs w:val="22"/>
          <w:lang w:val="en-GB"/>
        </w:rPr>
        <w:t xml:space="preserve"> one, 17(8), e0273092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5">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lastRenderedPageBreak/>
        <w:t>Gress, E., Bridge, T. C., Fyfe, J., &amp; Galbraith, G. (2023). Novel Interaction between a Rabbitfish and Black Corals. Oceans, 4(3), 236–241. https://doi.org/10.3390/OCEANS4030016/S1</w:t>
      </w:r>
    </w:p>
    <w:p w14:paraId="4EF61665" w14:textId="14834070"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 xml:space="preserve">Gress, E., Bairos‐Novak, K. R., Bridge, T. C., &amp; Galbraith, G. F. (2025). Neglected Biodiversity of Fish Assemblages Associated </w:t>
      </w:r>
      <w:proofErr w:type="gramStart"/>
      <w:r w:rsidRPr="00AA33FB">
        <w:rPr>
          <w:rFonts w:eastAsia="Arial"/>
          <w:sz w:val="22"/>
          <w:szCs w:val="22"/>
          <w:lang w:val="en-GB"/>
        </w:rPr>
        <w:t>With</w:t>
      </w:r>
      <w:proofErr w:type="gramEnd"/>
      <w:r w:rsidRPr="00AA33FB">
        <w:rPr>
          <w:rFonts w:eastAsia="Arial"/>
          <w:sz w:val="22"/>
          <w:szCs w:val="22"/>
          <w:lang w:val="en-GB"/>
        </w:rPr>
        <w:t xml:space="preserve"> Antipatharia (Black Corals) on Tropical Shallow Reef Ecosystems. Ecology and Evolution, 15(8), e72015.</w:t>
      </w:r>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6">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29CCB520" w:rsidR="00C57308" w:rsidRDefault="00000000" w:rsidP="00213430">
      <w:pPr>
        <w:spacing w:after="200" w:line="276" w:lineRule="auto"/>
        <w:ind w:left="720" w:hanging="720"/>
      </w:pPr>
      <w:r w:rsidRPr="00C715CC">
        <w:rPr>
          <w:rFonts w:eastAsia="Arial"/>
          <w:sz w:val="22"/>
          <w:szCs w:val="22"/>
          <w:lang w:val="en-GB"/>
        </w:rPr>
        <w:t>Hickman, J., Richards, J., Rees, A., and Sheehan, E.</w:t>
      </w:r>
      <w:r w:rsidR="00C169D7">
        <w:rPr>
          <w:rFonts w:eastAsia="Arial"/>
          <w:sz w:val="22"/>
          <w:szCs w:val="22"/>
          <w:lang w:val="en-GB"/>
        </w:rPr>
        <w:t>V.</w:t>
      </w:r>
      <w:r w:rsidRPr="00C715CC">
        <w:rPr>
          <w:rFonts w:eastAsia="Arial"/>
          <w:sz w:val="22"/>
          <w:szCs w:val="22"/>
          <w:lang w:val="en-GB"/>
        </w:rPr>
        <w:t xml:space="preserve">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7">
        <w:r w:rsidR="00C57308" w:rsidRPr="00C715CC">
          <w:rPr>
            <w:rFonts w:eastAsia="Arial"/>
            <w:color w:val="1155CC"/>
            <w:sz w:val="22"/>
            <w:szCs w:val="22"/>
            <w:u w:val="single"/>
            <w:lang w:val="en-GB"/>
          </w:rPr>
          <w:t>https://doi.org/10.1111/maec.12782</w:t>
        </w:r>
      </w:hyperlink>
    </w:p>
    <w:p w14:paraId="1DE0DD45" w14:textId="713964C0" w:rsidR="006466B7" w:rsidRDefault="006466B7" w:rsidP="00213430">
      <w:pPr>
        <w:spacing w:after="200" w:line="276" w:lineRule="auto"/>
        <w:ind w:left="720" w:hanging="720"/>
      </w:pPr>
      <w:r>
        <w:t>Hill</w:t>
      </w:r>
      <w:r w:rsidR="00315EBA">
        <w:t xml:space="preserve">, J., and Wilkinson, C. (2004) Methods for Ecological Monitoring of Coral Reefs: A Resource for Managers. Version 1. Australian Institute for Marine Science. </w:t>
      </w:r>
      <w:r w:rsidR="00315EBA" w:rsidRPr="00315EBA">
        <w:t>ISBN 0 642 322 376</w:t>
      </w:r>
      <w:r w:rsidR="00315EBA">
        <w:t xml:space="preserve">. </w:t>
      </w:r>
    </w:p>
    <w:p w14:paraId="583DA05A" w14:textId="7431FF0E" w:rsidR="00AA33FB" w:rsidRPr="00C715CC"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w:t>
      </w:r>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8"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9">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0"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rFonts w:eastAsia="Arial"/>
          <w:sz w:val="22"/>
          <w:szCs w:val="22"/>
          <w:lang w:val="en-GB"/>
        </w:rPr>
      </w:pPr>
      <w:r w:rsidRPr="006D0BA9">
        <w:rPr>
          <w:rFonts w:eastAsia="Arial"/>
          <w:sz w:val="22"/>
          <w:szCs w:val="22"/>
          <w:lang w:val="en-GB"/>
        </w:rPr>
        <w:t xml:space="preserve">Leitner, A. B., Friedrich, T., Kelley, C. D., Travis, S., Partridge, D., Powell, B., &amp; Drazen, J. C. (2021). </w:t>
      </w:r>
      <w:proofErr w:type="spellStart"/>
      <w:r w:rsidRPr="006D0BA9">
        <w:rPr>
          <w:rFonts w:eastAsia="Arial"/>
          <w:sz w:val="22"/>
          <w:szCs w:val="22"/>
          <w:lang w:val="en-GB"/>
        </w:rPr>
        <w:t>Biogeophysical</w:t>
      </w:r>
      <w:proofErr w:type="spellEnd"/>
      <w:r w:rsidRPr="006D0BA9">
        <w:rPr>
          <w:rFonts w:eastAsia="Arial"/>
          <w:sz w:val="22"/>
          <w:szCs w:val="22"/>
          <w:lang w:val="en-GB"/>
        </w:rPr>
        <w:t xml:space="preserve"> influence of large-scale bathymetric habitat types on mesophotic and upper bathyal demersal fish assemblages: a Hawaiian case study. Marine Ecology Progress Series, 659, 219–236. https://doi.org/10.3354/MEPS13581</w:t>
      </w:r>
    </w:p>
    <w:p w14:paraId="7A5E6CFB" w14:textId="5041454B"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w:t>
      </w:r>
      <w:r w:rsidRPr="00C715CC">
        <w:rPr>
          <w:rFonts w:eastAsia="Arial"/>
          <w:sz w:val="22"/>
          <w:szCs w:val="22"/>
          <w:lang w:val="en-GB"/>
        </w:rPr>
        <w:lastRenderedPageBreak/>
        <w:t xml:space="preserve">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1">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2">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3">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4"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5"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8"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 xml:space="preserve">Pinheiro, H. T., MacDonald, C., Quimbayo, J. P., Shepherd, B., Phelps, T. A., Loss, A. C., Teixeira, J. B., &amp; Rocha, L. A. (2023). Assembly rules of coral reef fish communities along the depth gradient. Current </w:t>
      </w:r>
      <w:r w:rsidR="00F7396C" w:rsidRPr="00AA33FB">
        <w:rPr>
          <w:rFonts w:eastAsia="Arial"/>
          <w:sz w:val="22"/>
          <w:szCs w:val="22"/>
          <w:lang w:val="en-GB"/>
        </w:rPr>
        <w:t>Biology:</w:t>
      </w:r>
      <w:r w:rsidRPr="00AA33FB">
        <w:rPr>
          <w:rFonts w:eastAsia="Arial"/>
          <w:sz w:val="22"/>
          <w:szCs w:val="22"/>
          <w:lang w:val="en-GB"/>
        </w:rPr>
        <w:t xml:space="preserve"> CB, 33(8), 1421-1430.e4. https://doi.org/10.1016/J.CUB.2023.02.040</w:t>
      </w:r>
    </w:p>
    <w:p w14:paraId="3DDF0040" w14:textId="14820E20" w:rsidR="004302EF" w:rsidRDefault="004302EF" w:rsidP="00213430">
      <w:pPr>
        <w:spacing w:after="200" w:line="276" w:lineRule="auto"/>
        <w:ind w:left="720" w:hanging="720"/>
        <w:rPr>
          <w:rFonts w:eastAsia="Arial"/>
          <w:sz w:val="22"/>
          <w:szCs w:val="22"/>
          <w:lang w:val="en-GB"/>
        </w:rPr>
      </w:pPr>
      <w:proofErr w:type="spellStart"/>
      <w:r w:rsidRPr="004302EF">
        <w:rPr>
          <w:rFonts w:eastAsia="Arial"/>
          <w:sz w:val="22"/>
          <w:szCs w:val="22"/>
          <w:lang w:val="en-GB"/>
        </w:rPr>
        <w:t>Pondella</w:t>
      </w:r>
      <w:proofErr w:type="spellEnd"/>
      <w:r w:rsidRPr="004302EF">
        <w:rPr>
          <w:rFonts w:eastAsia="Arial"/>
          <w:sz w:val="22"/>
          <w:szCs w:val="22"/>
          <w:lang w:val="en-GB"/>
        </w:rPr>
        <w:t xml:space="preserve">, D. J., </w:t>
      </w:r>
      <w:proofErr w:type="spellStart"/>
      <w:r w:rsidRPr="004302EF">
        <w:rPr>
          <w:rFonts w:eastAsia="Arial"/>
          <w:sz w:val="22"/>
          <w:szCs w:val="22"/>
          <w:lang w:val="en-GB"/>
        </w:rPr>
        <w:t>Claisse</w:t>
      </w:r>
      <w:proofErr w:type="spellEnd"/>
      <w:r w:rsidRPr="004302EF">
        <w:rPr>
          <w:rFonts w:eastAsia="Arial"/>
          <w:sz w:val="22"/>
          <w:szCs w:val="22"/>
          <w:lang w:val="en-GB"/>
        </w:rPr>
        <w:t>, J. T., &amp; Williams, C. M. (2022). Theory, practice, and design criteria for utilizing artificial reefs to increase production of marine fishes. Frontiers in Marine Science, 9, 983253. https://doi.org/10.3389/FMARS.2022.983253/XML</w:t>
      </w:r>
    </w:p>
    <w:p w14:paraId="55574B7F" w14:textId="346C6803"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9">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lastRenderedPageBreak/>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0"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1">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2">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3">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4">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5">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93E248" w14:textId="1B7B195D" w:rsidR="00B54455" w:rsidRDefault="00AA33FB" w:rsidP="00213430">
      <w:pPr>
        <w:spacing w:after="200" w:line="276" w:lineRule="auto"/>
        <w:ind w:left="720" w:hanging="720"/>
        <w:rPr>
          <w:rFonts w:eastAsia="Arial"/>
          <w:sz w:val="22"/>
          <w:szCs w:val="22"/>
          <w:lang w:val="en-GB"/>
        </w:rPr>
      </w:pPr>
      <w:proofErr w:type="spellStart"/>
      <w:r w:rsidRPr="00AA33FB">
        <w:rPr>
          <w:rFonts w:eastAsia="Arial"/>
          <w:sz w:val="22"/>
          <w:szCs w:val="22"/>
          <w:lang w:val="en-GB"/>
        </w:rPr>
        <w:t>Stefanoudis</w:t>
      </w:r>
      <w:proofErr w:type="spellEnd"/>
      <w:r w:rsidRPr="00AA33FB">
        <w:rPr>
          <w:rFonts w:eastAsia="Arial"/>
          <w:sz w:val="22"/>
          <w:szCs w:val="22"/>
          <w:lang w:val="en-GB"/>
        </w:rPr>
        <w:t>, P.</w:t>
      </w:r>
      <w:r w:rsidR="00B54455">
        <w:rPr>
          <w:rFonts w:eastAsia="Arial"/>
          <w:sz w:val="22"/>
          <w:szCs w:val="22"/>
          <w:lang w:val="en-GB"/>
        </w:rPr>
        <w:t>V</w:t>
      </w:r>
      <w:r w:rsidRPr="00AA33FB">
        <w:rPr>
          <w:rFonts w:eastAsia="Arial"/>
          <w:sz w:val="22"/>
          <w:szCs w:val="22"/>
          <w:lang w:val="en-GB"/>
        </w:rPr>
        <w:t xml:space="preserve">., Gress, E., Pitt, J. M., Smith, S. R., Kincaid, T., Rivers, M., </w:t>
      </w:r>
      <w:proofErr w:type="spellStart"/>
      <w:r w:rsidRPr="00AA33FB">
        <w:rPr>
          <w:rFonts w:eastAsia="Arial"/>
          <w:sz w:val="22"/>
          <w:szCs w:val="22"/>
          <w:lang w:val="en-GB"/>
        </w:rPr>
        <w:t>Andradi</w:t>
      </w:r>
      <w:proofErr w:type="spellEnd"/>
      <w:r w:rsidRPr="00AA33FB">
        <w:rPr>
          <w:rFonts w:eastAsia="Arial"/>
          <w:sz w:val="22"/>
          <w:szCs w:val="22"/>
          <w:lang w:val="en-GB"/>
        </w:rPr>
        <w:t xml:space="preserve">-Brown, D. A., Rowlands, G., Woodall, L. C., &amp; Rogers, A. D. (2019). Depth-dependent structuring of reef fish assemblages from the shallows to the </w:t>
      </w:r>
      <w:proofErr w:type="spellStart"/>
      <w:r w:rsidRPr="00AA33FB">
        <w:rPr>
          <w:rFonts w:eastAsia="Arial"/>
          <w:sz w:val="22"/>
          <w:szCs w:val="22"/>
          <w:lang w:val="en-GB"/>
        </w:rPr>
        <w:t>rariphotic</w:t>
      </w:r>
      <w:proofErr w:type="spellEnd"/>
      <w:r w:rsidRPr="00AA33FB">
        <w:rPr>
          <w:rFonts w:eastAsia="Arial"/>
          <w:sz w:val="22"/>
          <w:szCs w:val="22"/>
          <w:lang w:val="en-GB"/>
        </w:rPr>
        <w:t xml:space="preserve"> zone. Frontiers in Marine Science, 6(JUN), 461131. </w:t>
      </w:r>
      <w:r w:rsidR="00B54455" w:rsidRPr="007D7132">
        <w:rPr>
          <w:rFonts w:eastAsia="Arial"/>
        </w:rPr>
        <w:t>https://doi.org/10.3389/FMARS.2019.00307</w:t>
      </w:r>
    </w:p>
    <w:p w14:paraId="789FFC43" w14:textId="02FBA274"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6">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7">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8">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9"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0">
        <w:r w:rsidR="00C57308" w:rsidRPr="00C715CC">
          <w:rPr>
            <w:rFonts w:eastAsia="Arial"/>
            <w:color w:val="1155CC"/>
            <w:sz w:val="22"/>
            <w:szCs w:val="22"/>
            <w:u w:val="single"/>
            <w:lang w:val="en-GB"/>
          </w:rPr>
          <w:t>https://doi.org/10.21105/joss.01686</w:t>
        </w:r>
      </w:hyperlink>
    </w:p>
    <w:sectPr w:rsidR="00C57308" w:rsidRPr="00C715CC">
      <w:headerReference w:type="default" r:id="rId51"/>
      <w:footerReference w:type="default" r:id="rId52"/>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851BC" w14:textId="77777777" w:rsidR="004712AA" w:rsidRDefault="004712AA">
      <w:r>
        <w:separator/>
      </w:r>
    </w:p>
    <w:p w14:paraId="54948D0F" w14:textId="77777777" w:rsidR="004712AA" w:rsidRDefault="004712AA"/>
  </w:endnote>
  <w:endnote w:type="continuationSeparator" w:id="0">
    <w:p w14:paraId="78AEC864" w14:textId="77777777" w:rsidR="004712AA" w:rsidRDefault="004712AA">
      <w:r>
        <w:continuationSeparator/>
      </w:r>
    </w:p>
    <w:p w14:paraId="644AA354" w14:textId="77777777" w:rsidR="004712AA" w:rsidRDefault="004712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0384" w14:textId="77777777" w:rsidR="004712AA" w:rsidRDefault="004712AA">
      <w:r>
        <w:separator/>
      </w:r>
    </w:p>
    <w:p w14:paraId="2DB9A8D5" w14:textId="77777777" w:rsidR="004712AA" w:rsidRDefault="004712AA"/>
  </w:footnote>
  <w:footnote w:type="continuationSeparator" w:id="0">
    <w:p w14:paraId="6FF3688C" w14:textId="77777777" w:rsidR="004712AA" w:rsidRDefault="004712AA">
      <w:r>
        <w:continuationSeparator/>
      </w:r>
    </w:p>
    <w:p w14:paraId="67FEB460" w14:textId="77777777" w:rsidR="004712AA" w:rsidRDefault="004712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pPr>
    <w:r>
      <w:t>Fish on Shipwrecks vs. Pinnacles</w:t>
    </w:r>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13E0F"/>
    <w:rsid w:val="0012351C"/>
    <w:rsid w:val="00124DF7"/>
    <w:rsid w:val="00127BB9"/>
    <w:rsid w:val="00130E1D"/>
    <w:rsid w:val="00132A98"/>
    <w:rsid w:val="00136BF1"/>
    <w:rsid w:val="00137BB8"/>
    <w:rsid w:val="001437F9"/>
    <w:rsid w:val="00160DDC"/>
    <w:rsid w:val="001B6A3D"/>
    <w:rsid w:val="001C3908"/>
    <w:rsid w:val="001C6241"/>
    <w:rsid w:val="001D6095"/>
    <w:rsid w:val="001D73B8"/>
    <w:rsid w:val="001E279D"/>
    <w:rsid w:val="00213430"/>
    <w:rsid w:val="002441CA"/>
    <w:rsid w:val="002632BD"/>
    <w:rsid w:val="0027036F"/>
    <w:rsid w:val="002A3C4D"/>
    <w:rsid w:val="002B0EB4"/>
    <w:rsid w:val="002D3D08"/>
    <w:rsid w:val="002D4378"/>
    <w:rsid w:val="002E13D8"/>
    <w:rsid w:val="002F6C25"/>
    <w:rsid w:val="00315EBA"/>
    <w:rsid w:val="00332E1B"/>
    <w:rsid w:val="0034189D"/>
    <w:rsid w:val="00341E02"/>
    <w:rsid w:val="00351F7D"/>
    <w:rsid w:val="0037358C"/>
    <w:rsid w:val="00384D96"/>
    <w:rsid w:val="00386A6B"/>
    <w:rsid w:val="003A0139"/>
    <w:rsid w:val="003A3948"/>
    <w:rsid w:val="003B3FFC"/>
    <w:rsid w:val="003C2044"/>
    <w:rsid w:val="003C73AD"/>
    <w:rsid w:val="003D6418"/>
    <w:rsid w:val="003E1C2C"/>
    <w:rsid w:val="0041702C"/>
    <w:rsid w:val="0042250B"/>
    <w:rsid w:val="004302EF"/>
    <w:rsid w:val="00433206"/>
    <w:rsid w:val="00453287"/>
    <w:rsid w:val="004712AA"/>
    <w:rsid w:val="00481AE8"/>
    <w:rsid w:val="00491E9D"/>
    <w:rsid w:val="004A7752"/>
    <w:rsid w:val="004B3DEE"/>
    <w:rsid w:val="004B4A9A"/>
    <w:rsid w:val="004C68AF"/>
    <w:rsid w:val="004C7C96"/>
    <w:rsid w:val="004D3C4A"/>
    <w:rsid w:val="004E2216"/>
    <w:rsid w:val="004E31B1"/>
    <w:rsid w:val="004E4E3B"/>
    <w:rsid w:val="005113DA"/>
    <w:rsid w:val="00523557"/>
    <w:rsid w:val="005253F1"/>
    <w:rsid w:val="00564D8C"/>
    <w:rsid w:val="005917FC"/>
    <w:rsid w:val="00593CF3"/>
    <w:rsid w:val="005A4E44"/>
    <w:rsid w:val="005A599C"/>
    <w:rsid w:val="005D088F"/>
    <w:rsid w:val="005D112F"/>
    <w:rsid w:val="005D2EE7"/>
    <w:rsid w:val="005D7E19"/>
    <w:rsid w:val="005E3639"/>
    <w:rsid w:val="005E6C43"/>
    <w:rsid w:val="005E6D95"/>
    <w:rsid w:val="00605FB1"/>
    <w:rsid w:val="006217D1"/>
    <w:rsid w:val="006466B7"/>
    <w:rsid w:val="00651C7D"/>
    <w:rsid w:val="00656181"/>
    <w:rsid w:val="00661C3D"/>
    <w:rsid w:val="00662340"/>
    <w:rsid w:val="006C1CF5"/>
    <w:rsid w:val="006D0BA9"/>
    <w:rsid w:val="006D391E"/>
    <w:rsid w:val="006E6083"/>
    <w:rsid w:val="00762376"/>
    <w:rsid w:val="007B4692"/>
    <w:rsid w:val="007D0CB1"/>
    <w:rsid w:val="007D7132"/>
    <w:rsid w:val="007D77B3"/>
    <w:rsid w:val="007E4825"/>
    <w:rsid w:val="007F3ADD"/>
    <w:rsid w:val="007F3FEE"/>
    <w:rsid w:val="00815B6D"/>
    <w:rsid w:val="00815C46"/>
    <w:rsid w:val="00816424"/>
    <w:rsid w:val="0081685F"/>
    <w:rsid w:val="00831E44"/>
    <w:rsid w:val="00835B01"/>
    <w:rsid w:val="00835FFF"/>
    <w:rsid w:val="008362EF"/>
    <w:rsid w:val="00837067"/>
    <w:rsid w:val="0085757A"/>
    <w:rsid w:val="008607CE"/>
    <w:rsid w:val="00862F71"/>
    <w:rsid w:val="00880089"/>
    <w:rsid w:val="008A2525"/>
    <w:rsid w:val="008C0B51"/>
    <w:rsid w:val="008F2696"/>
    <w:rsid w:val="00900BDB"/>
    <w:rsid w:val="00902F3E"/>
    <w:rsid w:val="00920CC8"/>
    <w:rsid w:val="009268B7"/>
    <w:rsid w:val="00950499"/>
    <w:rsid w:val="00992DDB"/>
    <w:rsid w:val="009C098C"/>
    <w:rsid w:val="009D4853"/>
    <w:rsid w:val="00A13133"/>
    <w:rsid w:val="00A33D27"/>
    <w:rsid w:val="00A47632"/>
    <w:rsid w:val="00A51A88"/>
    <w:rsid w:val="00A56535"/>
    <w:rsid w:val="00A649F0"/>
    <w:rsid w:val="00A772F9"/>
    <w:rsid w:val="00A84F9F"/>
    <w:rsid w:val="00A936E8"/>
    <w:rsid w:val="00A940A4"/>
    <w:rsid w:val="00AA33FB"/>
    <w:rsid w:val="00AA37D0"/>
    <w:rsid w:val="00AA4F25"/>
    <w:rsid w:val="00AB0E46"/>
    <w:rsid w:val="00AB0E8F"/>
    <w:rsid w:val="00AB71D3"/>
    <w:rsid w:val="00AC0B15"/>
    <w:rsid w:val="00AC53CB"/>
    <w:rsid w:val="00AE3E3C"/>
    <w:rsid w:val="00AE7146"/>
    <w:rsid w:val="00B10A4B"/>
    <w:rsid w:val="00B11143"/>
    <w:rsid w:val="00B129CB"/>
    <w:rsid w:val="00B164C7"/>
    <w:rsid w:val="00B24DAD"/>
    <w:rsid w:val="00B265D6"/>
    <w:rsid w:val="00B31269"/>
    <w:rsid w:val="00B46338"/>
    <w:rsid w:val="00B52402"/>
    <w:rsid w:val="00B54455"/>
    <w:rsid w:val="00B55FDC"/>
    <w:rsid w:val="00B62B9B"/>
    <w:rsid w:val="00B712F1"/>
    <w:rsid w:val="00B75DB5"/>
    <w:rsid w:val="00B90758"/>
    <w:rsid w:val="00BE1DB0"/>
    <w:rsid w:val="00BF54C3"/>
    <w:rsid w:val="00C169D7"/>
    <w:rsid w:val="00C239D3"/>
    <w:rsid w:val="00C264A2"/>
    <w:rsid w:val="00C3203D"/>
    <w:rsid w:val="00C34A57"/>
    <w:rsid w:val="00C409F4"/>
    <w:rsid w:val="00C569E1"/>
    <w:rsid w:val="00C57308"/>
    <w:rsid w:val="00C715CC"/>
    <w:rsid w:val="00C85762"/>
    <w:rsid w:val="00CB67F5"/>
    <w:rsid w:val="00CD232D"/>
    <w:rsid w:val="00CE0C97"/>
    <w:rsid w:val="00CE7F2C"/>
    <w:rsid w:val="00D06BB2"/>
    <w:rsid w:val="00D42433"/>
    <w:rsid w:val="00D66FE9"/>
    <w:rsid w:val="00D84338"/>
    <w:rsid w:val="00D8760D"/>
    <w:rsid w:val="00D959EE"/>
    <w:rsid w:val="00DB509B"/>
    <w:rsid w:val="00DB7D38"/>
    <w:rsid w:val="00DC77A8"/>
    <w:rsid w:val="00DD7EBB"/>
    <w:rsid w:val="00DE6ADF"/>
    <w:rsid w:val="00E13A21"/>
    <w:rsid w:val="00E23613"/>
    <w:rsid w:val="00E33F05"/>
    <w:rsid w:val="00E37DDA"/>
    <w:rsid w:val="00E61AFC"/>
    <w:rsid w:val="00E7000A"/>
    <w:rsid w:val="00E73D31"/>
    <w:rsid w:val="00E8283E"/>
    <w:rsid w:val="00E85ACD"/>
    <w:rsid w:val="00EB6109"/>
    <w:rsid w:val="00EE0507"/>
    <w:rsid w:val="00EE3582"/>
    <w:rsid w:val="00EE4FC8"/>
    <w:rsid w:val="00EE6BEE"/>
    <w:rsid w:val="00F0108B"/>
    <w:rsid w:val="00F0273D"/>
    <w:rsid w:val="00F0552B"/>
    <w:rsid w:val="00F07DFA"/>
    <w:rsid w:val="00F1060D"/>
    <w:rsid w:val="00F63F11"/>
    <w:rsid w:val="00F70553"/>
    <w:rsid w:val="00F7396C"/>
    <w:rsid w:val="00F96C08"/>
    <w:rsid w:val="00FA7DCB"/>
    <w:rsid w:val="00FB6279"/>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890/ES14-00292.1" TargetMode="External"/><Relationship Id="rId26" Type="http://schemas.openxmlformats.org/officeDocument/2006/relationships/hyperlink" Target="https://doi.org/10.3389/FMARS.2021.664014/BIBTEX" TargetMode="External"/><Relationship Id="rId39" Type="http://schemas.openxmlformats.org/officeDocument/2006/relationships/hyperlink" Target="https://doi.org/10.1007/S002279900250" TargetMode="External"/><Relationship Id="rId21" Type="http://schemas.openxmlformats.org/officeDocument/2006/relationships/hyperlink" Target="https://doi.org/10.1016/j.envsci.2021.12.006" TargetMode="External"/><Relationship Id="rId34" Type="http://schemas.openxmlformats.org/officeDocument/2006/relationships/hyperlink" Target="https://doi.org/10.1007/s10452-025-10182-1" TargetMode="External"/><Relationship Id="rId42" Type="http://schemas.openxmlformats.org/officeDocument/2006/relationships/hyperlink" Target="https://doi.org/10.3389/fmars.2020.00447" TargetMode="External"/><Relationship Id="rId47" Type="http://schemas.openxmlformats.org/officeDocument/2006/relationships/hyperlink" Target="https://doi.org/10.1007/S00338-015-1322-Y/METRICS" TargetMode="External"/><Relationship Id="rId50" Type="http://schemas.openxmlformats.org/officeDocument/2006/relationships/hyperlink" Target="https://doi.org/10.21105/joss.01686"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4456/pmbcrb.2024.4" TargetMode="External"/><Relationship Id="rId29" Type="http://schemas.openxmlformats.org/officeDocument/2006/relationships/hyperlink" Target="https://doi.org/10.3354/ab00561" TargetMode="External"/><Relationship Id="rId11" Type="http://schemas.openxmlformats.org/officeDocument/2006/relationships/image" Target="media/image3.png"/><Relationship Id="rId24" Type="http://schemas.openxmlformats.org/officeDocument/2006/relationships/hyperlink" Target="https://doi.org/10.25903/7ek9%2D5m80" TargetMode="External"/><Relationship Id="rId32" Type="http://schemas.openxmlformats.org/officeDocument/2006/relationships/hyperlink" Target="https://ph02.tci-thaijo.org/index.php/RIST/article/view/193777"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7755/FB.114.1.4" TargetMode="External"/><Relationship Id="rId45" Type="http://schemas.openxmlformats.org/officeDocument/2006/relationships/hyperlink" Target="https://doi.org/10.1016/j.marenvres.2013.05.01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8637/jss.v080.i01" TargetMode="External"/><Relationship Id="rId31" Type="http://schemas.openxmlformats.org/officeDocument/2006/relationships/hyperlink" Target="https://doi.org/10.1371/JOURNAL.PBIO.3000366" TargetMode="External"/><Relationship Id="rId44" Type="http://schemas.openxmlformats.org/officeDocument/2006/relationships/hyperlink" Target="https://doi.org/10.1016/j.ecss.2023.108552"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371/journal.pone.0063505" TargetMode="External"/><Relationship Id="rId27" Type="http://schemas.openxmlformats.org/officeDocument/2006/relationships/hyperlink" Target="https://doi.org/10.1111/maec.12782" TargetMode="External"/><Relationship Id="rId30" Type="http://schemas.openxmlformats.org/officeDocument/2006/relationships/hyperlink" Target="https://doi.org/10.1111/1365-2664.13748" TargetMode="External"/><Relationship Id="rId35" Type="http://schemas.openxmlformats.org/officeDocument/2006/relationships/hyperlink" Target="https://doi.org/10.1016/j.marenvres.2021.105505" TargetMode="External"/><Relationship Id="rId43" Type="http://schemas.openxmlformats.org/officeDocument/2006/relationships/hyperlink" Target="https://doi.org/10.1017/S0025315422001011" TargetMode="External"/><Relationship Id="rId48" Type="http://schemas.openxmlformats.org/officeDocument/2006/relationships/hyperlink" Target="https://doi.org/10.1007/s11222-016-9696-4" TargetMode="External"/><Relationship Id="rId8" Type="http://schemas.openxmlformats.org/officeDocument/2006/relationships/hyperlink" Target="mailto:scarlett@global-reef.com"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nt-res.com/articles/meps/15/m015p265.pdf" TargetMode="External"/><Relationship Id="rId25" Type="http://schemas.openxmlformats.org/officeDocument/2006/relationships/hyperlink" Target="https://doi.org/10.1002/lno.12431" TargetMode="External"/><Relationship Id="rId33" Type="http://schemas.openxmlformats.org/officeDocument/2006/relationships/hyperlink" Target="https://doi.org/10.1111/1365-2664.14053" TargetMode="External"/><Relationship Id="rId38" Type="http://schemas.openxmlformats.org/officeDocument/2006/relationships/hyperlink" Target="https://doi.org/10.1093/BIOSCI/BIAD084" TargetMode="External"/><Relationship Id="rId46" Type="http://schemas.openxmlformats.org/officeDocument/2006/relationships/hyperlink" Target="https://doi.org/10.1080/19425120.2017.1282897" TargetMode="External"/><Relationship Id="rId20" Type="http://schemas.openxmlformats.org/officeDocument/2006/relationships/hyperlink" Target="https://doi.org/10.3354/meps14377" TargetMode="External"/><Relationship Id="rId41" Type="http://schemas.openxmlformats.org/officeDocument/2006/relationships/hyperlink" Target="https://doi.org/10.1093/icesjms/fsae075"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s00227-012-2039-x" TargetMode="External"/><Relationship Id="rId28" Type="http://schemas.openxmlformats.org/officeDocument/2006/relationships/hyperlink" Target="https://sedarweb.org/documents/sedar-74-rd09-a-comparison-of-fish-assemblages-according-to-artificial-reef-attributes-and-seasons-in-the-northern-gulf-of-mexico/" TargetMode="External"/><Relationship Id="rId36" Type="http://schemas.openxmlformats.org/officeDocument/2006/relationships/hyperlink" Target="https://doi.org/10.3389/fmars.2020.00282" TargetMode="External"/><Relationship Id="rId49"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43</Pages>
  <Words>11153</Words>
  <Characters>63576</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5</cp:revision>
  <cp:lastPrinted>2025-11-03T04:20:00Z</cp:lastPrinted>
  <dcterms:created xsi:type="dcterms:W3CDTF">2025-11-03T04:22:00Z</dcterms:created>
  <dcterms:modified xsi:type="dcterms:W3CDTF">2025-12-03T03:14:00Z</dcterms:modified>
</cp:coreProperties>
</file>