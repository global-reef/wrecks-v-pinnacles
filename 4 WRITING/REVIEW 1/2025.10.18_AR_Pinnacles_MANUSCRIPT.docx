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64ABA250"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45BA6C6D"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3B8B7549" w:rsidR="00C57308" w:rsidRPr="00C715CC" w:rsidRDefault="00000000" w:rsidP="00132A98">
      <w:pPr>
        <w:pStyle w:val="Heading1"/>
      </w:pPr>
      <w:r w:rsidRPr="00C715CC">
        <w:lastRenderedPageBreak/>
        <w:t>ABSTRACT</w:t>
      </w:r>
    </w:p>
    <w:p w14:paraId="3B8D8813" w14:textId="101C3739" w:rsidR="00EE0507" w:rsidRDefault="00EE0507" w:rsidP="00EE0507">
      <w:pPr>
        <w:spacing w:after="240" w:line="480" w:lineRule="auto"/>
        <w:rPr>
          <w:lang w:val="en-GB"/>
        </w:rPr>
      </w:pPr>
      <w:r w:rsidRPr="00EE0507">
        <w:rPr>
          <w:lang w:val="en-GB"/>
        </w:rPr>
        <w:t>Artificial reefs are widely deployed to enhance fish populations, yet their capacity to replicate the ecological roles of natural reef systems remains uncertain</w:t>
      </w:r>
      <w:r>
        <w:rPr>
          <w:lang w:val="en-GB"/>
        </w:rPr>
        <w:t>, and</w:t>
      </w:r>
      <w:r w:rsidRPr="00EE0507">
        <w:rPr>
          <w:lang w:val="en-GB"/>
        </w:rPr>
        <w:t xml:space="preserve"> comparisons are often limited to nearby fringing reefs</w:t>
      </w:r>
      <w:r>
        <w:rPr>
          <w:lang w:val="en-GB"/>
        </w:rPr>
        <w:t xml:space="preserve">. </w:t>
      </w:r>
      <w:r w:rsidRPr="00EE0507">
        <w:rPr>
          <w:lang w:val="en-GB"/>
        </w:rPr>
        <w:t xml:space="preserve">Such assessments may overlook how structural features influence ecological outcomes. This study compared fish assemblages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enabled assessment of whether high-relief artificial structures, such as shipwrecks, more closely reflect fish communities found on similarly structured natural reefs. Bayesian multivariate models applied to 350 underwater surveys from 14 sites showed that shipwrecks resembled pelagic pinnacles in supporting mesopredators and higher trophic level </w:t>
      </w:r>
      <w:proofErr w:type="gramStart"/>
      <w:r w:rsidRPr="00EE0507">
        <w:rPr>
          <w:lang w:val="en-GB"/>
        </w:rPr>
        <w:t>predators, but</w:t>
      </w:r>
      <w:proofErr w:type="gramEnd"/>
      <w:r w:rsidRPr="00EE0507">
        <w:rPr>
          <w:lang w:val="en-GB"/>
        </w:rPr>
        <w:t xml:space="preserve"> had consistently lower representation of grazers and invertivores relative to both natural reef types. These results indicate functional divergence likely driven by reduced benthic complexity and limited forage availability. While shipwrecks may support fisheries species and predator biomass, they do not fully function as ecological analogues of natural reefs. Findings highlight the importance of aligning artificial reef design with defined ecological objectives and considering structural context in management strategies across tropical reef systems worldwide.</w:t>
      </w:r>
    </w:p>
    <w:p w14:paraId="21A8AA02" w14:textId="4AFC2B7A"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del w:id="4" w:author="Scarlett Taylor" w:date="2025-10-18T16:45:00Z" w16du:dateUtc="2025-10-18T09:45:00Z">
        <w:r w:rsidRPr="00C715CC" w:rsidDel="003D6418">
          <w:rPr>
            <w:lang w:val="en-GB"/>
          </w:rPr>
          <w:delText xml:space="preserve"> inference, marine conservation.</w:delText>
        </w:r>
      </w:del>
      <w:ins w:id="5" w:author="Scarlett Taylor" w:date="2025-10-18T16:45:00Z" w16du:dateUtc="2025-10-18T09:45:00Z">
        <w:r w:rsidR="003D6418">
          <w:rPr>
            <w:lang w:val="en-GB"/>
          </w:rPr>
          <w:t>, coral reefs</w:t>
        </w:r>
      </w:ins>
      <w:r w:rsidRPr="00C715CC">
        <w:rPr>
          <w:lang w:val="en-GB"/>
        </w:rPr>
        <w:t xml:space="preserve"> </w:t>
      </w:r>
      <w:bookmarkStart w:id="6" w:name="_tc0du5trno0" w:colFirst="0" w:colLast="0"/>
      <w:bookmarkStart w:id="7" w:name="_d4d6ntvps1wk" w:colFirst="0" w:colLast="0"/>
      <w:bookmarkEnd w:id="6"/>
      <w:bookmarkEnd w:id="7"/>
      <w:r w:rsidR="00AE7146">
        <w:br w:type="page"/>
      </w:r>
    </w:p>
    <w:p w14:paraId="3EE917E6" w14:textId="3054009F" w:rsidR="00C57308" w:rsidRPr="00C715CC" w:rsidRDefault="00000000" w:rsidP="00132A98">
      <w:pPr>
        <w:pStyle w:val="Heading1"/>
      </w:pPr>
      <w:r w:rsidRPr="00C715CC">
        <w:lastRenderedPageBreak/>
        <w:t>1. INTRODUCTION</w:t>
      </w:r>
    </w:p>
    <w:p w14:paraId="5D09C0A6" w14:textId="7D591E62" w:rsidR="00F63F11" w:rsidRDefault="00B10A4B" w:rsidP="00C715CC">
      <w:pPr>
        <w:spacing w:before="240" w:after="240" w:line="480" w:lineRule="auto"/>
        <w:rPr>
          <w:lang w:val="en-GB"/>
        </w:rPr>
      </w:pPr>
      <w:bookmarkStart w:id="8" w:name="_5g48a2m0kxmd" w:colFirst="0" w:colLast="0"/>
      <w:bookmarkEnd w:id="8"/>
      <w:r w:rsidRPr="00B10A4B">
        <w:rPr>
          <w:lang w:val="en-GB"/>
        </w:rPr>
        <w:t xml:space="preserve">Artificial reef performance is </w:t>
      </w:r>
      <w:r>
        <w:rPr>
          <w:lang w:val="en-GB"/>
        </w:rPr>
        <w:t>typically</w:t>
      </w:r>
      <w:r w:rsidRPr="00B10A4B">
        <w:rPr>
          <w:lang w:val="en-GB"/>
        </w:rPr>
        <w:t xml:space="preserve"> evaluated by comparison with nearby fringing reef systems, yet these assessments may overlook how structural features influence ecological outcomes. Fringing reefs, which dominate nearshore tropical coastlines, are generally low in vertical relief and </w:t>
      </w:r>
      <w:r>
        <w:rPr>
          <w:lang w:val="en-GB"/>
        </w:rPr>
        <w:t xml:space="preserve">often </w:t>
      </w:r>
      <w:r w:rsidRPr="00B10A4B">
        <w:rPr>
          <w:lang w:val="en-GB"/>
        </w:rPr>
        <w:t xml:space="preserve">embedded in sediment-rich, human-impacted environments (Bell &amp; </w:t>
      </w:r>
      <w:proofErr w:type="spellStart"/>
      <w:r w:rsidRPr="00B10A4B">
        <w:rPr>
          <w:lang w:val="en-GB"/>
        </w:rPr>
        <w:t>Galzin</w:t>
      </w:r>
      <w:proofErr w:type="spellEnd"/>
      <w:r w:rsidRPr="00B10A4B">
        <w:rPr>
          <w:lang w:val="en-GB"/>
        </w:rPr>
        <w:t xml:space="preserve"> 1984, </w:t>
      </w:r>
      <w:proofErr w:type="spellStart"/>
      <w:r w:rsidRPr="00B10A4B">
        <w:rPr>
          <w:lang w:val="en-GB"/>
        </w:rPr>
        <w:t>Letessier</w:t>
      </w:r>
      <w:proofErr w:type="spellEnd"/>
      <w:r w:rsidRPr="00B10A4B">
        <w:rPr>
          <w:lang w:val="en-GB"/>
        </w:rPr>
        <w:t xml:space="preserve"> et al. 2019). In contrast, many artificial reefs</w:t>
      </w:r>
      <w:r>
        <w:rPr>
          <w:lang w:val="en-GB"/>
        </w:rPr>
        <w:t xml:space="preserve">, </w:t>
      </w:r>
      <w:r w:rsidRPr="00B10A4B">
        <w:rPr>
          <w:lang w:val="en-GB"/>
        </w:rPr>
        <w:t>particularly shipwrecks</w:t>
      </w:r>
      <w:r>
        <w:rPr>
          <w:lang w:val="en-GB"/>
        </w:rPr>
        <w:t xml:space="preserve">, </w:t>
      </w:r>
      <w:r w:rsidRPr="00B10A4B">
        <w:rPr>
          <w:lang w:val="en-GB"/>
        </w:rPr>
        <w:t>share greater physical similarity with offshore pelagic pinnacles, including steep vertical profiles, current exposure, and spatial isolation (</w:t>
      </w:r>
      <w:proofErr w:type="spellStart"/>
      <w:r w:rsidRPr="00B10A4B">
        <w:rPr>
          <w:lang w:val="en-GB"/>
        </w:rPr>
        <w:t>Letessier</w:t>
      </w:r>
      <w:proofErr w:type="spellEnd"/>
      <w:r w:rsidRPr="00B10A4B">
        <w:rPr>
          <w:lang w:val="en-GB"/>
        </w:rPr>
        <w:t xml:space="preserve"> et al. 2019, Paxton et al. 2020b, Galbraith et al. 2022). These </w:t>
      </w:r>
      <w:r>
        <w:rPr>
          <w:lang w:val="en-GB"/>
        </w:rPr>
        <w:t xml:space="preserve">structural </w:t>
      </w:r>
      <w:r w:rsidRPr="00B10A4B">
        <w:rPr>
          <w:lang w:val="en-GB"/>
        </w:rPr>
        <w:t>features influence foraging opportunities, predator access, and planktonic input, potentially 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235F5F67" w14:textId="2DCC633D" w:rsidR="002441CA" w:rsidRPr="002441CA" w:rsidRDefault="001C6241" w:rsidP="00B31269">
      <w:pPr>
        <w:spacing w:after="240" w:line="480" w:lineRule="auto"/>
        <w:rPr>
          <w:ins w:id="9" w:author="Scarlett Taylor" w:date="2025-10-14T09:26:00Z" w16du:dateUtc="2025-10-14T02:26:00Z"/>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In Thailand, shipwreck deployment has been widespread since the launch of the national Artificial Reef Program in 1978, aimed at reducing diver pressure on natural reefs and supporting fisheries enhancement (</w:t>
      </w:r>
      <w:proofErr w:type="spellStart"/>
      <w:r w:rsidRPr="001C6241">
        <w:t>Yeemin</w:t>
      </w:r>
      <w:proofErr w:type="spellEnd"/>
      <w:r w:rsidRPr="001C6241">
        <w:t xml:space="preserve"> et al. 2006, Mattos &amp; </w:t>
      </w:r>
      <w:proofErr w:type="spellStart"/>
      <w:r w:rsidRPr="001C6241">
        <w:t>Yeemin</w:t>
      </w:r>
      <w:proofErr w:type="spellEnd"/>
      <w:r w:rsidRPr="001C6241">
        <w:t xml:space="preserve"> 2020, Harvey et al. 2021, Baillie et al. 2024). </w:t>
      </w:r>
      <w:commentRangeStart w:id="10"/>
      <w:ins w:id="11" w:author="Scarlett Taylor" w:date="2025-10-14T09:26:00Z" w16du:dateUtc="2025-10-14T02:26:00Z">
        <w:r w:rsidR="002441CA" w:rsidRPr="002441CA">
          <w:t xml:space="preserve">The Department of Marine and Coastal Resources (DMCR) prioritizes deployments that deliver social and economic </w:t>
        </w:r>
      </w:ins>
      <w:commentRangeEnd w:id="10"/>
      <w:ins w:id="12" w:author="Scarlett Taylor" w:date="2025-10-14T09:27:00Z" w16du:dateUtc="2025-10-14T02:27:00Z">
        <w:r w:rsidR="002441CA">
          <w:rPr>
            <w:rStyle w:val="CommentReference"/>
          </w:rPr>
          <w:commentReference w:id="10"/>
        </w:r>
      </w:ins>
      <w:ins w:id="13" w:author="Scarlett Taylor" w:date="2025-10-14T09:26:00Z" w16du:dateUtc="2025-10-14T02:26:00Z">
        <w:r w:rsidR="002441CA" w:rsidRPr="002441CA">
          <w:t xml:space="preserve">benefits to stakeholder groups, particularly recreational fishers and divers, aligning with broader </w:t>
        </w:r>
        <w:r w:rsidR="002441CA" w:rsidRPr="002441CA">
          <w:lastRenderedPageBreak/>
          <w:t xml:space="preserve">evidence that artificial reefs are the predominant man-made marine structures valued by these </w:t>
        </w:r>
        <w:commentRangeStart w:id="14"/>
        <w:r w:rsidR="002441CA" w:rsidRPr="002441CA">
          <w:t>users</w:t>
        </w:r>
        <w:commentRangeEnd w:id="14"/>
        <w:r w:rsidR="002441CA">
          <w:rPr>
            <w:rStyle w:val="CommentReference"/>
          </w:rPr>
          <w:commentReference w:id="14"/>
        </w:r>
      </w:ins>
      <w:ins w:id="15" w:author="Scarlett Taylor" w:date="2025-10-14T09:36:00Z" w16du:dateUtc="2025-10-14T02:36:00Z">
        <w:r w:rsidR="00AC53CB">
          <w:t xml:space="preserve"> </w:t>
        </w:r>
      </w:ins>
      <w:ins w:id="16" w:author="Scarlett Taylor" w:date="2025-10-14T09:26:00Z" w16du:dateUtc="2025-10-14T02:26:00Z">
        <w:r w:rsidR="002441CA">
          <w:t>(Elrick-Barr et al. 2022)</w:t>
        </w:r>
      </w:ins>
      <w:ins w:id="17" w:author="Scarlett Taylor" w:date="2025-10-14T09:35:00Z" w16du:dateUtc="2025-10-14T02:35:00Z">
        <w:r w:rsidR="00AC53CB">
          <w:t>.</w:t>
        </w:r>
      </w:ins>
    </w:p>
    <w:p w14:paraId="29A5305C" w14:textId="6E544CFA" w:rsidR="001C6241" w:rsidRDefault="001C6241" w:rsidP="00B31269">
      <w:pPr>
        <w:spacing w:after="240" w:line="480" w:lineRule="auto"/>
        <w:rPr>
          <w:lang w:val="en-GB"/>
        </w:rPr>
      </w:pPr>
      <w:r w:rsidRPr="001C6241">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artificial structures such as shipwrecks (Mattos et al. 2023). </w:t>
      </w:r>
      <w:ins w:id="18" w:author="Scarlett Taylor" w:date="2025-10-14T10:56:00Z" w16du:dateUtc="2025-10-14T03:56:00Z">
        <w:r w:rsidR="00E73D31" w:rsidRPr="00E73D31">
          <w:rPr>
            <w:highlight w:val="yellow"/>
            <w:rPrChange w:id="19" w:author="Scarlett Taylor" w:date="2025-10-14T10:56:00Z" w16du:dateUtc="2025-10-14T03:56:00Z">
              <w:rPr/>
            </w:rPrChange>
          </w:rPr>
          <w:t>(</w:t>
        </w:r>
        <w:commentRangeStart w:id="20"/>
        <w:r w:rsidR="00E73D31" w:rsidRPr="00E73D31">
          <w:rPr>
            <w:highlight w:val="yellow"/>
            <w:rPrChange w:id="21" w:author="Scarlett Taylor" w:date="2025-10-14T10:56:00Z" w16du:dateUtc="2025-10-14T03:56:00Z">
              <w:rPr/>
            </w:rPrChange>
          </w:rPr>
          <w:t>xxx… introduce geomorphology of pinnacles to readers unfamiliar)</w:t>
        </w:r>
        <w:r w:rsidR="00E73D31">
          <w:t xml:space="preserve"> </w:t>
        </w:r>
        <w:commentRangeEnd w:id="20"/>
        <w:r w:rsidR="00E73D31">
          <w:rPr>
            <w:rStyle w:val="CommentReference"/>
          </w:rPr>
          <w:commentReference w:id="20"/>
        </w:r>
      </w:ins>
      <w:r w:rsidRPr="001C6241">
        <w:t xml:space="preserve">Despite the prevalence of these artificial reefs, relatively few studies have assessed their ecological functioning, particularly their capacity to support </w:t>
      </w:r>
      <w:commentRangeStart w:id="22"/>
      <w:r w:rsidRPr="001C6241">
        <w:t xml:space="preserve">balanced trophic assemblages </w:t>
      </w:r>
      <w:commentRangeEnd w:id="22"/>
      <w:r w:rsidR="00F70553">
        <w:rPr>
          <w:rStyle w:val="CommentReference"/>
        </w:rPr>
        <w:commentReference w:id="22"/>
      </w:r>
      <w:r w:rsidRPr="001C6241">
        <w:t>and replicate the ecological roles of natural reef systems (Fowler &amp; Booth 2012, Simon et al. 2013, Streich et al. 2017, Medeiros et al. 2022, Paxton et al. 2023, Schram et al. 2024).</w:t>
      </w:r>
    </w:p>
    <w:p w14:paraId="565831CA" w14:textId="346A6468"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w:t>
      </w:r>
      <w:commentRangeStart w:id="23"/>
      <w:r w:rsidRPr="00C715CC">
        <w:rPr>
          <w:lang w:val="en-GB"/>
        </w:rPr>
        <w:t xml:space="preserve">However, these metrics can obscure differences in community composition and ecological function </w:t>
      </w:r>
      <w:commentRangeEnd w:id="23"/>
      <w:r w:rsidR="00A936E8">
        <w:rPr>
          <w:rStyle w:val="CommentReference"/>
        </w:rPr>
        <w:commentReference w:id="23"/>
      </w:r>
      <w:r w:rsidRPr="00C715CC">
        <w:rPr>
          <w:lang w:val="en-GB"/>
        </w:rPr>
        <w:t>(</w:t>
      </w:r>
      <w:r w:rsidR="003C2044">
        <w:rPr>
          <w:lang w:val="en-GB"/>
        </w:rPr>
        <w:t>Ross et al. 20</w:t>
      </w:r>
      <w:r w:rsidR="0003772F">
        <w:rPr>
          <w:lang w:val="en-GB"/>
        </w:rPr>
        <w:t>1</w:t>
      </w:r>
      <w:r w:rsidR="003C2044">
        <w:rPr>
          <w:lang w:val="en-GB"/>
        </w:rPr>
        <w:t>6,</w:t>
      </w:r>
      <w:r w:rsidR="003C2044" w:rsidRPr="00D06BB2">
        <w:t xml:space="preserve"> </w:t>
      </w:r>
      <w:r w:rsidRPr="00C715CC">
        <w:rPr>
          <w:lang w:val="en-GB"/>
        </w:rPr>
        <w:t xml:space="preserve">Paxton </w:t>
      </w:r>
      <w:r w:rsidR="003C2044">
        <w:rPr>
          <w:lang w:val="en-GB"/>
        </w:rPr>
        <w:t>et al.</w:t>
      </w:r>
      <w:r w:rsidRPr="00C715CC">
        <w:rPr>
          <w:lang w:val="en-GB"/>
        </w:rPr>
        <w:t xml:space="preserve"> 2020a,</w:t>
      </w:r>
      <w:r w:rsidR="00F63F11" w:rsidRPr="00F63F11">
        <w:rPr>
          <w:lang w:val="en-GB"/>
        </w:rPr>
        <w:t xml:space="preserve"> </w:t>
      </w:r>
      <w:r w:rsidR="00F63F11" w:rsidRPr="00C715CC">
        <w:rPr>
          <w:lang w:val="en-GB"/>
        </w:rPr>
        <w:t xml:space="preserve">Paxton </w:t>
      </w:r>
      <w:r w:rsidR="00F63F11">
        <w:rPr>
          <w:lang w:val="en-GB"/>
        </w:rPr>
        <w:t>et al.</w:t>
      </w:r>
      <w:r w:rsidR="00F63F11" w:rsidRPr="00C715CC">
        <w:rPr>
          <w:lang w:val="en-GB"/>
        </w:rPr>
        <w:t xml:space="preserve"> 2020</w:t>
      </w:r>
      <w:r w:rsidRPr="00C715CC">
        <w:rPr>
          <w:lang w:val="en-GB"/>
        </w:rPr>
        <w:t>b</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r w:rsidR="00F63F11" w:rsidRPr="00C715CC">
        <w:rPr>
          <w:lang w:val="en-GB"/>
        </w:rPr>
        <w:t>Predator</w:t>
      </w:r>
      <w:r w:rsidRPr="00C715CC">
        <w:rPr>
          <w:lang w:val="en-GB"/>
        </w:rPr>
        <w:t xml:space="preserve"> biomass is frequently elevated, while lower trophic guilds 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w:t>
      </w:r>
      <w:r w:rsidR="00F63F11" w:rsidRPr="00F63F11">
        <w:rPr>
          <w:lang w:val="en-GB"/>
        </w:rPr>
        <w:t>This imbalance may limit processes such as algal control, nutrient cycling, and trophic transfer, indicating that high fish abundance alone does not equate to ecological equivalence with natural reefs.</w:t>
      </w:r>
      <w:r w:rsidR="00F63F11" w:rsidRPr="00F63F11" w:rsidDel="00F63F11">
        <w:rPr>
          <w:lang w:val="en-GB"/>
        </w:rPr>
        <w:t xml:space="preserve"> </w:t>
      </w:r>
    </w:p>
    <w:p w14:paraId="59B356A0" w14:textId="2FDF0577" w:rsidR="00C715CC" w:rsidRPr="00C715CC" w:rsidRDefault="000049FD" w:rsidP="00C715CC">
      <w:pPr>
        <w:spacing w:before="240" w:after="240" w:line="480" w:lineRule="auto"/>
        <w:rPr>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Shipwrecks tend to be high-relief and </w:t>
      </w:r>
      <w:r w:rsidRPr="000049FD">
        <w:rPr>
          <w:lang w:val="en-GB"/>
        </w:rPr>
        <w:lastRenderedPageBreak/>
        <w:t>spatially isolated, favouring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Paxton et al. 2023, Sibley et al. 2023). Distinguishing superficial species-level similarity from broader ecological performance is therefore essential when evaluating artificial reef outcomes (Simon et al. 2013, Medeiros et al. 2022, Schram et al. 2024).</w:t>
      </w:r>
      <w:r w:rsidRPr="000049FD" w:rsidDel="000049FD">
        <w:rPr>
          <w:lang w:val="en-GB"/>
        </w:rPr>
        <w:t xml:space="preserve"> </w:t>
      </w: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 xml:space="preserve">Isolated pelagic pinnacles, often exposed to strong hydrodynamic flow,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2023a,</w:t>
      </w:r>
      <w:r w:rsidR="00F63F11" w:rsidRPr="00F63F11">
        <w:rPr>
          <w:lang w:val="en-GB"/>
        </w:rPr>
        <w:t xml:space="preserve"> </w:t>
      </w:r>
      <w:r w:rsidR="00F63F11" w:rsidRPr="00D84338">
        <w:rPr>
          <w:lang w:val="en-GB"/>
        </w:rPr>
        <w:t>Galbraith et al. 2023</w:t>
      </w:r>
      <w:r w:rsidR="00D84338" w:rsidRPr="00D84338">
        <w:rPr>
          <w:lang w:val="en-GB"/>
        </w:rPr>
        <w:t>b, Mattos et al. 2023)</w:t>
      </w:r>
      <w:r w:rsidR="00C715CC"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00C715CC" w:rsidRPr="00C715CC">
        <w:rPr>
          <w:lang w:val="en-GB"/>
        </w:rPr>
        <w:t xml:space="preserve">Galbraith </w:t>
      </w:r>
      <w:r w:rsidR="003C2044">
        <w:rPr>
          <w:lang w:val="en-GB"/>
        </w:rPr>
        <w:t>et al.</w:t>
      </w:r>
      <w:r w:rsidR="00C715CC" w:rsidRPr="00C715CC">
        <w:rPr>
          <w:lang w:val="en-GB"/>
        </w:rPr>
        <w:t xml:space="preserve"> 2023). Pinnacles also exhibit substantial vertical relief and structural complexity, which provide refuge and foraging opportunities across multiple trophic guilds (Galbraith </w:t>
      </w:r>
      <w:r w:rsidR="003C2044">
        <w:rPr>
          <w:lang w:val="en-GB"/>
        </w:rPr>
        <w:t>et al.</w:t>
      </w:r>
      <w:r w:rsidR="00C715CC" w:rsidRPr="00C715CC">
        <w:rPr>
          <w:lang w:val="en-GB"/>
        </w:rPr>
        <w:t xml:space="preserve"> 2023</w:t>
      </w:r>
      <w:r>
        <w:rPr>
          <w:lang w:val="en-GB"/>
        </w:rPr>
        <w:t>,</w:t>
      </w:r>
      <w:r w:rsidR="00C715CC" w:rsidRPr="00C715CC">
        <w:rPr>
          <w:lang w:val="en-GB"/>
        </w:rPr>
        <w:t xml:space="preserve"> </w:t>
      </w:r>
      <w:proofErr w:type="spellStart"/>
      <w:r w:rsidR="00C715CC" w:rsidRPr="00C715CC">
        <w:rPr>
          <w:lang w:val="en-GB"/>
        </w:rPr>
        <w:t>Letessier</w:t>
      </w:r>
      <w:proofErr w:type="spellEnd"/>
      <w:r w:rsidR="00C715CC" w:rsidRPr="00C715CC">
        <w:rPr>
          <w:lang w:val="en-GB"/>
        </w:rPr>
        <w:t xml:space="preserve"> </w:t>
      </w:r>
      <w:r w:rsidR="003C2044">
        <w:rPr>
          <w:lang w:val="en-GB"/>
        </w:rPr>
        <w:t>et al.</w:t>
      </w:r>
      <w:r w:rsidR="00C715CC" w:rsidRPr="00C715CC">
        <w:rPr>
          <w:lang w:val="en-GB"/>
        </w:rPr>
        <w:t xml:space="preserve"> 2019).</w:t>
      </w:r>
    </w:p>
    <w:p w14:paraId="500F1017" w14:textId="1B2089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w:t>
      </w:r>
      <w:r w:rsidRPr="00C715CC">
        <w:rPr>
          <w:lang w:val="en-GB"/>
        </w:rPr>
        <w:lastRenderedPageBreak/>
        <w:t xml:space="preserve">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4755AB8A" w14:textId="060BE837"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0049FD" w:rsidRPr="000049FD">
        <w:rPr>
          <w:lang w:val="en-GB"/>
        </w:rPr>
        <w:t>Unlike most prior studies, which have compared artificial reefs only to nearby fringing reefs, this work explicitly tests shipwreck similarity against two contrasting natural reef types: fringing reefs and pelagic pinnacles, to determine which they more closely resemble.</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4D5F24A4" w14:textId="77777777" w:rsidR="000049FD" w:rsidRPr="001C6241" w:rsidRDefault="000049FD" w:rsidP="000049FD">
      <w:pPr>
        <w:spacing w:after="240" w:line="480" w:lineRule="auto"/>
        <w:rPr>
          <w:lang w:val="en-GB"/>
        </w:rPr>
      </w:pPr>
      <w:r w:rsidRPr="000049FD">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w:t>
      </w:r>
      <w:r w:rsidRPr="000049FD">
        <w:rPr>
          <w:lang w:val="en-GB"/>
        </w:rPr>
        <w:lastRenderedPageBreak/>
        <w:t>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w:t>
      </w:r>
      <w:proofErr w:type="spellStart"/>
      <w:r w:rsidRPr="000049FD">
        <w:rPr>
          <w:lang w:val="en-GB"/>
        </w:rPr>
        <w:t>Rilov</w:t>
      </w:r>
      <w:proofErr w:type="spellEnd"/>
      <w:r w:rsidRPr="000049FD">
        <w:rPr>
          <w:lang w:val="en-GB"/>
        </w:rPr>
        <w:t xml:space="preserve"> &amp; Benayahu 2000, Paxton et al. 2020a). These findings contribute to a broader understanding of how artificial reefs function across structurally varied reef contexts and are intended to inform ecologically grounded deployment strategies not only in Thailand, where shipwreck use continues to expand, but in other tropical regions pursuing artificial reef development to support reef fisheries and conservation goals (Paxton et al. 2020a, Baillie et al. 2024).</w:t>
      </w:r>
      <w:r w:rsidRPr="000049FD" w:rsidDel="000049FD">
        <w:rPr>
          <w:lang w:val="en-GB"/>
        </w:rPr>
        <w:t xml:space="preserve"> </w:t>
      </w:r>
    </w:p>
    <w:p w14:paraId="44C7C463" w14:textId="7370E71C"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24" w:name="_oufnu1adhg4c" w:colFirst="0" w:colLast="0"/>
      <w:bookmarkEnd w:id="24"/>
      <w:r w:rsidRPr="00C715CC">
        <w:t xml:space="preserve">2.1. </w:t>
      </w:r>
      <w:r w:rsidR="001E279D">
        <w:t>Study Sites</w:t>
      </w:r>
    </w:p>
    <w:p w14:paraId="3D73D8FB" w14:textId="77777777"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5631760F" w:rsidR="00332E1B" w:rsidRDefault="00A772F9" w:rsidP="0081685F">
      <w:pPr>
        <w:spacing w:after="240" w:line="480" w:lineRule="auto"/>
        <w:rPr>
          <w:ins w:id="25"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commentRangeStart w:id="26"/>
      <w:ins w:id="27" w:author="Scarlett Taylor" w:date="2025-10-13T10:53:00Z" w16du:dateUtc="2025-10-13T03:53:00Z">
        <w:r w:rsidR="005E6D95">
          <w:rPr>
            <w:lang w:val="en-GB"/>
          </w:rPr>
          <w:t xml:space="preserve">All three were intentionally sunk by the DMCR </w:t>
        </w:r>
      </w:ins>
      <w:commentRangeEnd w:id="26"/>
      <w:ins w:id="28" w:author="Scarlett Taylor" w:date="2025-10-13T10:54:00Z" w16du:dateUtc="2025-10-13T03:54:00Z">
        <w:r w:rsidR="005E6D95">
          <w:rPr>
            <w:rStyle w:val="CommentReference"/>
          </w:rPr>
          <w:commentReference w:id="26"/>
        </w:r>
      </w:ins>
      <w:ins w:id="29" w:author="Scarlett Taylor" w:date="2025-10-14T12:58:00Z" w16du:dateUtc="2025-10-14T05:58:00Z">
        <w:r w:rsidR="00C34A57">
          <w:rPr>
            <w:lang w:val="en-GB"/>
          </w:rPr>
          <w:t xml:space="preserve"> to enhance social and economic benefits to key stakeholders, in this case divers and recre</w:t>
        </w:r>
      </w:ins>
      <w:ins w:id="30" w:author="Scarlett Taylor" w:date="2025-10-14T12:59:00Z" w16du:dateUtc="2025-10-14T05:59:00Z">
        <w:r w:rsidR="00C34A57">
          <w:rPr>
            <w:lang w:val="en-GB"/>
          </w:rPr>
          <w:t xml:space="preserve">ation fishers (Elrick-Barr et al. 2022). </w:t>
        </w:r>
      </w:ins>
      <w:ins w:id="31" w:author="Scarlett Taylor" w:date="2025-10-13T10:53:00Z" w16du:dateUtc="2025-10-13T03:53:00Z">
        <w:r w:rsidR="005E6D95">
          <w:rPr>
            <w:lang w:val="en-GB"/>
          </w:rPr>
          <w:t xml:space="preserve"> </w:t>
        </w:r>
      </w:ins>
      <w:commentRangeStart w:id="32"/>
      <w:ins w:id="33"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lastRenderedPageBreak/>
          <w:t xml:space="preserve">width, </w:t>
        </w:r>
      </w:ins>
      <w:ins w:id="34" w:author="Scarlett Taylor" w:date="2025-10-09T12:13:00Z" w16du:dateUtc="2025-10-09T05:13:00Z">
        <w:r w:rsidR="0081685F" w:rsidRPr="00C34A57">
          <w:rPr>
            <w:i/>
            <w:iCs/>
            <w:lang w:val="en-GB"/>
          </w:rPr>
          <w:t xml:space="preserve">HTMS </w:t>
        </w:r>
      </w:ins>
      <w:proofErr w:type="spellStart"/>
      <w:ins w:id="35" w:author="Scarlett Taylor" w:date="2025-10-09T12:12:00Z" w16du:dateUtc="2025-10-09T05:12:00Z">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36"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37" w:author="Scarlett Taylor" w:date="2025-10-09T12:12:00Z" w16du:dateUtc="2025-10-09T05:12:00Z">
        <w:r w:rsidR="0081685F" w:rsidRPr="0081685F">
          <w:rPr>
            <w:lang w:val="en-GB"/>
          </w:rPr>
          <w:t>.</w:t>
        </w:r>
      </w:ins>
      <w:ins w:id="38"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ins>
      <w:ins w:id="39" w:author="Scarlett Taylor" w:date="2025-10-14T12:59:00Z" w16du:dateUtc="2025-10-14T05:59:00Z">
        <w:r w:rsidR="00C34A57">
          <w:rPr>
            <w:lang w:val="en-GB"/>
          </w:rPr>
          <w:t xml:space="preserve">on sand </w:t>
        </w:r>
      </w:ins>
      <w:ins w:id="40" w:author="Scarlett Taylor" w:date="2025-10-09T12:13:00Z" w16du:dateUtc="2025-10-09T05:13:00Z">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41"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42" w:author="Scarlett Taylor" w:date="2025-10-09T12:15:00Z" w16du:dateUtc="2025-10-09T05:15:00Z">
        <w:r w:rsidR="0081685F">
          <w:rPr>
            <w:lang w:val="en-GB"/>
          </w:rPr>
          <w:t>.</w:t>
        </w:r>
      </w:ins>
      <w:r w:rsidRPr="00C715CC">
        <w:rPr>
          <w:lang w:val="en-GB"/>
        </w:rPr>
        <w:t xml:space="preserve"> </w:t>
      </w:r>
      <w:commentRangeEnd w:id="32"/>
      <w:r w:rsidR="0081685F">
        <w:rPr>
          <w:rStyle w:val="CommentReference"/>
        </w:rPr>
        <w:commentReference w:id="32"/>
      </w:r>
    </w:p>
    <w:p w14:paraId="45F84795" w14:textId="38B3B17D" w:rsidR="00C57308" w:rsidRPr="00C715CC" w:rsidRDefault="00BE1DB0" w:rsidP="0081685F">
      <w:pPr>
        <w:spacing w:after="240" w:line="480" w:lineRule="auto"/>
        <w:rPr>
          <w:lang w:val="en-GB"/>
        </w:rPr>
      </w:pPr>
      <w:commentRangeStart w:id="43"/>
      <w:ins w:id="44" w:author="Scarlett Taylor" w:date="2025-10-09T12:41:00Z" w16du:dateUtc="2025-10-09T05:41:00Z">
        <w:r w:rsidRPr="00C34A57">
          <w:rPr>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45" w:author="Scarlett Taylor" w:date="2025-10-09T12:42:00Z" w16du:dateUtc="2025-10-09T05:42:00Z">
        <w:r>
          <w:rPr>
            <w:lang w:val="en-GB"/>
          </w:rPr>
          <w:t>1.</w:t>
        </w:r>
      </w:ins>
      <w:commentRangeEnd w:id="43"/>
      <w:ins w:id="46" w:author="Scarlett Taylor" w:date="2025-10-09T12:48:00Z" w16du:dateUtc="2025-10-09T05:48:00Z">
        <w:r>
          <w:rPr>
            <w:rStyle w:val="CommentReference"/>
          </w:rPr>
          <w:commentReference w:id="43"/>
        </w:r>
      </w:ins>
      <w:ins w:id="47" w:author="Scarlett Taylor" w:date="2025-10-09T12:42:00Z" w16du:dateUtc="2025-10-09T05:42:00Z">
        <w:r>
          <w:rPr>
            <w:lang w:val="en-GB"/>
          </w:rPr>
          <w:t xml:space="preserve"> </w:t>
        </w:r>
      </w:ins>
      <w:del w:id="48"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C34A57">
      <w:pPr>
        <w:pStyle w:val="Heading2"/>
      </w:pPr>
      <w:bookmarkStart w:id="49" w:name="_wkrrlat1y6lc" w:colFirst="0" w:colLast="0"/>
      <w:bookmarkEnd w:id="49"/>
      <w:r w:rsidRPr="00C715CC">
        <w:t xml:space="preserve">2.2. </w:t>
      </w:r>
      <w:r w:rsidR="001E279D">
        <w:t>Survey Protocol</w:t>
      </w:r>
    </w:p>
    <w:p w14:paraId="62DFEC56" w14:textId="09E0DE19" w:rsidR="00C57308" w:rsidRPr="00C715CC" w:rsidRDefault="00000000" w:rsidP="001E279D">
      <w:pPr>
        <w:spacing w:after="240" w:line="480" w:lineRule="auto"/>
        <w:rPr>
          <w:lang w:val="en-GB"/>
        </w:rPr>
      </w:pPr>
      <w:r w:rsidRPr="00C715CC">
        <w:rPr>
          <w:lang w:val="en-GB"/>
        </w:rPr>
        <w:t xml:space="preserve">All surveys followed </w:t>
      </w:r>
      <w:commentRangeStart w:id="50"/>
      <w:ins w:id="51" w:author="Scarlett Taylor" w:date="2025-10-09T11:51:00Z" w16du:dateUtc="2025-10-09T04:51:00Z">
        <w:r w:rsidR="0042250B">
          <w:rPr>
            <w:lang w:val="en-GB"/>
          </w:rPr>
          <w:t>a</w:t>
        </w:r>
        <w:commentRangeEnd w:id="50"/>
        <w:r w:rsidR="0042250B">
          <w:rPr>
            <w:rStyle w:val="CommentReference"/>
          </w:rPr>
          <w:commentReference w:id="50"/>
        </w:r>
        <w:r w:rsidR="0042250B">
          <w:rPr>
            <w:lang w:val="en-GB"/>
          </w:rPr>
          <w:t xml:space="preserve"> </w:t>
        </w:r>
      </w:ins>
      <w:r w:rsidRPr="00C715CC">
        <w:rPr>
          <w:lang w:val="en-GB"/>
        </w:rPr>
        <w:t>standardised underwater census (UVC) methodology. Divers conducted eight minute timed</w:t>
      </w:r>
      <w:ins w:id="52" w:author="Scarlett Taylor" w:date="2025-10-13T10:54:00Z" w16du:dateUtc="2025-10-13T03:54:00Z">
        <w:r w:rsidR="005E6D95">
          <w:rPr>
            <w:lang w:val="en-GB"/>
          </w:rPr>
          <w:t>-</w:t>
        </w:r>
      </w:ins>
      <w:del w:id="53" w:author="Scarlett Taylor" w:date="2025-10-13T10:54:00Z" w16du:dateUtc="2025-10-13T03:54:00Z">
        <w:r w:rsidRPr="00C715CC" w:rsidDel="005E6D95">
          <w:rPr>
            <w:lang w:val="en-GB"/>
          </w:rPr>
          <w:delText xml:space="preserve"> </w:delText>
        </w:r>
      </w:del>
      <w:r w:rsidRPr="00C715CC">
        <w:rPr>
          <w:lang w:val="en-GB"/>
        </w:rPr>
        <w:t xml:space="preserve">swim surveys </w:t>
      </w:r>
      <w:bookmarkStart w:id="54" w:name="OLE_LINK1"/>
      <w:ins w:id="55" w:author="Scarlett Taylor" w:date="2025-10-13T10:55:00Z" w16du:dateUtc="2025-10-13T03:55:00Z">
        <w:r w:rsidR="005E6D95">
          <w:rPr>
            <w:lang w:val="en-GB"/>
          </w:rPr>
          <w:t>(</w:t>
        </w:r>
      </w:ins>
      <w:ins w:id="56" w:author="Scarlett Taylor" w:date="2025-10-14T09:43:00Z" w16du:dateUtc="2025-10-14T02:43:00Z">
        <w:r w:rsidR="00B11143">
          <w:rPr>
            <w:lang w:val="en-GB"/>
          </w:rPr>
          <w:t>used in Baillie et al. 2024</w:t>
        </w:r>
      </w:ins>
      <w:ins w:id="57" w:author="Scarlett Taylor" w:date="2025-10-14T10:21:00Z" w16du:dateUtc="2025-10-14T03:21:00Z">
        <w:r w:rsidR="00CE7F2C">
          <w:rPr>
            <w:lang w:val="en-GB"/>
          </w:rPr>
          <w:t>;</w:t>
        </w:r>
      </w:ins>
      <w:ins w:id="58" w:author="Scarlett Taylor" w:date="2025-10-14T09:43:00Z" w16du:dateUtc="2025-10-14T02:43:00Z">
        <w:r w:rsidR="00B11143">
          <w:rPr>
            <w:lang w:val="en-GB"/>
          </w:rPr>
          <w:t xml:space="preserve"> </w:t>
        </w:r>
      </w:ins>
      <w:ins w:id="59" w:author="Scarlett Taylor" w:date="2025-10-13T10:55:00Z" w16du:dateUtc="2025-10-13T03:55:00Z">
        <w:r w:rsidR="005E6D95">
          <w:rPr>
            <w:lang w:val="en-GB"/>
          </w:rPr>
          <w:t xml:space="preserve">adapted from </w:t>
        </w:r>
        <w:commentRangeStart w:id="60"/>
        <w:r w:rsidR="005E6D95">
          <w:rPr>
            <w:lang w:val="en-GB"/>
          </w:rPr>
          <w:t>Hill and Wilkinson 2004</w:t>
        </w:r>
        <w:bookmarkEnd w:id="54"/>
        <w:r w:rsidR="005E6D95">
          <w:rPr>
            <w:lang w:val="en-GB"/>
          </w:rPr>
          <w:t xml:space="preserve">) </w:t>
        </w:r>
      </w:ins>
      <w:commentRangeEnd w:id="60"/>
      <w:ins w:id="61" w:author="Scarlett Taylor" w:date="2025-10-13T10:59:00Z" w16du:dateUtc="2025-10-13T03:59:00Z">
        <w:r w:rsidR="005E6D95">
          <w:rPr>
            <w:rStyle w:val="CommentReference"/>
          </w:rPr>
          <w:commentReference w:id="60"/>
        </w:r>
      </w:ins>
      <w:r w:rsidRPr="00C715CC">
        <w:rPr>
          <w:lang w:val="en-GB"/>
        </w:rPr>
        <w:t xml:space="preserve">using a predetermined survey species list (Table S1), which encompasses multiple functional groups (grazers, invertivores, mesopredators and higher trophic level predators) and ensures consistency in species identification and data collection. </w:t>
      </w:r>
      <w:commentRangeStart w:id="62"/>
      <w:ins w:id="63" w:author="Scarlett Taylor" w:date="2025-10-14T13:33:00Z" w16du:dateUtc="2025-10-14T06:33:00Z">
        <w:r w:rsidR="004B3DEE" w:rsidRPr="004B3DEE">
          <w:rPr>
            <w:lang w:val="en-GB"/>
          </w:rPr>
          <w:t xml:space="preserve">Survey species were assigned to </w:t>
        </w:r>
        <w:r w:rsidR="004B3DEE" w:rsidRPr="004B3DEE">
          <w:rPr>
            <w:lang w:val="en-GB"/>
          </w:rPr>
          <w:lastRenderedPageBreak/>
          <w:t xml:space="preserve">these four functional groups using </w:t>
        </w:r>
      </w:ins>
      <w:ins w:id="64" w:author="Scarlett Taylor" w:date="2025-10-14T13:35:00Z" w16du:dateUtc="2025-10-14T06:35:00Z">
        <w:r w:rsidR="004B3DEE">
          <w:rPr>
            <w:lang w:val="en-GB"/>
          </w:rPr>
          <w:t>precedent</w:t>
        </w:r>
      </w:ins>
      <w:ins w:id="65" w:author="Scarlett Taylor" w:date="2025-10-14T13:33:00Z" w16du:dateUtc="2025-10-14T06:33:00Z">
        <w:r w:rsidR="004B3DEE" w:rsidRPr="004B3DEE">
          <w:rPr>
            <w:lang w:val="en-GB"/>
          </w:rPr>
          <w:t xml:space="preserve"> consistent with Baillie et al. (2024); the full mapping is provided in Table S1.</w:t>
        </w:r>
        <w:r w:rsidR="004B3DEE">
          <w:rPr>
            <w:lang w:val="en-GB"/>
          </w:rPr>
          <w:t xml:space="preserve"> </w:t>
        </w:r>
      </w:ins>
      <w:commentRangeEnd w:id="62"/>
      <w:ins w:id="66" w:author="Scarlett Taylor" w:date="2025-10-14T13:35:00Z" w16du:dateUtc="2025-10-14T06:35:00Z">
        <w:r w:rsidR="004B3DEE">
          <w:rPr>
            <w:rStyle w:val="CommentReference"/>
          </w:rPr>
          <w:commentReference w:id="62"/>
        </w:r>
      </w:ins>
      <w:commentRangeStart w:id="67"/>
      <w:ins w:id="68" w:author="Scarlett Taylor" w:date="2025-10-14T13:24:00Z" w16du:dateUtc="2025-10-14T06:24:00Z">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ins>
      <w:ins w:id="69" w:author="Scarlett Taylor" w:date="2025-10-14T13:31:00Z" w16du:dateUtc="2025-10-14T06:31:00Z">
        <w:r w:rsidR="004B3DEE">
          <w:rPr>
            <w:lang w:val="en-GB"/>
          </w:rPr>
          <w:t xml:space="preserve">. </w:t>
        </w:r>
      </w:ins>
      <w:commentRangeEnd w:id="67"/>
      <w:ins w:id="70" w:author="Scarlett Taylor" w:date="2025-10-14T13:35:00Z" w16du:dateUtc="2025-10-14T06:35:00Z">
        <w:r w:rsidR="004B3DEE">
          <w:rPr>
            <w:rStyle w:val="CommentReference"/>
          </w:rPr>
          <w:commentReference w:id="67"/>
        </w:r>
      </w:ins>
      <w:del w:id="71" w:author="Scarlett Taylor" w:date="2025-10-14T13:32:00Z" w16du:dateUtc="2025-10-14T06:32:00Z">
        <w:r w:rsidR="00E85ACD" w:rsidRPr="00E85ACD" w:rsidDel="004B3DEE">
          <w:rPr>
            <w:lang w:val="en-GB"/>
          </w:rPr>
          <w:delText xml:space="preserve">Eight </w:delText>
        </w:r>
      </w:del>
      <w:r w:rsidR="00E85ACD" w:rsidRPr="00E85ACD">
        <w:rPr>
          <w:lang w:val="en-GB"/>
        </w:rPr>
        <w:t xml:space="preserve">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77777777" w:rsidR="002F6C25" w:rsidRDefault="00000000" w:rsidP="004C68AF">
      <w:pPr>
        <w:pStyle w:val="code"/>
        <w:rPr>
          <w:ins w:id="72" w:author="Scarlett Taylor" w:date="2025-10-14T15:11:00Z" w16du:dateUtc="2025-10-14T08:11:00Z"/>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w:t>
      </w:r>
      <w:ins w:id="73" w:author="Scarlett Taylor" w:date="2025-10-14T14:37:00Z" w16du:dateUtc="2025-10-14T07:37:00Z">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proofErr w:type="gramStart"/>
        <w:r w:rsidR="004E31B1" w:rsidRPr="004E31B1">
          <w:rPr>
            <w:rFonts w:ascii="Times New Roman" w:hAnsi="Times New Roman" w:cs="Times New Roman"/>
          </w:rPr>
          <w:t>time-standardized</w:t>
        </w:r>
        <w:proofErr w:type="gramEnd"/>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ins>
    </w:p>
    <w:p w14:paraId="437A885E" w14:textId="715746D2"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ins w:id="74" w:author="Scarlett Taylor" w:date="2025-10-14T10:24:00Z" w16du:dateUtc="2025-10-14T03:24:00Z">
        <w:r w:rsidR="00BF54C3">
          <w:rPr>
            <w:rFonts w:ascii="Times New Roman" w:hAnsi="Times New Roman" w:cs="Times New Roman"/>
          </w:rPr>
          <w:t xml:space="preserve"> </w:t>
        </w:r>
        <w:commentRangeStart w:id="75"/>
        <w:r w:rsidR="00BF54C3" w:rsidRPr="00BF54C3">
          <w:rPr>
            <w:rFonts w:ascii="Times New Roman" w:hAnsi="Times New Roman" w:cs="Times New Roman"/>
          </w:rPr>
          <w:t xml:space="preserve">A 10 m inclusion radius was selected to capture transient, mid-water </w:t>
        </w:r>
      </w:ins>
      <w:ins w:id="76" w:author="Scarlett Taylor" w:date="2025-10-14T10:30:00Z" w16du:dateUtc="2025-10-14T03:30:00Z">
        <w:r w:rsidR="00BF54C3">
          <w:rPr>
            <w:rFonts w:ascii="Times New Roman" w:hAnsi="Times New Roman" w:cs="Times New Roman"/>
          </w:rPr>
          <w:t>higher trophic level predators (hereafter HTLPs)</w:t>
        </w:r>
      </w:ins>
      <w:ins w:id="77" w:author="Scarlett Taylor" w:date="2025-10-14T14:31:00Z" w16du:dateUtc="2025-10-14T07:31:00Z">
        <w:r w:rsidR="004E31B1">
          <w:rPr>
            <w:rFonts w:ascii="Times New Roman" w:hAnsi="Times New Roman" w:cs="Times New Roman"/>
          </w:rPr>
          <w:t xml:space="preserve"> after multiple pilot surveys</w:t>
        </w:r>
      </w:ins>
      <w:ins w:id="78" w:author="Scarlett Taylor" w:date="2025-10-14T10:24:00Z" w16du:dateUtc="2025-10-14T03:24:00Z">
        <w:r w:rsidR="00BF54C3" w:rsidRPr="00BF54C3">
          <w:rPr>
            <w:rFonts w:ascii="Times New Roman" w:hAnsi="Times New Roman" w:cs="Times New Roman"/>
          </w:rPr>
          <w:t xml:space="preserve">. Observer distance estimation was trained prior to fieldwork and reinforced during the </w:t>
        </w:r>
      </w:ins>
      <w:ins w:id="79" w:author="Scarlett Taylor" w:date="2025-10-14T10:27:00Z" w16du:dateUtc="2025-10-14T03:27:00Z">
        <w:r w:rsidR="00BF54C3">
          <w:rPr>
            <w:rFonts w:ascii="Times New Roman" w:hAnsi="Times New Roman" w:cs="Times New Roman"/>
          </w:rPr>
          <w:lastRenderedPageBreak/>
          <w:t>sampling period</w:t>
        </w:r>
      </w:ins>
      <w:ins w:id="80" w:author="Scarlett Taylor" w:date="2025-10-14T10:24:00Z" w16du:dateUtc="2025-10-14T03:24:00Z">
        <w:r w:rsidR="00BF54C3" w:rsidRPr="00BF54C3">
          <w:rPr>
            <w:rFonts w:ascii="Times New Roman" w:hAnsi="Times New Roman" w:cs="Times New Roman"/>
          </w:rPr>
          <w:t xml:space="preserve"> using fixed range cues and team cross-checks.</w:t>
        </w:r>
      </w:ins>
      <w:r w:rsidR="004C68AF" w:rsidRPr="004C68AF">
        <w:rPr>
          <w:rFonts w:ascii="Times New Roman" w:hAnsi="Times New Roman" w:cs="Times New Roman"/>
        </w:rPr>
        <w:t xml:space="preserve"> </w:t>
      </w:r>
      <w:commentRangeEnd w:id="75"/>
      <w:r w:rsidR="00BF54C3">
        <w:rPr>
          <w:rStyle w:val="CommentReference"/>
          <w:rFonts w:ascii="Times New Roman" w:eastAsia="Times New Roman" w:hAnsi="Times New Roman" w:cs="Times New Roman"/>
          <w:lang w:val="en-CA"/>
        </w:rPr>
        <w:commentReference w:id="75"/>
      </w:r>
      <w:ins w:id="81" w:author="Scarlett Taylor" w:date="2025-10-14T10:28:00Z" w16du:dateUtc="2025-10-14T03:28:00Z">
        <w:r w:rsidR="00BF54C3" w:rsidRPr="00BF54C3">
          <w:t xml:space="preserve"> </w:t>
        </w:r>
        <w:r w:rsidR="00BF54C3" w:rsidRPr="00BF54C3">
          <w:rPr>
            <w:rFonts w:ascii="Times New Roman" w:hAnsi="Times New Roman" w:cs="Times New Roman"/>
          </w:rPr>
          <w:t>Surveys proceeded only when horizontal visibility was ≥3 m, and visibility was logged for quality control.</w:t>
        </w:r>
      </w:ins>
      <w:ins w:id="82" w:author="Scarlett Taylor" w:date="2025-10-14T10:32:00Z" w16du:dateUtc="2025-10-14T03:32:00Z">
        <w:r w:rsidR="00BF54C3">
          <w:t xml:space="preserve"> </w:t>
        </w:r>
      </w:ins>
      <w:ins w:id="83" w:author="Scarlett Taylor" w:date="2025-10-14T15:23:00Z" w16du:dateUtc="2025-10-14T08:23:00Z">
        <w:r w:rsidR="00CE0C97" w:rsidRPr="00CE0C97">
          <w:rPr>
            <w:rFonts w:ascii="Times New Roman" w:hAnsi="Times New Roman" w:cs="Times New Roman"/>
          </w:rPr>
          <w:t>Divers swam at a practiced pace of ~12 m min⁻¹ for eight minutes, covering ~96 m per survey; the effective swath area was ~1,920 m² (distance × 2 × 10 m inclusion radius). This corrects the 1,200 m² figure reported by Baillie et al. (2024).</w:t>
        </w:r>
        <w:r w:rsidR="00CE0C97">
          <w:rPr>
            <w:rFonts w:ascii="Times New Roman" w:hAnsi="Times New Roman" w:cs="Times New Roman"/>
          </w:rPr>
          <w:t xml:space="preserve"> </w:t>
        </w:r>
      </w:ins>
      <w:del w:id="84" w:author="Scarlett Taylor" w:date="2025-10-14T15:23:00Z" w16du:dateUtc="2025-10-14T08:23:00Z">
        <w:r w:rsidRPr="004C68AF" w:rsidDel="00CE0C97">
          <w:rPr>
            <w:rFonts w:ascii="Times New Roman" w:hAnsi="Times New Roman" w:cs="Times New Roman"/>
          </w:rPr>
          <w:delText xml:space="preserve">Divers swam slowly to maximise observation time and reduce disturbance to the fish. </w:delText>
        </w:r>
        <w:r w:rsidR="00E85ACD" w:rsidRPr="004C68AF" w:rsidDel="00CE0C97">
          <w:rPr>
            <w:rFonts w:ascii="Times New Roman" w:hAnsi="Times New Roman" w:cs="Times New Roman"/>
          </w:rPr>
          <w:delText xml:space="preserve">The estimated area covered during each survey </w:delText>
        </w:r>
        <w:r w:rsidR="00E85ACD" w:rsidRPr="0081685F" w:rsidDel="00CE0C97">
          <w:rPr>
            <w:rFonts w:ascii="Times New Roman" w:hAnsi="Times New Roman" w:cs="Times New Roman"/>
          </w:rPr>
          <w:delText>was</w:delText>
        </w:r>
        <w:r w:rsidR="00E85ACD" w:rsidRPr="004C68AF" w:rsidDel="00CE0C97">
          <w:rPr>
            <w:rFonts w:ascii="Times New Roman" w:hAnsi="Times New Roman" w:cs="Times New Roman"/>
          </w:rPr>
          <w:delText xml:space="preserve"> calculated by measuring the distance covered during multiple pilot timed-swim surveys on the HTMS </w:delText>
        </w:r>
        <w:r w:rsidR="00E85ACD" w:rsidRPr="004C68AF" w:rsidDel="00CE0C97">
          <w:rPr>
            <w:rFonts w:ascii="Times New Roman" w:hAnsi="Times New Roman" w:cs="Times New Roman"/>
            <w:i/>
            <w:iCs/>
          </w:rPr>
          <w:delText>Sattakut.</w:delText>
        </w:r>
      </w:del>
    </w:p>
    <w:p w14:paraId="4ECE51EB" w14:textId="02D37547"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ins w:id="85" w:author="Scarlett Taylor" w:date="2025-10-09T11:42:00Z" w16du:dateUtc="2025-10-09T04:42:00Z">
        <w:r w:rsidR="0042250B">
          <w:rPr>
            <w:lang w:val="en-GB"/>
          </w:rPr>
          <w:t xml:space="preserve"> </w:t>
        </w:r>
        <w:commentRangeStart w:id="86"/>
        <w:r w:rsidR="0042250B">
          <w:rPr>
            <w:lang w:val="en-GB"/>
          </w:rPr>
          <w:t>in</w:t>
        </w:r>
      </w:ins>
      <w:ins w:id="87" w:author="Scarlett Taylor" w:date="2025-10-09T11:47:00Z" w16du:dateUtc="2025-10-09T04:47:00Z">
        <w:r w:rsidR="0042250B">
          <w:rPr>
            <w:lang w:val="en-GB"/>
          </w:rPr>
          <w:t>-</w:t>
        </w:r>
      </w:ins>
      <w:ins w:id="88" w:author="Scarlett Taylor" w:date="2025-10-09T11:42:00Z" w16du:dateUtc="2025-10-09T04:42:00Z">
        <w:r w:rsidR="0042250B">
          <w:rPr>
            <w:lang w:val="en-GB"/>
          </w:rPr>
          <w:t>situ</w:t>
        </w:r>
      </w:ins>
      <w:commentRangeEnd w:id="86"/>
      <w:ins w:id="89" w:author="Scarlett Taylor" w:date="2025-10-09T11:47:00Z" w16du:dateUtc="2025-10-09T04:47:00Z">
        <w:r w:rsidR="0042250B">
          <w:rPr>
            <w:rStyle w:val="CommentReference"/>
          </w:rPr>
          <w:commentReference w:id="86"/>
        </w:r>
      </w:ins>
      <w:r w:rsidRPr="00C715CC">
        <w:rPr>
          <w:lang w:val="en-GB"/>
        </w:rPr>
        <w:t xml:space="preserve">. </w:t>
      </w:r>
      <w:commentRangeStart w:id="90"/>
      <w:ins w:id="91" w:author="Scarlett Taylor" w:date="2025-10-14T09:40:00Z" w16du:dateUtc="2025-10-14T02:40:00Z">
        <w:r w:rsidR="00AC53CB" w:rsidRPr="00AC53CB">
          <w:rPr>
            <w:lang w:val="en-GB"/>
          </w:rPr>
          <w:t>Counts of individuals by listed species were recorded for each survey, and zeros were retained so that presence and absence were represented.</w:t>
        </w:r>
        <w:r w:rsidR="00AC53CB">
          <w:rPr>
            <w:lang w:val="en-GB"/>
          </w:rPr>
          <w:t xml:space="preserve"> </w:t>
        </w:r>
      </w:ins>
      <w:commentRangeEnd w:id="90"/>
      <w:ins w:id="92" w:author="Scarlett Taylor" w:date="2025-10-14T09:42:00Z" w16du:dateUtc="2025-10-14T02:42:00Z">
        <w:r w:rsidR="00B11143">
          <w:rPr>
            <w:rStyle w:val="CommentReference"/>
          </w:rPr>
          <w:commentReference w:id="90"/>
        </w:r>
      </w:ins>
      <w:del w:id="93" w:author="Scarlett Taylor" w:date="2025-10-09T12:17:00Z" w16du:dateUtc="2025-10-09T05:17:00Z">
        <w:r w:rsidRPr="00C715CC" w:rsidDel="0081685F">
          <w:rPr>
            <w:lang w:val="en-GB"/>
          </w:rPr>
          <w:delText xml:space="preserve">Data were recorded in real-time during the survey. </w:delText>
        </w:r>
      </w:del>
      <w:commentRangeStart w:id="94"/>
      <w:del w:id="95" w:author="Scarlett Taylor" w:date="2025-10-09T11:41:00Z" w16du:dateUtc="2025-10-09T04:41:00Z">
        <w:r w:rsidRPr="00C715CC" w:rsidDel="0042250B">
          <w:rPr>
            <w:lang w:val="en-GB"/>
          </w:rPr>
          <w:delText xml:space="preserve">Each new survey was recorded in a separate section of the slate to maintain data integrity. </w:delText>
        </w:r>
      </w:del>
      <w:commentRangeEnd w:id="94"/>
      <w:r w:rsidR="0042250B">
        <w:rPr>
          <w:rStyle w:val="CommentReference"/>
        </w:rPr>
        <w:commentReference w:id="94"/>
      </w:r>
    </w:p>
    <w:p w14:paraId="5C29810E" w14:textId="5A02E1EE" w:rsidR="00C57308" w:rsidRPr="00C715CC" w:rsidRDefault="00000000" w:rsidP="00132A98">
      <w:pPr>
        <w:pStyle w:val="Heading2"/>
      </w:pPr>
      <w:bookmarkStart w:id="96" w:name="_kmnnqgfdlep6" w:colFirst="0" w:colLast="0"/>
      <w:bookmarkEnd w:id="96"/>
      <w:r w:rsidRPr="00C715CC">
        <w:t xml:space="preserve">2.3. </w:t>
      </w:r>
      <w:r w:rsidR="001E279D">
        <w:t>Data Analysis</w:t>
      </w:r>
      <w:r w:rsidRPr="00C715CC">
        <w:t xml:space="preserve"> </w:t>
      </w:r>
    </w:p>
    <w:p w14:paraId="3F48EA60" w14:textId="7C27E630"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zones. </w:t>
      </w:r>
      <w:commentRangeStart w:id="97"/>
      <w:ins w:id="98"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w:t>
        </w:r>
        <w:r w:rsidR="0042250B" w:rsidRPr="0042250B">
          <w:rPr>
            <w:lang w:val="en-GB"/>
          </w:rPr>
          <w:lastRenderedPageBreak/>
          <w:t xml:space="preserve">Tao, </w:t>
        </w:r>
        <w:r w:rsidR="0042250B">
          <w:rPr>
            <w:lang w:val="en-GB"/>
          </w:rPr>
          <w:t>“p</w:t>
        </w:r>
        <w:r w:rsidR="0042250B" w:rsidRPr="0042250B">
          <w:rPr>
            <w:lang w:val="en-GB"/>
          </w:rPr>
          <w:t>elagic</w:t>
        </w:r>
        <w:r w:rsidR="0042250B">
          <w:rPr>
            <w:lang w:val="en-GB"/>
          </w:rPr>
          <w:t>”</w:t>
        </w:r>
        <w:r w:rsidR="0042250B" w:rsidRPr="0042250B">
          <w:rPr>
            <w:lang w:val="en-GB"/>
          </w:rPr>
          <w:t xml:space="preserve"> if offshore pinnacles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 Zone was added to separate shoreline proximity from reef type when estimating classification effects</w:t>
        </w:r>
        <w:r w:rsidR="0042250B">
          <w:rPr>
            <w:lang w:val="en-GB"/>
          </w:rPr>
          <w:t xml:space="preserve">. </w:t>
        </w:r>
      </w:ins>
      <w:commentRangeEnd w:id="97"/>
      <w:ins w:id="99" w:author="Scarlett Taylor" w:date="2025-10-09T11:46:00Z" w16du:dateUtc="2025-10-09T04:46:00Z">
        <w:r w:rsidR="0042250B">
          <w:rPr>
            <w:rStyle w:val="CommentReference"/>
          </w:rPr>
          <w:commentReference w:id="97"/>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100" w:name="_ap0laf6xnjoq" w:colFirst="0" w:colLast="0"/>
      <w:bookmarkEnd w:id="100"/>
      <w:r w:rsidRPr="00C715CC">
        <w:t xml:space="preserve">2.3.1. Functional group analysis </w:t>
      </w:r>
    </w:p>
    <w:p w14:paraId="196CCA5D" w14:textId="315C707B"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m:t>
        </m:r>
        <m:d>
          <m:dPr>
            <m:ctrlPr>
              <w:ins w:id="101" w:author="Scarlett Taylor" w:date="2025-10-14T15:47:00Z" w16du:dateUtc="2025-10-14T08:47:00Z">
                <w:rPr>
                  <w:rFonts w:ascii="Cambria Math" w:eastAsia="Courier New" w:hAnsi="Cambria Math"/>
                  <w:i/>
                  <w:lang w:val="en-GB"/>
                </w:rPr>
              </w:ins>
            </m:ctrlPr>
          </m:dPr>
          <m:e>
            <m:r>
              <w:rPr>
                <w:rFonts w:ascii="Cambria Math" w:eastAsia="Courier New" w:hAnsi="Cambria Math"/>
                <w:lang w:val="en-GB"/>
              </w:rPr>
              <m:t>Grazer, Invertivore, Mesopredator, HTLP</m:t>
            </m:r>
          </m:e>
        </m:d>
        <m:r>
          <w:rPr>
            <w:rFonts w:ascii="Cambria Math" w:eastAsia="Courier New" w:hAnsi="Cambria Math"/>
            <w:lang w:val="en-GB"/>
          </w:rPr>
          <m:t>~ Classification +</m:t>
        </m:r>
        <m:d>
          <m:dPr>
            <m:endChr m:val="|"/>
            <m:ctrlPr>
              <w:ins w:id="102" w:author="Scarlett Taylor" w:date="2025-10-14T15:47:00Z" w16du:dateUtc="2025-10-14T08:47:00Z">
                <w:rPr>
                  <w:rFonts w:ascii="Cambria Math" w:eastAsia="Courier New" w:hAnsi="Cambria Math"/>
                  <w:i/>
                  <w:lang w:val="en-GB"/>
                </w:rPr>
              </w:ins>
            </m:ctrlPr>
          </m:dPr>
          <m:e>
            <m:r>
              <w:ins w:id="103" w:author="Scarlett Taylor" w:date="2025-10-14T15:47:00Z" w16du:dateUtc="2025-10-14T08:47:00Z">
                <w:rPr>
                  <w:rFonts w:ascii="Cambria Math" w:eastAsia="Courier New" w:hAnsi="Cambria Math"/>
                  <w:lang w:val="en-GB"/>
                </w:rPr>
                <m:t xml:space="preserve">1 </m:t>
              </w:ins>
            </m:r>
          </m:e>
        </m:d>
        <m:r>
          <w:ins w:id="104" w:author="Scarlett Taylor" w:date="2025-10-14T15:47:00Z" w16du:dateUtc="2025-10-14T08:47:00Z">
            <w:rPr>
              <w:rFonts w:ascii="Cambria Math" w:eastAsia="Courier New" w:hAnsi="Cambria Math"/>
              <w:lang w:val="en-GB"/>
            </w:rPr>
            <m:t xml:space="preserve"> Year)</m:t>
          </w:ins>
        </m:r>
        <m:r>
          <w:rPr>
            <w:rFonts w:ascii="Cambria Math" w:eastAsia="Courier New" w:hAnsi="Cambria Math"/>
            <w:lang w:val="en-GB"/>
          </w:rPr>
          <m:t xml:space="preserve"> </m:t>
        </m:r>
        <m:r>
          <w:ins w:id="105" w:author="Scarlett Taylor" w:date="2025-10-14T15:47:00Z" w16du:dateUtc="2025-10-14T08:47:00Z">
            <w:rPr>
              <w:rFonts w:ascii="Cambria Math" w:eastAsia="Courier New" w:hAnsi="Cambria Math"/>
              <w:lang w:val="en-GB"/>
            </w:rPr>
            <m:t xml:space="preserve">+ </m:t>
          </w:ins>
        </m:r>
        <m:r>
          <w:rPr>
            <w:rFonts w:ascii="Cambria Math" w:eastAsia="Courier New" w:hAnsi="Cambria Math"/>
            <w:lang w:val="en-GB"/>
          </w:rPr>
          <m:t>(1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B7AA6A2"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ins w:id="106" w:author="Scarlett Taylor" w:date="2025-10-14T10:42:00Z" w16du:dateUtc="2025-10-14T03:42:00Z">
        <w:r w:rsidR="000C1A73">
          <w:rPr>
            <w:lang w:val="en-GB"/>
          </w:rPr>
          <w:t xml:space="preserve">sometimes </w:t>
        </w:r>
      </w:ins>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commentRangeStart w:id="107"/>
      <w:ins w:id="108" w:author="Scarlett Taylor" w:date="2025-10-14T10:51:00Z" w16du:dateUtc="2025-10-14T03:51:00Z">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ins>
      <w:ins w:id="109" w:author="Scarlett Taylor" w:date="2025-10-14T15:45:00Z" w16du:dateUtc="2025-10-14T08:45:00Z">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ins>
      <w:ins w:id="110" w:author="Scarlett Taylor" w:date="2025-10-14T10:51:00Z" w16du:dateUtc="2025-10-14T03:51:00Z">
        <w:r w:rsidR="00E73D31" w:rsidRPr="00E73D31">
          <w:rPr>
            <w:lang w:val="en-GB"/>
          </w:rPr>
          <w:t>that disproportionately influenced group-level estimates were excluded from model fitting and summarized descriptively.</w:t>
        </w:r>
        <w:r w:rsidR="00E73D31">
          <w:rPr>
            <w:lang w:val="en-GB"/>
          </w:rPr>
          <w:t xml:space="preserve"> </w:t>
        </w:r>
      </w:ins>
      <w:commentRangeEnd w:id="107"/>
      <w:ins w:id="111" w:author="Scarlett Taylor" w:date="2025-10-14T10:54:00Z" w16du:dateUtc="2025-10-14T03:54:00Z">
        <w:r w:rsidR="00E73D31">
          <w:rPr>
            <w:rStyle w:val="CommentReference"/>
          </w:rPr>
          <w:commentReference w:id="107"/>
        </w:r>
      </w:ins>
      <w:ins w:id="112" w:author="Scarlett Taylor" w:date="2025-10-14T10:29:00Z" w16du:dateUtc="2025-10-14T03:29:00Z">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date absorb</w:t>
        </w:r>
        <w:r w:rsidR="00BF54C3">
          <w:t>ed</w:t>
        </w:r>
        <w:r w:rsidR="00BF54C3" w:rsidRPr="00BF54C3">
          <w:t xml:space="preserve"> residual heterogeneity.</w:t>
        </w:r>
        <w:r w:rsidR="00BF54C3">
          <w:t xml:space="preserve"> </w:t>
        </w:r>
      </w:ins>
      <w:ins w:id="113" w:author="Scarlett Taylor" w:date="2025-10-14T15:48:00Z" w16du:dateUtc="2025-10-14T08:48:00Z">
        <w:r w:rsidR="00384D96" w:rsidRPr="00384D96">
          <w:t xml:space="preserve">Quality control identified systematic undercounting in surveys conducted by one observer; those surveys </w:t>
        </w:r>
        <w:r w:rsidR="00384D96" w:rsidRPr="00384D96">
          <w:lastRenderedPageBreak/>
          <w:t>were excluded.</w:t>
        </w:r>
        <w:r w:rsidR="00384D96">
          <w:t xml:space="preserve"> </w:t>
        </w:r>
      </w:ins>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w:t>
      </w:r>
      <w:ins w:id="114" w:author="Scarlett Taylor" w:date="2025-10-14T10:51:00Z" w16du:dateUtc="2025-10-14T03:51:00Z">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ins>
      <w:r w:rsidRPr="00C715CC">
        <w:rPr>
          <w:lang w:val="en-GB"/>
        </w:rPr>
        <w:t>Zero-inflation was 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w:t>
      </w:r>
      <w:r w:rsidRPr="00C715CC">
        <w:rPr>
          <w:lang w:val="en-GB"/>
        </w:rPr>
        <w:lastRenderedPageBreak/>
        <w:t xml:space="preserve">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15" w:name="_y4qkqo9zdgtp" w:colFirst="0" w:colLast="0"/>
      <w:bookmarkEnd w:id="115"/>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w:t>
      </w:r>
      <w:r w:rsidRPr="00C715CC">
        <w:rPr>
          <w:lang w:val="en-GB"/>
        </w:rPr>
        <w:lastRenderedPageBreak/>
        <w:t xml:space="preserve">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16" w:name="_ghijga7vsfoa" w:colFirst="0" w:colLast="0"/>
      <w:bookmarkEnd w:id="116"/>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w:t>
      </w:r>
      <w:r w:rsidRPr="00C715CC">
        <w:rPr>
          <w:lang w:val="en-GB"/>
        </w:rPr>
        <w:lastRenderedPageBreak/>
        <w:t>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12666BAF"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17" w:name="_igkw3jbs1h89" w:colFirst="0" w:colLast="0"/>
      <w:bookmarkStart w:id="118" w:name="_bf7wafrjl4fh" w:colFirst="0" w:colLast="0"/>
      <w:bookmarkEnd w:id="117"/>
      <w:bookmarkEnd w:id="118"/>
      <w:r>
        <w:t>3. RESULTS </w:t>
      </w:r>
    </w:p>
    <w:p w14:paraId="7A7166E3" w14:textId="63047EEB" w:rsidR="00E13A21" w:rsidRDefault="00E13A21" w:rsidP="00E13A21">
      <w:pPr>
        <w:pStyle w:val="NormalWeb"/>
        <w:spacing w:before="0" w:beforeAutospacing="0" w:after="160" w:afterAutospacing="0" w:line="480" w:lineRule="auto"/>
        <w:rPr>
          <w:color w:val="000000"/>
        </w:rPr>
      </w:pPr>
      <w:commentRangeStart w:id="119"/>
      <w:r>
        <w:rPr>
          <w:color w:val="000000"/>
        </w:rPr>
        <w:t xml:space="preserve">A total of 350 fish surveys were conducted </w:t>
      </w:r>
      <w:ins w:id="120" w:author="Scarlett Taylor" w:date="2025-10-09T12:43:00Z" w16du:dateUtc="2025-10-09T05:43:00Z">
        <w:r w:rsidR="00BE1DB0">
          <w:rPr>
            <w:color w:val="000000"/>
          </w:rPr>
          <w:t xml:space="preserve">from March 2019 to </w:t>
        </w:r>
      </w:ins>
      <w:ins w:id="121" w:author="Scarlett Taylor" w:date="2025-10-09T12:44:00Z" w16du:dateUtc="2025-10-09T05:44:00Z">
        <w:r w:rsidR="00BE1DB0">
          <w:rPr>
            <w:color w:val="000000"/>
          </w:rPr>
          <w:t xml:space="preserve">June 2025 </w:t>
        </w:r>
      </w:ins>
      <w:r>
        <w:rPr>
          <w:color w:val="000000"/>
        </w:rPr>
        <w:t xml:space="preserve">across 14 unique reef sites, comprising 5 fringing reefs, 6 pelagic pinnacles, and 3 shipwrecks. </w:t>
      </w:r>
      <w:ins w:id="122" w:author="Scarlett Taylor" w:date="2025-10-09T12:43:00Z" w16du:dateUtc="2025-10-09T05:43:00Z">
        <w:r w:rsidR="00BE1DB0" w:rsidRPr="00BE1DB0">
          <w:rPr>
            <w:color w:val="000000"/>
          </w:rPr>
          <w:t>Survey frequency varied among sites and years, with lower effort in 2020–22</w:t>
        </w:r>
      </w:ins>
      <w:ins w:id="123" w:author="Scarlett Taylor" w:date="2025-10-09T12:45:00Z" w16du:dateUtc="2025-10-09T05:45:00Z">
        <w:r w:rsidR="00BE1DB0">
          <w:rPr>
            <w:color w:val="000000"/>
          </w:rPr>
          <w:t xml:space="preserve"> as a result of COVID</w:t>
        </w:r>
      </w:ins>
      <w:ins w:id="124" w:author="Scarlett Taylor" w:date="2025-10-09T12:43:00Z" w16du:dateUtc="2025-10-09T05:43:00Z">
        <w:r w:rsidR="00BE1DB0" w:rsidRPr="00BE1DB0">
          <w:rPr>
            <w:color w:val="000000"/>
          </w:rPr>
          <w:t xml:space="preserve"> and monthly revisits from 2023 onward outside the monsoon p</w:t>
        </w:r>
      </w:ins>
      <w:ins w:id="125" w:author="Scarlett Taylor" w:date="2025-10-09T12:44:00Z" w16du:dateUtc="2025-10-09T05:44:00Z">
        <w:r w:rsidR="00BE1DB0">
          <w:rPr>
            <w:color w:val="000000"/>
          </w:rPr>
          <w:t>eriod (Nov-Dec)</w:t>
        </w:r>
      </w:ins>
      <w:ins w:id="126" w:author="Scarlett Taylor" w:date="2025-10-09T12:43:00Z" w16du:dateUtc="2025-10-09T05:43:00Z">
        <w:r w:rsidR="00BE1DB0" w:rsidRPr="00BE1DB0">
          <w:rPr>
            <w:color w:val="000000"/>
          </w:rPr>
          <w:t xml:space="preserve">. </w:t>
        </w:r>
      </w:ins>
      <w:commentRangeEnd w:id="119"/>
      <w:ins w:id="127" w:author="Scarlett Taylor" w:date="2025-10-09T12:46:00Z" w16du:dateUtc="2025-10-09T05:46:00Z">
        <w:r w:rsidR="00BE1DB0">
          <w:rPr>
            <w:rStyle w:val="CommentReference"/>
          </w:rPr>
          <w:commentReference w:id="119"/>
        </w:r>
      </w:ins>
      <w:r>
        <w:rPr>
          <w:color w:val="000000"/>
        </w:rPr>
        <w:t>Repeated surveys were conducted at each site, with 150 surveys on fringing reefs, 130 on pinnacles, and 70 on shipwrecks. Each survey covered an estimated area of</w:t>
      </w:r>
      <w:commentRangeStart w:id="128"/>
      <w:r>
        <w:rPr>
          <w:color w:val="000000"/>
        </w:rPr>
        <w:t xml:space="preserve"> ~1,</w:t>
      </w:r>
      <w:ins w:id="129" w:author="Scarlett Taylor" w:date="2025-10-14T14:41:00Z" w16du:dateUtc="2025-10-14T07:41:00Z">
        <w:r w:rsidR="005E3639">
          <w:rPr>
            <w:color w:val="000000"/>
          </w:rPr>
          <w:t>9</w:t>
        </w:r>
      </w:ins>
      <w:del w:id="130" w:author="Scarlett Taylor" w:date="2025-10-14T14:41:00Z" w16du:dateUtc="2025-10-14T07:41:00Z">
        <w:r w:rsidDel="005E3639">
          <w:rPr>
            <w:color w:val="000000"/>
          </w:rPr>
          <w:delText>2</w:delText>
        </w:r>
      </w:del>
      <w:r>
        <w:rPr>
          <w:color w:val="000000"/>
        </w:rPr>
        <w:t xml:space="preserve">00 m², </w:t>
      </w:r>
      <w:commentRangeEnd w:id="128"/>
      <w:r w:rsidR="005E3639">
        <w:rPr>
          <w:rStyle w:val="CommentReference"/>
        </w:rPr>
        <w:commentReference w:id="128"/>
      </w:r>
      <w:r>
        <w:rPr>
          <w:color w:val="000000"/>
        </w:rPr>
        <w:t xml:space="preserve">yielding a cumulative surveyed area of ~42 hectares. Across all sites, 162,894 individual fish were recorded. Mean </w:t>
      </w:r>
      <w:r>
        <w:rPr>
          <w:color w:val="000000"/>
        </w:rPr>
        <w:lastRenderedPageBreak/>
        <w:t>(±SD) fish density was highest on pinnacles (668 ± 928 fish per 1,</w:t>
      </w:r>
      <w:ins w:id="131" w:author="Scarlett Taylor" w:date="2025-10-14T14:41:00Z" w16du:dateUtc="2025-10-14T07:41:00Z">
        <w:r w:rsidR="005E3639">
          <w:rPr>
            <w:color w:val="000000"/>
          </w:rPr>
          <w:t>9</w:t>
        </w:r>
      </w:ins>
      <w:del w:id="132" w:author="Scarlett Taylor" w:date="2025-10-14T14:41:00Z" w16du:dateUtc="2025-10-14T07:41:00Z">
        <w:r w:rsidDel="005E3639">
          <w:rPr>
            <w:color w:val="000000"/>
          </w:rPr>
          <w:delText>2</w:delText>
        </w:r>
      </w:del>
      <w:r>
        <w:rPr>
          <w:color w:val="000000"/>
        </w:rPr>
        <w:t>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09BC6C53" w:rsidR="00E13A21" w:rsidRDefault="00E13A21" w:rsidP="00E13A21">
      <w:pPr>
        <w:pStyle w:val="NormalWeb"/>
        <w:spacing w:before="240" w:beforeAutospacing="0" w:after="240" w:afterAutospacing="0" w:line="480" w:lineRule="auto"/>
        <w:rPr>
          <w:color w:val="000000"/>
        </w:rPr>
      </w:pPr>
      <w:r>
        <w:rPr>
          <w:color w:val="000000"/>
        </w:rPr>
        <w:t>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127.9 fish per 1,</w:t>
      </w:r>
      <w:ins w:id="133" w:author="Scarlett Taylor" w:date="2025-10-14T14:42:00Z" w16du:dateUtc="2025-10-14T07:42:00Z">
        <w:r w:rsidR="005E3639">
          <w:rPr>
            <w:color w:val="000000"/>
          </w:rPr>
          <w:t>9</w:t>
        </w:r>
      </w:ins>
      <w:del w:id="134" w:author="Scarlett Taylor" w:date="2025-10-14T14:42:00Z" w16du:dateUtc="2025-10-14T07:42:00Z">
        <w:r w:rsidDel="005E3639">
          <w:rPr>
            <w:color w:val="000000"/>
          </w:rPr>
          <w:delText>2</w:delText>
        </w:r>
      </w:del>
      <w:r>
        <w:rPr>
          <w:color w:val="000000"/>
        </w:rPr>
        <w:t xml:space="preserve">00 m²; 95% Credible 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xml:space="preserve">: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w:t>
      </w:r>
      <w:r>
        <w:rPr>
          <w:color w:val="000000"/>
        </w:rPr>
        <w:lastRenderedPageBreak/>
        <w:t>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t>3.2. Geographic zones</w:t>
      </w:r>
    </w:p>
    <w:p w14:paraId="2550504B" w14:textId="2ADBA1BF"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lastRenderedPageBreak/>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xml:space="preserve">: [0.14, 0.60]; 100%), with slightly higher but </w:t>
      </w:r>
      <w:r>
        <w:rPr>
          <w:color w:val="000000"/>
        </w:rPr>
        <w:lastRenderedPageBreak/>
        <w:t>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lastRenderedPageBreak/>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35" w:name="_f60g0u5kmq4" w:colFirst="0" w:colLast="0"/>
      <w:bookmarkEnd w:id="135"/>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w:t>
      </w:r>
      <w:r w:rsidRPr="00C715CC">
        <w:rPr>
          <w:lang w:val="en-GB"/>
        </w:rPr>
        <w:lastRenderedPageBreak/>
        <w:t>promote predator aggregation on both pinnacles and artificial reefs</w:t>
      </w:r>
      <w:r w:rsidRPr="001437F9">
        <w:rPr>
          <w:lang w:val="en-GB"/>
        </w:rPr>
        <w:t xml:space="preserve"> </w:t>
      </w:r>
      <w:r w:rsidR="001437F9" w:rsidRPr="001437F9">
        <w:t>(Rilov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136" w:name="_8priziyv84wp" w:colFirst="0" w:colLast="0"/>
      <w:bookmarkEnd w:id="136"/>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w:t>
      </w:r>
      <w:r w:rsidRPr="00C715CC">
        <w:rPr>
          <w:lang w:val="en-GB"/>
        </w:rPr>
        <w:lastRenderedPageBreak/>
        <w:t xml:space="preserve">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that artificial reefs tend to support distinct 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lastRenderedPageBreak/>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w:t>
      </w:r>
      <w:commentRangeStart w:id="137"/>
      <w:r w:rsidRPr="00C715CC">
        <w:rPr>
          <w:lang w:val="en-GB"/>
        </w:rPr>
        <w:t xml:space="preserve">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w:t>
      </w:r>
      <w:commentRangeEnd w:id="137"/>
      <w:r w:rsidR="00992DDB">
        <w:rPr>
          <w:rStyle w:val="CommentReference"/>
        </w:rPr>
        <w:commentReference w:id="137"/>
      </w:r>
      <w:r w:rsidRPr="00C715CC">
        <w:rPr>
          <w:lang w:val="en-GB"/>
        </w:rPr>
        <w:t xml:space="preserve">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138" w:name="_tu4l9qpiadwm" w:colFirst="0" w:colLast="0"/>
      <w:bookmarkEnd w:id="138"/>
      <w:r w:rsidRPr="00C715CC">
        <w:t xml:space="preserve">4.3. Functional limitations of ARs as ecosystem surrogates </w:t>
      </w:r>
    </w:p>
    <w:p w14:paraId="52C027A1" w14:textId="2198E6B7"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 xml:space="preserve">communities are thus compositionally novel and shaped by deployment </w:t>
      </w:r>
      <w:r w:rsidRPr="00C715CC">
        <w:rPr>
          <w:lang w:val="en-GB"/>
        </w:rPr>
        <w:lastRenderedPageBreak/>
        <w:t>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w:t>
      </w:r>
      <w:ins w:id="139" w:author="Scarlett Taylor" w:date="2025-10-13T22:06:00Z" w16du:dateUtc="2025-10-13T15:06:00Z">
        <w:r w:rsidR="00992DDB">
          <w:rPr>
            <w:lang w:val="en-GB"/>
          </w:rPr>
          <w:t>(</w:t>
        </w:r>
      </w:ins>
      <w:r w:rsidRPr="00C715CC">
        <w:rPr>
          <w:lang w:val="en-GB"/>
        </w:rPr>
        <w:t xml:space="preserve">as they serve as physical barriers to bottom-trawling </w:t>
      </w:r>
      <w:proofErr w:type="gramStart"/>
      <w:r w:rsidRPr="00C715CC">
        <w:rPr>
          <w:lang w:val="en-GB"/>
        </w:rPr>
        <w:t xml:space="preserve">practices </w:t>
      </w:r>
      <w:ins w:id="140" w:author="Scarlett Taylor" w:date="2025-10-13T22:06:00Z" w16du:dateUtc="2025-10-13T15:06:00Z">
        <w:r w:rsidR="00992DDB">
          <w:rPr>
            <w:lang w:val="en-GB"/>
          </w:rPr>
          <w:t>;</w:t>
        </w:r>
      </w:ins>
      <w:proofErr w:type="gramEnd"/>
      <w:del w:id="141" w:author="Scarlett Taylor" w:date="2025-10-13T22:06:00Z" w16du:dateUtc="2025-10-13T15:06:00Z">
        <w:r w:rsidRPr="00C715CC" w:rsidDel="00992DDB">
          <w:rPr>
            <w:lang w:val="en-GB"/>
          </w:rPr>
          <w:delText>(</w:delText>
        </w:r>
      </w:del>
      <w:r w:rsidRPr="00C715CC">
        <w:rPr>
          <w:lang w:val="en-GB"/>
        </w:rPr>
        <w:t xml:space="preserve">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142" w:name="_f110367vqcnr" w:colFirst="0" w:colLast="0"/>
      <w:bookmarkEnd w:id="142"/>
      <w:r w:rsidRPr="00C715CC">
        <w:t xml:space="preserve">4.4. Design and management implications </w:t>
      </w:r>
    </w:p>
    <w:p w14:paraId="620BE7AC" w14:textId="0D5E22F8"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w:t>
      </w:r>
      <w:ins w:id="143" w:author="Scarlett Taylor" w:date="2025-10-13T22:08:00Z" w16du:dateUtc="2025-10-13T15:08:00Z">
        <w:r w:rsidR="00992DDB">
          <w:rPr>
            <w:lang w:val="en-GB"/>
          </w:rPr>
          <w:t>,</w:t>
        </w:r>
      </w:ins>
      <w:del w:id="144" w:author="Scarlett Taylor" w:date="2025-10-13T22:08:00Z" w16du:dateUtc="2025-10-13T15:08:00Z">
        <w:r w:rsidRPr="00C715CC" w:rsidDel="00992DDB">
          <w:rPr>
            <w:lang w:val="en-GB"/>
          </w:rPr>
          <w:delText>;</w:delText>
        </w:r>
      </w:del>
      <w:r w:rsidRPr="00C715CC">
        <w:rPr>
          <w:lang w:val="en-GB"/>
        </w:rPr>
        <w:t xml:space="preserve">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w:t>
      </w:r>
      <w:r w:rsidRPr="00C715CC">
        <w:rPr>
          <w:lang w:val="en-GB"/>
        </w:rPr>
        <w:lastRenderedPageBreak/>
        <w:t xml:space="preserve">uniform concrete blocks or ship hulls </w:t>
      </w:r>
      <w:r w:rsidR="001437F9" w:rsidRPr="001437F9">
        <w:rPr>
          <w:lang w:val="en-GB"/>
        </w:rPr>
        <w:t>(</w:t>
      </w:r>
      <w:ins w:id="145" w:author="Scarlett Taylor" w:date="2025-10-13T22:08:00Z" w16du:dateUtc="2025-10-13T15:08:00Z">
        <w:r w:rsidR="00992DDB" w:rsidRPr="001437F9">
          <w:rPr>
            <w:lang w:val="en-GB"/>
          </w:rPr>
          <w:t xml:space="preserve">Jaxion-Harm et al. 2018, </w:t>
        </w:r>
      </w:ins>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w:t>
      </w:r>
      <w:del w:id="146" w:author="Scarlett Taylor" w:date="2025-10-13T22:08:00Z" w16du:dateUtc="2025-10-13T15:08:00Z">
        <w:r w:rsidR="001437F9" w:rsidRPr="001437F9" w:rsidDel="00992DDB">
          <w:rPr>
            <w:lang w:val="en-GB"/>
          </w:rPr>
          <w:delText xml:space="preserve">Jaxion-Harm et al. 2018, </w:delText>
        </w:r>
      </w:del>
      <w:r w:rsidR="001437F9" w:rsidRPr="001437F9">
        <w:rPr>
          <w:lang w:val="en-GB"/>
        </w:rPr>
        <w:t>Baillie et al. 2024)</w:t>
      </w:r>
      <w:r w:rsidR="001437F9">
        <w:rPr>
          <w:lang w:val="en-GB"/>
        </w:rPr>
        <w:t xml:space="preserve">. </w:t>
      </w:r>
      <w:r w:rsidRPr="00C715CC">
        <w:rPr>
          <w:lang w:val="en-GB"/>
        </w:rPr>
        <w:t xml:space="preserve">Internal cavities and varied surface materials that </w:t>
      </w:r>
      <w:ins w:id="147" w:author="Scarlett Taylor" w:date="2025-10-13T22:08:00Z" w16du:dateUtc="2025-10-13T15:08:00Z">
        <w:r w:rsidR="00992DDB">
          <w:rPr>
            <w:lang w:val="en-GB"/>
          </w:rPr>
          <w:t xml:space="preserve">metal </w:t>
        </w:r>
      </w:ins>
      <w:r w:rsidRPr="00C715CC">
        <w:rPr>
          <w:lang w:val="en-GB"/>
        </w:rPr>
        <w:t>shipwrecks may lack, can help to improve habitat heterogeneity and support functional diversity in fish assemblages.</w:t>
      </w:r>
    </w:p>
    <w:p w14:paraId="7DC38C12" w14:textId="294BEC0B"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w:t>
      </w:r>
      <w:ins w:id="148" w:author="Scarlett Taylor" w:date="2025-10-13T22:08:00Z" w16du:dateUtc="2025-10-13T15:08:00Z">
        <w:r w:rsidR="00992DDB">
          <w:rPr>
            <w:lang w:val="en-GB"/>
          </w:rPr>
          <w:t xml:space="preserve">can </w:t>
        </w:r>
      </w:ins>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ins w:id="149" w:author="Scarlett Taylor" w:date="2025-10-18T16:23:00Z" w16du:dateUtc="2025-10-18T09:23:00Z">
        <w:r w:rsidR="00593CF3">
          <w:rPr>
            <w:lang w:val="en-GB"/>
          </w:rPr>
          <w:t>,</w:t>
        </w:r>
      </w:ins>
      <w:del w:id="150" w:author="Scarlett Taylor" w:date="2025-10-18T16:23:00Z" w16du:dateUtc="2025-10-18T09:23:00Z">
        <w:r w:rsidR="003C73AD" w:rsidDel="00593CF3">
          <w:rPr>
            <w:lang w:val="en-GB"/>
          </w:rPr>
          <w:delText>;</w:delText>
        </w:r>
      </w:del>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w:t>
      </w:r>
      <w:ins w:id="151" w:author="Scarlett Taylor" w:date="2025-10-13T22:09:00Z" w16du:dateUtc="2025-10-13T15:09:00Z">
        <w:r w:rsidR="00992DDB">
          <w:rPr>
            <w:lang w:val="en-GB"/>
          </w:rPr>
          <w:t xml:space="preserve">current </w:t>
        </w:r>
      </w:ins>
      <w:r w:rsidR="003C73AD">
        <w:rPr>
          <w:lang w:val="en-GB"/>
        </w:rPr>
        <w:t xml:space="preserve">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Ross et al. 20</w:t>
      </w:r>
      <w:r w:rsidR="0003772F">
        <w:rPr>
          <w:lang w:val="en-GB"/>
        </w:rPr>
        <w:t>1</w:t>
      </w:r>
      <w:r w:rsidR="000D57B8">
        <w:rPr>
          <w:lang w:val="en-GB"/>
        </w:rPr>
        <w:t xml:space="preserve">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w:t>
      </w:r>
      <w:r w:rsidRPr="00C715CC">
        <w:rPr>
          <w:lang w:val="en-GB"/>
        </w:rPr>
        <w:lastRenderedPageBreak/>
        <w:t>natural reefs, while also recognising the potential of ARs to provide refuge and mitigate anthropogenic impacts in degraded seascapes.</w:t>
      </w:r>
    </w:p>
    <w:p w14:paraId="51E17F88" w14:textId="76353DCB" w:rsidR="00C57308" w:rsidRPr="00C715CC" w:rsidRDefault="00000000" w:rsidP="001E279D">
      <w:pPr>
        <w:spacing w:before="240" w:after="240" w:line="480" w:lineRule="auto"/>
        <w:rPr>
          <w:lang w:val="en-GB"/>
        </w:rPr>
      </w:pPr>
      <w:r w:rsidRPr="00C715CC">
        <w:rPr>
          <w:lang w:val="en-GB"/>
        </w:rPr>
        <w:t>Beyond site-level design, broader management strategies in the Gulf of Thailand should ensure that artificial reefs are paired with natural reef conservation to</w:t>
      </w:r>
      <w:del w:id="152" w:author="Scarlett Taylor" w:date="2025-10-14T16:05:00Z" w16du:dateUtc="2025-10-14T09:05:00Z">
        <w:r w:rsidRPr="00C715CC" w:rsidDel="00AA4F25">
          <w:rPr>
            <w:lang w:val="en-GB"/>
          </w:rPr>
          <w:delText xml:space="preserve"> ensure</w:delText>
        </w:r>
      </w:del>
      <w:ins w:id="153" w:author="Scarlett Taylor" w:date="2025-10-14T16:05:00Z" w16du:dateUtc="2025-10-14T09:05:00Z">
        <w:r w:rsidR="00AA4F25">
          <w:rPr>
            <w:lang w:val="en-GB"/>
          </w:rPr>
          <w:t xml:space="preserve"> maintain</w:t>
        </w:r>
      </w:ins>
      <w:r w:rsidRPr="00C715CC">
        <w:rPr>
          <w:lang w:val="en-GB"/>
        </w:rPr>
        <w:t xml:space="preserve"> ecosystem </w:t>
      </w:r>
      <w:proofErr w:type="spellStart"/>
      <w:r w:rsidRPr="00C715CC">
        <w:rPr>
          <w:lang w:val="en-GB"/>
        </w:rPr>
        <w:t>function</w:t>
      </w:r>
      <w:ins w:id="154" w:author="Scarlett Taylor" w:date="2025-10-14T16:05:00Z" w16du:dateUtc="2025-10-14T09:05:00Z">
        <w:r w:rsidR="00AA4F25">
          <w:rPr>
            <w:lang w:val="en-GB"/>
          </w:rPr>
          <w:t>.</w:t>
        </w:r>
      </w:ins>
      <w:del w:id="155" w:author="Scarlett Taylor" w:date="2025-10-14T16:05:00Z" w16du:dateUtc="2025-10-14T09:05:00Z">
        <w:r w:rsidRPr="00C715CC" w:rsidDel="00AA4F25">
          <w:rPr>
            <w:lang w:val="en-GB"/>
          </w:rPr>
          <w:delText xml:space="preserve"> is maintained. </w:delText>
        </w:r>
      </w:del>
      <w:r w:rsidRPr="00C715CC">
        <w:rPr>
          <w:lang w:val="en-GB"/>
        </w:rPr>
        <w:t>While</w:t>
      </w:r>
      <w:proofErr w:type="spellEnd"/>
      <w:r w:rsidRPr="00C715CC">
        <w:rPr>
          <w:lang w:val="en-GB"/>
        </w:rPr>
        <w:t xml:space="preserv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ins w:id="156" w:author="Scarlett Taylor" w:date="2025-10-14T16:08:00Z" w16du:dateUtc="2025-10-14T09:08:00Z">
        <w:r w:rsidR="00A940A4">
          <w:rPr>
            <w:lang w:val="en-GB"/>
          </w:rPr>
          <w:t xml:space="preserve"> Deploying </w:t>
        </w:r>
      </w:ins>
      <w:ins w:id="157" w:author="Scarlett Taylor" w:date="2025-10-14T16:10:00Z" w16du:dateUtc="2025-10-14T09:10:00Z">
        <w:r w:rsidR="00A940A4">
          <w:rPr>
            <w:lang w:val="en-GB"/>
          </w:rPr>
          <w:t xml:space="preserve">metal </w:t>
        </w:r>
      </w:ins>
      <w:ins w:id="158" w:author="Scarlett Taylor" w:date="2025-10-14T16:08:00Z" w16du:dateUtc="2025-10-14T09:08:00Z">
        <w:r w:rsidR="00A940A4">
          <w:rPr>
            <w:lang w:val="en-GB"/>
          </w:rPr>
          <w:t>shipwrecks as artificial reefs</w:t>
        </w:r>
      </w:ins>
      <w:del w:id="159" w:author="Scarlett Taylor" w:date="2025-10-14T16:08:00Z" w16du:dateUtc="2025-10-14T09:08:00Z">
        <w:r w:rsidRPr="00C715CC" w:rsidDel="00A940A4">
          <w:rPr>
            <w:lang w:val="en-GB"/>
          </w:rPr>
          <w:delText xml:space="preserve"> Positioning artificial reefs</w:delText>
        </w:r>
      </w:del>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w:t>
      </w:r>
      <w:r w:rsidRPr="00C715CC">
        <w:rPr>
          <w:lang w:val="en-GB"/>
        </w:rPr>
        <w:lastRenderedPageBreak/>
        <w:t xml:space="preserve">complement conservation goals, but protecting and restoring natural reefs remains essential to sustaining biodiversity and ecosystem resilience in the region. </w:t>
      </w:r>
    </w:p>
    <w:p w14:paraId="52E65AF3" w14:textId="4250E16E" w:rsidR="00C57308" w:rsidRPr="00C715CC" w:rsidRDefault="00000000" w:rsidP="001E279D">
      <w:pPr>
        <w:spacing w:before="240" w:after="240" w:line="480" w:lineRule="auto"/>
        <w:rPr>
          <w:lang w:val="en-GB"/>
        </w:rPr>
      </w:pPr>
      <w:r w:rsidRPr="00C715CC">
        <w:rPr>
          <w:lang w:val="en-GB"/>
        </w:rPr>
        <w:t xml:space="preserve">Where this study focused on variance of fish assemblages across natural and artificial reef sites, future research should extend </w:t>
      </w:r>
      <w:commentRangeStart w:id="160"/>
      <w:r w:rsidRPr="00C715CC">
        <w:rPr>
          <w:lang w:val="en-GB"/>
        </w:rPr>
        <w:t xml:space="preserve">beyond fish </w:t>
      </w:r>
      <w:commentRangeEnd w:id="160"/>
      <w:r w:rsidR="00386A6B">
        <w:rPr>
          <w:rStyle w:val="CommentReference"/>
        </w:rPr>
        <w:commentReference w:id="160"/>
      </w:r>
      <w:r w:rsidRPr="00C715CC">
        <w:rPr>
          <w:lang w:val="en-GB"/>
        </w:rPr>
        <w:t>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del w:id="161" w:author="Scarlett Taylor" w:date="2025-10-13T22:13:00Z" w16du:dateUtc="2025-10-13T15:13:00Z">
        <w:r w:rsidRPr="00C715CC" w:rsidDel="00386A6B">
          <w:rPr>
            <w:lang w:val="en-GB"/>
          </w:rPr>
          <w:delText xml:space="preserve">Overall, this study provides a foundation for evaluating functional </w:delText>
        </w:r>
        <w:r w:rsidR="005A599C" w:rsidDel="00386A6B">
          <w:rPr>
            <w:lang w:val="en-GB"/>
          </w:rPr>
          <w:delText xml:space="preserve">performance and </w:delText>
        </w:r>
        <w:r w:rsidRPr="00C715CC" w:rsidDel="00386A6B">
          <w:rPr>
            <w:lang w:val="en-GB"/>
          </w:rPr>
          <w:delText xml:space="preserve">outcomes of artificial reefs. </w:delText>
        </w:r>
      </w:del>
      <w:r w:rsidRPr="00C715CC">
        <w:rPr>
          <w:lang w:val="en-GB"/>
        </w:rPr>
        <w:t>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162" w:name="_boey4qhpyqif" w:colFirst="0" w:colLast="0"/>
      <w:bookmarkEnd w:id="162"/>
      <w:r w:rsidRPr="00C715CC">
        <w:lastRenderedPageBreak/>
        <w:t>5. CONCLUSION</w:t>
      </w:r>
    </w:p>
    <w:p w14:paraId="182FDC27" w14:textId="1350A21A"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del w:id="163" w:author="Scarlett Taylor" w:date="2025-10-13T22:14:00Z" w16du:dateUtc="2025-10-13T15:14:00Z">
        <w:r w:rsidRPr="00491E9D" w:rsidDel="00386A6B">
          <w:delText>depends on more than high relief and isolation. Designs</w:delText>
        </w:r>
      </w:del>
      <w:ins w:id="164" w:author="Scarlett Taylor" w:date="2025-10-13T22:14:00Z" w16du:dateUtc="2025-10-13T15:14:00Z">
        <w:r w:rsidR="00386A6B">
          <w:t xml:space="preserve">of </w:t>
        </w:r>
        <w:proofErr w:type="spellStart"/>
        <w:r w:rsidR="00386A6B">
          <w:t>aritifical</w:t>
        </w:r>
        <w:proofErr w:type="spellEnd"/>
        <w:r w:rsidR="00386A6B">
          <w:t xml:space="preserve"> reefs</w:t>
        </w:r>
      </w:ins>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165" w:name="_yk50kyr7wai0" w:colFirst="0" w:colLast="0"/>
      <w:bookmarkEnd w:id="165"/>
      <w:r w:rsidRPr="00C715CC">
        <w:lastRenderedPageBreak/>
        <w:t>6. TABLES</w:t>
      </w:r>
    </w:p>
    <w:p w14:paraId="2A0D94E6" w14:textId="09550290"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166" w:name="_r8za2knmn1z1" w:colFirst="0" w:colLast="0"/>
      <w:bookmarkEnd w:id="166"/>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057598BC">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167" w:author="Scarlett Taylor" w:date="2025-10-09T10:43:00Z" w16du:dateUtc="2025-10-09T03:43:00Z">
        <w:r w:rsidR="007F3ADD">
          <w:rPr>
            <w:lang w:val="en-GB"/>
          </w:rPr>
          <w:t xml:space="preserve"> </w:t>
        </w:r>
      </w:ins>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15D39286"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168" w:name="_985k75it9yz4" w:colFirst="0" w:colLast="0"/>
      <w:bookmarkEnd w:id="168"/>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169" w:name="_kmw9l3yusmgk" w:colFirst="0" w:colLast="0"/>
      <w:bookmarkEnd w:id="169"/>
      <w:r w:rsidRPr="00C715CC">
        <w:rPr>
          <w:lang w:val="en-GB"/>
        </w:rPr>
        <w:br w:type="page"/>
      </w:r>
    </w:p>
    <w:p w14:paraId="0AE2E46D" w14:textId="77777777" w:rsidR="00C57308" w:rsidRPr="00C715CC" w:rsidRDefault="00000000" w:rsidP="00132A98">
      <w:pPr>
        <w:pStyle w:val="Heading1"/>
      </w:pPr>
      <w:bookmarkStart w:id="170" w:name="_hnnllomz5v09" w:colFirst="0" w:colLast="0"/>
      <w:bookmarkEnd w:id="170"/>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171" w:author="Scarlett Taylor" w:date="2025-10-09T10:10:00Z" w16du:dateUtc="2025-10-09T03:10:00Z">
        <w:r w:rsidR="003A3948">
          <w:rPr>
            <w:lang w:val="en-GB"/>
          </w:rPr>
          <w:t xml:space="preserve"> This study </w:t>
        </w:r>
      </w:ins>
      <w:ins w:id="172"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173" w:name="_c9ufq256rcpa" w:colFirst="0" w:colLast="0"/>
      <w:bookmarkEnd w:id="173"/>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174" w:name="_2pxcsaxlieuv" w:colFirst="0" w:colLast="0"/>
      <w:bookmarkEnd w:id="174"/>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175" w:name="_jkyvumhvy7in" w:colFirst="0" w:colLast="0"/>
      <w:bookmarkEnd w:id="175"/>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176" w:name="_ybva4sl89vak" w:colFirst="0" w:colLast="0"/>
      <w:bookmarkEnd w:id="176"/>
      <w:r w:rsidRPr="00C715CC">
        <w:t xml:space="preserve">12. DATA AVAILABILITY </w:t>
      </w:r>
    </w:p>
    <w:p w14:paraId="23598B6B" w14:textId="34B15D1E"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r w:rsidR="00C409F4" w:rsidRPr="00C409F4">
        <w:rPr>
          <w:lang w:val="en-GB"/>
        </w:rPr>
        <w:t>https://doi.org/</w:t>
      </w:r>
      <w:r w:rsidR="00EE0507" w:rsidRPr="00EE0507">
        <w:rPr>
          <w:lang w:val="en-GB"/>
        </w:rPr>
        <w:t>10.5281/zenodo.16784464</w:t>
      </w:r>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177" w:name="_mgdh7rqr3ie9" w:colFirst="0" w:colLast="0"/>
      <w:bookmarkEnd w:id="177"/>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178"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0">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178"/>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1">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2">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3">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4">
        <w:r w:rsidR="00C57308" w:rsidRPr="00C715CC">
          <w:rPr>
            <w:rFonts w:eastAsia="Arial"/>
            <w:color w:val="1155CC"/>
            <w:sz w:val="22"/>
            <w:szCs w:val="22"/>
            <w:u w:val="single"/>
            <w:lang w:val="en-GB"/>
          </w:rPr>
          <w:t>https://doi.org/10.3354/meps14377</w:t>
        </w:r>
      </w:hyperlink>
    </w:p>
    <w:p w14:paraId="7DCEA76F" w14:textId="473773FF" w:rsidR="00E73D31" w:rsidRDefault="00E73D31" w:rsidP="00213430">
      <w:pPr>
        <w:spacing w:after="200" w:line="276" w:lineRule="auto"/>
        <w:ind w:left="720" w:hanging="720"/>
        <w:rPr>
          <w:ins w:id="179" w:author="Scarlett Taylor" w:date="2025-10-14T10:55:00Z" w16du:dateUtc="2025-10-14T03:55:00Z"/>
          <w:rFonts w:eastAsia="Arial"/>
          <w:sz w:val="22"/>
          <w:szCs w:val="22"/>
          <w:lang w:val="en-GB"/>
        </w:rPr>
      </w:pPr>
      <w:commentRangeStart w:id="180"/>
      <w:ins w:id="181" w:author="Scarlett Taylor" w:date="2025-10-14T10:55:00Z" w16du:dateUtc="2025-10-14T03:55:00Z">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r>
          <w:rPr>
            <w:rFonts w:eastAsia="Arial"/>
            <w:sz w:val="22"/>
            <w:szCs w:val="22"/>
            <w:lang w:val="en-GB"/>
          </w:rPr>
          <w:fldChar w:fldCharType="begin"/>
        </w:r>
        <w:r>
          <w:rPr>
            <w:rFonts w:eastAsia="Arial"/>
            <w:sz w:val="22"/>
            <w:szCs w:val="22"/>
            <w:lang w:val="en-GB"/>
          </w:rPr>
          <w:instrText>HYPERLINK "</w:instrText>
        </w:r>
        <w:r w:rsidRPr="00E73D31">
          <w:rPr>
            <w:rFonts w:eastAsia="Arial"/>
            <w:sz w:val="22"/>
            <w:szCs w:val="22"/>
            <w:lang w:val="en-GB"/>
          </w:rPr>
          <w:instrText>https://doi.org/10.1016/j.envsci.2021.12.006</w:instrText>
        </w:r>
        <w:r>
          <w:rPr>
            <w:rFonts w:eastAsia="Arial"/>
            <w:sz w:val="22"/>
            <w:szCs w:val="22"/>
            <w:lang w:val="en-GB"/>
          </w:rPr>
          <w:instrText>"</w:instrText>
        </w:r>
        <w:r>
          <w:rPr>
            <w:rFonts w:eastAsia="Arial"/>
            <w:sz w:val="22"/>
            <w:szCs w:val="22"/>
            <w:lang w:val="en-GB"/>
          </w:rPr>
        </w:r>
        <w:r>
          <w:rPr>
            <w:rFonts w:eastAsia="Arial"/>
            <w:sz w:val="22"/>
            <w:szCs w:val="22"/>
            <w:lang w:val="en-GB"/>
          </w:rPr>
          <w:fldChar w:fldCharType="separate"/>
        </w:r>
        <w:r w:rsidRPr="00B7210F">
          <w:rPr>
            <w:rStyle w:val="Hyperlink"/>
            <w:rFonts w:eastAsia="Arial"/>
            <w:sz w:val="22"/>
            <w:szCs w:val="22"/>
            <w:lang w:val="en-GB"/>
          </w:rPr>
          <w:t>https://doi.org/10.1016/j.envsci.2021.12.006</w:t>
        </w:r>
        <w:r>
          <w:rPr>
            <w:rFonts w:eastAsia="Arial"/>
            <w:sz w:val="22"/>
            <w:szCs w:val="22"/>
            <w:lang w:val="en-GB"/>
          </w:rPr>
          <w:fldChar w:fldCharType="end"/>
        </w:r>
        <w:r>
          <w:rPr>
            <w:rFonts w:eastAsia="Arial"/>
            <w:sz w:val="22"/>
            <w:szCs w:val="22"/>
            <w:lang w:val="en-GB"/>
          </w:rPr>
          <w:t xml:space="preserve"> </w:t>
        </w:r>
        <w:commentRangeEnd w:id="180"/>
        <w:r>
          <w:rPr>
            <w:rStyle w:val="CommentReference"/>
          </w:rPr>
          <w:commentReference w:id="180"/>
        </w:r>
      </w:ins>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5">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6">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7">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8"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9">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30">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Hickman, J., Richards, J., Rees, A., and Sheehan, E.</w:t>
      </w:r>
      <w:ins w:id="182"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183"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1">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2"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3">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4"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5">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6">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7">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8"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9"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40">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w:t>
      </w:r>
      <w:r w:rsidRPr="00C715CC">
        <w:rPr>
          <w:rFonts w:eastAsia="Arial"/>
          <w:sz w:val="22"/>
          <w:szCs w:val="22"/>
          <w:lang w:val="en-GB"/>
        </w:rPr>
        <w:lastRenderedPageBreak/>
        <w:t xml:space="preserve">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1">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2"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3">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4"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5">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6">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7">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8">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9">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50">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1">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2">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3"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4">
        <w:r w:rsidR="00C57308" w:rsidRPr="00C715CC">
          <w:rPr>
            <w:rFonts w:eastAsia="Arial"/>
            <w:color w:val="1155CC"/>
            <w:sz w:val="22"/>
            <w:szCs w:val="22"/>
            <w:u w:val="single"/>
            <w:lang w:val="en-GB"/>
          </w:rPr>
          <w:t>https://doi.org/10.21105/joss.01686</w:t>
        </w:r>
      </w:hyperlink>
    </w:p>
    <w:sectPr w:rsidR="00C57308" w:rsidRPr="00C715CC">
      <w:headerReference w:type="default" r:id="rId55"/>
      <w:footerReference w:type="default" r:id="rId56"/>
      <w:pgSz w:w="12240" w:h="15840"/>
      <w:pgMar w:top="1440" w:right="1440" w:bottom="1440" w:left="1440" w:header="708" w:footer="708" w:gutter="0"/>
      <w:lnNumType w:countBy="1" w:restart="continuous"/>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carlett Taylor" w:date="2025-10-14T09:27:00Z" w:initials="SRT">
    <w:p w14:paraId="157439A9" w14:textId="77777777" w:rsidR="002441CA" w:rsidRDefault="002441CA" w:rsidP="002441CA">
      <w:r>
        <w:rPr>
          <w:rStyle w:val="CommentReference"/>
        </w:rPr>
        <w:annotationRef/>
      </w:r>
      <w:r>
        <w:rPr>
          <w:sz w:val="20"/>
          <w:szCs w:val="20"/>
        </w:rPr>
        <w:t>R3-09: citations- socioeconimics</w:t>
      </w:r>
    </w:p>
  </w:comment>
  <w:comment w:id="14" w:author="Scarlett Taylor" w:date="2025-10-14T09:26:00Z" w:initials="SRT">
    <w:p w14:paraId="168AD323" w14:textId="4EE642E1" w:rsidR="002441CA" w:rsidRDefault="002441CA" w:rsidP="002441CA">
      <w:r>
        <w:rPr>
          <w:rStyle w:val="CommentReference"/>
        </w:rPr>
        <w:annotationRef/>
      </w:r>
      <w:r>
        <w:rPr>
          <w:sz w:val="20"/>
          <w:szCs w:val="20"/>
        </w:rPr>
        <w:t>add elrick-barr et al 2022 to refs</w:t>
      </w:r>
    </w:p>
  </w:comment>
  <w:comment w:id="20" w:author="Scarlett Taylor" w:date="2025-10-14T10:56:00Z" w:initials="SRT">
    <w:p w14:paraId="6F80FD00" w14:textId="77777777" w:rsidR="00E73D31" w:rsidRDefault="00E73D31" w:rsidP="00E73D31">
      <w:r>
        <w:rPr>
          <w:rStyle w:val="CommentReference"/>
        </w:rPr>
        <w:annotationRef/>
      </w:r>
      <w:r>
        <w:rPr>
          <w:sz w:val="20"/>
          <w:szCs w:val="20"/>
        </w:rPr>
        <w:t>TO DO</w:t>
      </w:r>
    </w:p>
  </w:comment>
  <w:comment w:id="22" w:author="Scarlett Taylor" w:date="2025-10-14T15:34:00Z" w:initials="SRT">
    <w:p w14:paraId="074BCE08" w14:textId="77777777" w:rsidR="00F70553" w:rsidRDefault="00F70553" w:rsidP="00F70553">
      <w:r>
        <w:rPr>
          <w:rStyle w:val="CommentReference"/>
        </w:rPr>
        <w:annotationRef/>
      </w:r>
      <w:r>
        <w:rPr>
          <w:i/>
          <w:iCs/>
          <w:sz w:val="20"/>
          <w:szCs w:val="20"/>
        </w:rPr>
        <w:t xml:space="preserve">R2-06: </w:t>
      </w:r>
    </w:p>
    <w:p w14:paraId="022BC275" w14:textId="77777777" w:rsidR="00F70553" w:rsidRDefault="00F70553" w:rsidP="00F70553">
      <w:r>
        <w:rPr>
          <w:i/>
          <w:iCs/>
          <w:sz w:val="20"/>
          <w:szCs w:val="20"/>
        </w:rPr>
        <w:t>[Framing] Line 60: “balanced trophic assemblages” implies that natural reefs (even degraded reefs) always have balanced trophic assemblages; consider clarifying</w:t>
      </w:r>
    </w:p>
    <w:p w14:paraId="4863EC53" w14:textId="77777777" w:rsidR="00F70553" w:rsidRDefault="00F70553" w:rsidP="00F70553"/>
  </w:comment>
  <w:comment w:id="23" w:author="Scarlett Taylor" w:date="2025-10-14T10:57:00Z" w:initials="SRT">
    <w:p w14:paraId="2C11F6B9" w14:textId="2FA550F7" w:rsidR="00A936E8" w:rsidRDefault="00A936E8" w:rsidP="00A936E8">
      <w:r>
        <w:rPr>
          <w:rStyle w:val="CommentReference"/>
        </w:rPr>
        <w:annotationRef/>
      </w:r>
      <w:r>
        <w:rPr>
          <w:sz w:val="20"/>
          <w:szCs w:val="20"/>
        </w:rPr>
        <w:t xml:space="preserve">CLARIFY # TO DO </w:t>
      </w:r>
    </w:p>
  </w:comment>
  <w:comment w:id="26" w:author="Scarlett Taylor" w:date="2025-10-13T10:54:00Z" w:initials="SRT">
    <w:p w14:paraId="2C3CD626" w14:textId="17A2F5BB" w:rsidR="005E6D95" w:rsidRDefault="005E6D95" w:rsidP="005E6D95">
      <w:r>
        <w:rPr>
          <w:rStyle w:val="CommentReference"/>
        </w:rPr>
        <w:annotationRef/>
      </w:r>
      <w:r>
        <w:rPr>
          <w:sz w:val="20"/>
          <w:szCs w:val="20"/>
        </w:rPr>
        <w:t>finish \\  R3-09 Elrick-Barr et al 2022</w:t>
      </w:r>
    </w:p>
  </w:comment>
  <w:comment w:id="32" w:author="Scarlett Taylor" w:date="2025-10-09T12:16:00Z" w:initials="SRT">
    <w:p w14:paraId="74749531" w14:textId="3543B346" w:rsidR="0081685F" w:rsidRDefault="0081685F" w:rsidP="0081685F">
      <w:r>
        <w:rPr>
          <w:rStyle w:val="CommentReference"/>
        </w:rPr>
        <w:annotationRef/>
      </w:r>
      <w:r>
        <w:rPr>
          <w:sz w:val="20"/>
          <w:szCs w:val="20"/>
        </w:rPr>
        <w:t xml:space="preserve">R3-01. </w:t>
      </w:r>
      <w:r>
        <w:rPr>
          <w:i/>
          <w:iCs/>
          <w:sz w:val="20"/>
          <w:szCs w:val="20"/>
        </w:rPr>
        <w:t> In the section on study sites, I would recommend that you provide some information on the size and structural complexity of the shipwrecks.</w:t>
      </w:r>
      <w:r>
        <w:rPr>
          <w:sz w:val="20"/>
          <w:szCs w:val="20"/>
        </w:rPr>
        <w:t xml:space="preserve"> </w:t>
      </w:r>
    </w:p>
  </w:comment>
  <w:comment w:id="43" w:author="Scarlett Taylor" w:date="2025-10-09T12:48:00Z" w:initials="SRT">
    <w:p w14:paraId="053166C0" w14:textId="77777777" w:rsidR="00BE1DB0" w:rsidRDefault="00BE1DB0" w:rsidP="00BE1DB0">
      <w:r>
        <w:rPr>
          <w:rStyle w:val="CommentReference"/>
        </w:rPr>
        <w:annotationRef/>
      </w:r>
      <w:r>
        <w:rPr>
          <w:sz w:val="20"/>
          <w:szCs w:val="20"/>
        </w:rPr>
        <w:t>R1-08 and R3-02: Adding time frame for surveys,  freq. of surveys, and adding reference to site characteristics table (T1, new)</w:t>
      </w:r>
    </w:p>
  </w:comment>
  <w:comment w:id="50" w:author="Scarlett Taylor" w:date="2025-10-09T11:51:00Z" w:initials="SRT">
    <w:p w14:paraId="242845DA" w14:textId="6D02C7F6" w:rsidR="0042250B" w:rsidRDefault="0042250B" w:rsidP="0042250B">
      <w:r>
        <w:rPr>
          <w:rStyle w:val="CommentReference"/>
        </w:rPr>
        <w:annotationRef/>
      </w:r>
      <w:r>
        <w:rPr>
          <w:sz w:val="20"/>
          <w:szCs w:val="20"/>
        </w:rPr>
        <w:t>R1-09</w:t>
      </w:r>
    </w:p>
  </w:comment>
  <w:comment w:id="60" w:author="Scarlett Taylor" w:date="2025-10-13T10:59:00Z" w:initials="SRT">
    <w:p w14:paraId="7E4F18C6" w14:textId="77777777" w:rsidR="005E6D95" w:rsidRDefault="005E6D95" w:rsidP="005E6D95">
      <w:r>
        <w:rPr>
          <w:rStyle w:val="CommentReference"/>
        </w:rPr>
        <w:annotationRef/>
      </w:r>
      <w:r>
        <w:rPr>
          <w:sz w:val="20"/>
          <w:szCs w:val="20"/>
        </w:rPr>
        <w:t xml:space="preserve">add citation to refs; R3-04 </w:t>
      </w:r>
    </w:p>
  </w:comment>
  <w:comment w:id="62" w:author="Scarlett Taylor" w:date="2025-10-14T13:35:00Z" w:initials="SRT">
    <w:p w14:paraId="089F445D" w14:textId="77777777" w:rsidR="004B3DEE" w:rsidRDefault="004B3DEE" w:rsidP="004B3DEE">
      <w:r>
        <w:rPr>
          <w:rStyle w:val="CommentReference"/>
        </w:rPr>
        <w:annotationRef/>
      </w:r>
      <w:r>
        <w:rPr>
          <w:sz w:val="20"/>
          <w:szCs w:val="20"/>
        </w:rPr>
        <w:t>R2-01</w:t>
      </w:r>
    </w:p>
    <w:p w14:paraId="578EE284" w14:textId="77777777" w:rsidR="004B3DEE" w:rsidRDefault="004B3DEE" w:rsidP="004B3DEE"/>
  </w:comment>
  <w:comment w:id="67" w:author="Scarlett Taylor" w:date="2025-10-14T13:35:00Z" w:initials="SRT">
    <w:p w14:paraId="42A98ADA" w14:textId="77777777" w:rsidR="004B3DEE" w:rsidRDefault="004B3DEE" w:rsidP="004B3DEE">
      <w:r>
        <w:rPr>
          <w:rStyle w:val="CommentReference"/>
        </w:rPr>
        <w:annotationRef/>
      </w:r>
      <w:r>
        <w:rPr>
          <w:sz w:val="20"/>
          <w:szCs w:val="20"/>
        </w:rPr>
        <w:t>R2-02</w:t>
      </w:r>
    </w:p>
  </w:comment>
  <w:comment w:id="75" w:author="Scarlett Taylor" w:date="2025-10-14T10:25:00Z" w:initials="SRT">
    <w:p w14:paraId="1A65AC15" w14:textId="0B85FF0D" w:rsidR="00BF54C3" w:rsidRDefault="00BF54C3" w:rsidP="00BF54C3">
      <w:r>
        <w:rPr>
          <w:rStyle w:val="CommentReference"/>
        </w:rPr>
        <w:annotationRef/>
      </w:r>
      <w:r>
        <w:rPr>
          <w:sz w:val="20"/>
          <w:szCs w:val="20"/>
        </w:rPr>
        <w:t>R3-05- detectability and inclusion and radius</w:t>
      </w:r>
    </w:p>
  </w:comment>
  <w:comment w:id="86" w:author="Scarlett Taylor" w:date="2025-10-09T11:47:00Z" w:initials="SRT">
    <w:p w14:paraId="74D56EE4" w14:textId="6DCFEBA8" w:rsidR="0042250B" w:rsidRDefault="0042250B" w:rsidP="0042250B">
      <w:r>
        <w:rPr>
          <w:rStyle w:val="CommentReference"/>
        </w:rPr>
        <w:annotationRef/>
      </w:r>
      <w:r>
        <w:rPr>
          <w:sz w:val="20"/>
          <w:szCs w:val="20"/>
        </w:rPr>
        <w:t>R1-12</w:t>
      </w:r>
    </w:p>
  </w:comment>
  <w:comment w:id="90" w:author="Scarlett Taylor" w:date="2025-10-14T09:42:00Z" w:initials="SRT">
    <w:p w14:paraId="427B8A4E" w14:textId="77777777" w:rsidR="00B11143" w:rsidRDefault="00B11143" w:rsidP="00B11143">
      <w:r>
        <w:rPr>
          <w:rStyle w:val="CommentReference"/>
        </w:rPr>
        <w:annotationRef/>
      </w:r>
      <w:r>
        <w:rPr>
          <w:sz w:val="20"/>
          <w:szCs w:val="20"/>
        </w:rPr>
        <w:t xml:space="preserve">R3-06 </w:t>
      </w:r>
    </w:p>
    <w:p w14:paraId="41BEBC26" w14:textId="77777777" w:rsidR="00B11143" w:rsidRDefault="00B11143" w:rsidP="00B11143"/>
  </w:comment>
  <w:comment w:id="94" w:author="Scarlett Taylor" w:date="2025-10-09T11:47:00Z" w:initials="SRT">
    <w:p w14:paraId="2A7E75CF" w14:textId="7355A34C" w:rsidR="0042250B" w:rsidRDefault="0042250B" w:rsidP="0042250B">
      <w:r>
        <w:rPr>
          <w:rStyle w:val="CommentReference"/>
        </w:rPr>
        <w:annotationRef/>
      </w:r>
      <w:r>
        <w:rPr>
          <w:sz w:val="20"/>
          <w:szCs w:val="20"/>
        </w:rPr>
        <w:t xml:space="preserve">R1-13. </w:t>
      </w:r>
    </w:p>
  </w:comment>
  <w:comment w:id="97" w:author="Scarlett Taylor" w:date="2025-10-09T11:46:00Z" w:initials="SRT">
    <w:p w14:paraId="5C22CBE8" w14:textId="64100854" w:rsidR="0042250B" w:rsidRDefault="0042250B" w:rsidP="0042250B">
      <w:r>
        <w:rPr>
          <w:rStyle w:val="CommentReference"/>
        </w:rPr>
        <w:annotationRef/>
      </w:r>
      <w:r>
        <w:rPr>
          <w:sz w:val="20"/>
          <w:szCs w:val="20"/>
        </w:rPr>
        <w:t>replying to R1-14.</w:t>
      </w:r>
    </w:p>
  </w:comment>
  <w:comment w:id="107" w:author="Scarlett Taylor" w:date="2025-10-14T10:54:00Z" w:initials="SRT">
    <w:p w14:paraId="062AD739" w14:textId="77777777" w:rsidR="00E73D31" w:rsidRDefault="00E73D31" w:rsidP="00E73D31">
      <w:r>
        <w:rPr>
          <w:rStyle w:val="CommentReference"/>
        </w:rPr>
        <w:annotationRef/>
      </w:r>
      <w:r>
        <w:rPr>
          <w:sz w:val="20"/>
          <w:szCs w:val="20"/>
        </w:rPr>
        <w:t>R3-07</w:t>
      </w:r>
    </w:p>
  </w:comment>
  <w:comment w:id="119" w:author="Scarlett Taylor" w:date="2025-10-09T12:46:00Z" w:initials="SRT">
    <w:p w14:paraId="787F0C21" w14:textId="4E5E9E26" w:rsidR="00BE1DB0" w:rsidRDefault="00BE1DB0" w:rsidP="00BE1DB0">
      <w:r>
        <w:rPr>
          <w:rStyle w:val="CommentReference"/>
        </w:rPr>
        <w:annotationRef/>
      </w:r>
      <w:r>
        <w:rPr>
          <w:sz w:val="20"/>
          <w:szCs w:val="20"/>
        </w:rPr>
        <w:t xml:space="preserve">R1-08 and R3-02 Adding time frame for surveys and freq. of surveys </w:t>
      </w:r>
    </w:p>
  </w:comment>
  <w:comment w:id="128" w:author="Scarlett Taylor" w:date="2025-10-14T14:41:00Z" w:initials="SRT">
    <w:p w14:paraId="2EDBEEDC" w14:textId="77777777" w:rsidR="005E3639" w:rsidRDefault="005E3639" w:rsidP="005E3639">
      <w:r>
        <w:rPr>
          <w:rStyle w:val="CommentReference"/>
        </w:rPr>
        <w:annotationRef/>
      </w:r>
      <w:r>
        <w:rPr>
          <w:sz w:val="20"/>
          <w:szCs w:val="20"/>
        </w:rPr>
        <w:t>Was listed as 1,200 m in Baillie et al (2024),that we followed methodological precedent with, but when we checked the math: 12 m/m speed * 8 minutes *10 m inclusion radius = 1920 m^2 coverage per survey</w:t>
      </w:r>
    </w:p>
  </w:comment>
  <w:comment w:id="137" w:author="Scarlett Taylor" w:date="2025-10-13T22:00:00Z" w:initials="SRT">
    <w:p w14:paraId="7ACE974C" w14:textId="7535092A" w:rsidR="00992DDB" w:rsidRDefault="00992DDB" w:rsidP="00992DDB">
      <w:r>
        <w:rPr>
          <w:rStyle w:val="CommentReference"/>
        </w:rPr>
        <w:annotationRef/>
      </w:r>
      <w:r>
        <w:rPr>
          <w:sz w:val="20"/>
          <w:szCs w:val="20"/>
        </w:rPr>
        <w:t xml:space="preserve">R1:21 - add Gress et al. 2025 and edit lightly to include discussion on trophic levels </w:t>
      </w:r>
    </w:p>
  </w:comment>
  <w:comment w:id="160" w:author="Scarlett Taylor" w:date="2025-10-13T22:12:00Z" w:initials="SRT">
    <w:p w14:paraId="5C54D06A" w14:textId="77777777" w:rsidR="00386A6B" w:rsidRDefault="00386A6B" w:rsidP="00386A6B">
      <w:r>
        <w:rPr>
          <w:rStyle w:val="CommentReference"/>
        </w:rPr>
        <w:annotationRef/>
      </w:r>
      <w:r>
        <w:rPr>
          <w:sz w:val="20"/>
          <w:szCs w:val="20"/>
        </w:rPr>
        <w:t xml:space="preserve">add here extesion to include damselfish (pomacentridae) </w:t>
      </w:r>
    </w:p>
  </w:comment>
  <w:comment w:id="180" w:author="Scarlett Taylor" w:date="2025-10-14T10:55:00Z" w:initials="SRT">
    <w:p w14:paraId="260DAF7B" w14:textId="77777777" w:rsidR="00E73D31" w:rsidRDefault="00E73D31" w:rsidP="00E73D31">
      <w:r>
        <w:rPr>
          <w:rStyle w:val="CommentReference"/>
        </w:rPr>
        <w:annotationRef/>
      </w:r>
      <w:r>
        <w:rPr>
          <w:sz w:val="20"/>
          <w:szCs w:val="20"/>
        </w:rPr>
        <w:t>added at suggestion of R3-09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439A9" w15:done="0"/>
  <w15:commentEx w15:paraId="168AD323" w15:done="1"/>
  <w15:commentEx w15:paraId="6F80FD00" w15:done="0"/>
  <w15:commentEx w15:paraId="4863EC53" w15:done="0"/>
  <w15:commentEx w15:paraId="2C11F6B9" w15:done="0"/>
  <w15:commentEx w15:paraId="2C3CD626" w15:done="1"/>
  <w15:commentEx w15:paraId="74749531" w15:done="0"/>
  <w15:commentEx w15:paraId="053166C0" w15:done="0"/>
  <w15:commentEx w15:paraId="242845DA" w15:done="0"/>
  <w15:commentEx w15:paraId="7E4F18C6" w15:done="0"/>
  <w15:commentEx w15:paraId="578EE284" w15:done="0"/>
  <w15:commentEx w15:paraId="42A98ADA" w15:done="0"/>
  <w15:commentEx w15:paraId="1A65AC15" w15:done="0"/>
  <w15:commentEx w15:paraId="74D56EE4" w15:done="0"/>
  <w15:commentEx w15:paraId="41BEBC26" w15:done="0"/>
  <w15:commentEx w15:paraId="2A7E75CF" w15:done="0"/>
  <w15:commentEx w15:paraId="5C22CBE8" w15:done="0"/>
  <w15:commentEx w15:paraId="062AD739" w15:done="0"/>
  <w15:commentEx w15:paraId="787F0C21" w15:done="0"/>
  <w15:commentEx w15:paraId="2EDBEEDC" w15:done="0"/>
  <w15:commentEx w15:paraId="7ACE974C" w15:done="0"/>
  <w15:commentEx w15:paraId="5C54D06A" w15:done="0"/>
  <w15:commentEx w15:paraId="260DAF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23449B" w16cex:dateUtc="2025-10-14T02:27:00Z"/>
  <w16cex:commentExtensible w16cex:durableId="7DFA91BB" w16cex:dateUtc="2025-10-14T02:26:00Z"/>
  <w16cex:commentExtensible w16cex:durableId="74A1AA9A" w16cex:dateUtc="2025-10-14T03:56:00Z"/>
  <w16cex:commentExtensible w16cex:durableId="0C4DE39B" w16cex:dateUtc="2025-10-14T08:34:00Z"/>
  <w16cex:commentExtensible w16cex:durableId="58940F14" w16cex:dateUtc="2025-10-14T03:57:00Z"/>
  <w16cex:commentExtensible w16cex:durableId="03C2D9DE" w16cex:dateUtc="2025-10-13T03:54:00Z"/>
  <w16cex:commentExtensible w16cex:durableId="42C1B163" w16cex:dateUtc="2025-10-09T05:16:00Z"/>
  <w16cex:commentExtensible w16cex:durableId="4EDC67EF" w16cex:dateUtc="2025-10-09T05:48:00Z"/>
  <w16cex:commentExtensible w16cex:durableId="0DAA5274" w16cex:dateUtc="2025-10-09T04:51:00Z"/>
  <w16cex:commentExtensible w16cex:durableId="00E6E8E3" w16cex:dateUtc="2025-10-13T03:59:00Z"/>
  <w16cex:commentExtensible w16cex:durableId="497E7CC7" w16cex:dateUtc="2025-10-14T06:35:00Z"/>
  <w16cex:commentExtensible w16cex:durableId="148AF1A0" w16cex:dateUtc="2025-10-14T06:35:00Z"/>
  <w16cex:commentExtensible w16cex:durableId="41BA5441" w16cex:dateUtc="2025-10-14T03:25:00Z"/>
  <w16cex:commentExtensible w16cex:durableId="2FD55F30" w16cex:dateUtc="2025-10-09T04:47:00Z"/>
  <w16cex:commentExtensible w16cex:durableId="5E5A3D16" w16cex:dateUtc="2025-10-14T02:42:00Z"/>
  <w16cex:commentExtensible w16cex:durableId="37E36B52" w16cex:dateUtc="2025-10-09T04:47:00Z"/>
  <w16cex:commentExtensible w16cex:durableId="2BBE08AC" w16cex:dateUtc="2025-10-09T04:46:00Z"/>
  <w16cex:commentExtensible w16cex:durableId="4894CDC7" w16cex:dateUtc="2025-10-14T03:54:00Z"/>
  <w16cex:commentExtensible w16cex:durableId="2658DA7A" w16cex:dateUtc="2025-10-09T05:46:00Z"/>
  <w16cex:commentExtensible w16cex:durableId="4330FBF8" w16cex:dateUtc="2025-10-14T07:41:00Z"/>
  <w16cex:commentExtensible w16cex:durableId="60286147" w16cex:dateUtc="2025-10-13T15:00:00Z"/>
  <w16cex:commentExtensible w16cex:durableId="537AB9A4" w16cex:dateUtc="2025-10-13T15:12:00Z"/>
  <w16cex:commentExtensible w16cex:durableId="072C2193" w16cex:dateUtc="2025-10-14T0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439A9" w16cid:durableId="6A23449B"/>
  <w16cid:commentId w16cid:paraId="168AD323" w16cid:durableId="7DFA91BB"/>
  <w16cid:commentId w16cid:paraId="6F80FD00" w16cid:durableId="74A1AA9A"/>
  <w16cid:commentId w16cid:paraId="4863EC53" w16cid:durableId="0C4DE39B"/>
  <w16cid:commentId w16cid:paraId="2C11F6B9" w16cid:durableId="58940F14"/>
  <w16cid:commentId w16cid:paraId="2C3CD626" w16cid:durableId="03C2D9DE"/>
  <w16cid:commentId w16cid:paraId="74749531" w16cid:durableId="42C1B163"/>
  <w16cid:commentId w16cid:paraId="053166C0" w16cid:durableId="4EDC67EF"/>
  <w16cid:commentId w16cid:paraId="242845DA" w16cid:durableId="0DAA5274"/>
  <w16cid:commentId w16cid:paraId="7E4F18C6" w16cid:durableId="00E6E8E3"/>
  <w16cid:commentId w16cid:paraId="578EE284" w16cid:durableId="497E7CC7"/>
  <w16cid:commentId w16cid:paraId="42A98ADA" w16cid:durableId="148AF1A0"/>
  <w16cid:commentId w16cid:paraId="1A65AC15" w16cid:durableId="41BA5441"/>
  <w16cid:commentId w16cid:paraId="74D56EE4" w16cid:durableId="2FD55F30"/>
  <w16cid:commentId w16cid:paraId="41BEBC26" w16cid:durableId="5E5A3D16"/>
  <w16cid:commentId w16cid:paraId="2A7E75CF" w16cid:durableId="37E36B52"/>
  <w16cid:commentId w16cid:paraId="5C22CBE8" w16cid:durableId="2BBE08AC"/>
  <w16cid:commentId w16cid:paraId="062AD739" w16cid:durableId="4894CDC7"/>
  <w16cid:commentId w16cid:paraId="787F0C21" w16cid:durableId="2658DA7A"/>
  <w16cid:commentId w16cid:paraId="2EDBEEDC" w16cid:durableId="4330FBF8"/>
  <w16cid:commentId w16cid:paraId="7ACE974C" w16cid:durableId="60286147"/>
  <w16cid:commentId w16cid:paraId="5C54D06A" w16cid:durableId="537AB9A4"/>
  <w16cid:commentId w16cid:paraId="260DAF7B" w16cid:durableId="072C21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93085" w14:textId="77777777" w:rsidR="00D959EE" w:rsidRDefault="00D959EE">
      <w:r>
        <w:separator/>
      </w:r>
    </w:p>
    <w:p w14:paraId="0C574712" w14:textId="77777777" w:rsidR="00D959EE" w:rsidRDefault="00D959EE"/>
  </w:endnote>
  <w:endnote w:type="continuationSeparator" w:id="0">
    <w:p w14:paraId="51597C85" w14:textId="77777777" w:rsidR="00D959EE" w:rsidRDefault="00D959EE">
      <w:r>
        <w:continuationSeparator/>
      </w:r>
    </w:p>
    <w:p w14:paraId="710AECBB" w14:textId="77777777" w:rsidR="00D959EE" w:rsidRDefault="00D95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8C120" w14:textId="77777777" w:rsidR="00D959EE" w:rsidRDefault="00D959EE">
      <w:r>
        <w:separator/>
      </w:r>
    </w:p>
    <w:p w14:paraId="5735ABC2" w14:textId="77777777" w:rsidR="00D959EE" w:rsidRDefault="00D959EE"/>
  </w:footnote>
  <w:footnote w:type="continuationSeparator" w:id="0">
    <w:p w14:paraId="640DC26F" w14:textId="77777777" w:rsidR="00D959EE" w:rsidRDefault="00D959EE">
      <w:r>
        <w:continuationSeparator/>
      </w:r>
    </w:p>
    <w:p w14:paraId="7EE9127C" w14:textId="77777777" w:rsidR="00D959EE" w:rsidRDefault="00D95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rPr>
        <w:ins w:id="184" w:author="Scarlett Taylor" w:date="2025-10-13T22:17:00Z" w16du:dateUtc="2025-10-13T15:17:00Z"/>
      </w:rPr>
    </w:pPr>
    <w:ins w:id="185" w:author="Scarlett Taylor" w:date="2025-10-13T22:17:00Z" w16du:dateUtc="2025-10-13T15:17:00Z">
      <w:r>
        <w:t>Fish on Shipwrecks vs. Pinnacles</w:t>
      </w:r>
    </w:ins>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24DF7"/>
    <w:rsid w:val="00127BB9"/>
    <w:rsid w:val="00130E1D"/>
    <w:rsid w:val="00132A98"/>
    <w:rsid w:val="00136BF1"/>
    <w:rsid w:val="001437F9"/>
    <w:rsid w:val="00160DDC"/>
    <w:rsid w:val="001C6241"/>
    <w:rsid w:val="001D6095"/>
    <w:rsid w:val="001D73B8"/>
    <w:rsid w:val="001E279D"/>
    <w:rsid w:val="00213430"/>
    <w:rsid w:val="002441CA"/>
    <w:rsid w:val="002632BD"/>
    <w:rsid w:val="0027036F"/>
    <w:rsid w:val="002A3C4D"/>
    <w:rsid w:val="002E13D8"/>
    <w:rsid w:val="002F6C25"/>
    <w:rsid w:val="00332E1B"/>
    <w:rsid w:val="0034189D"/>
    <w:rsid w:val="00341E02"/>
    <w:rsid w:val="0037358C"/>
    <w:rsid w:val="00384D96"/>
    <w:rsid w:val="00386A6B"/>
    <w:rsid w:val="003A3948"/>
    <w:rsid w:val="003C2044"/>
    <w:rsid w:val="003C73AD"/>
    <w:rsid w:val="003D6418"/>
    <w:rsid w:val="003E1C2C"/>
    <w:rsid w:val="0041702C"/>
    <w:rsid w:val="0042250B"/>
    <w:rsid w:val="00433206"/>
    <w:rsid w:val="00491E9D"/>
    <w:rsid w:val="004A7752"/>
    <w:rsid w:val="004B3DEE"/>
    <w:rsid w:val="004C68AF"/>
    <w:rsid w:val="004C7C96"/>
    <w:rsid w:val="004E31B1"/>
    <w:rsid w:val="004E4E3B"/>
    <w:rsid w:val="00523557"/>
    <w:rsid w:val="005253F1"/>
    <w:rsid w:val="00564D8C"/>
    <w:rsid w:val="00593CF3"/>
    <w:rsid w:val="005A4E44"/>
    <w:rsid w:val="005A599C"/>
    <w:rsid w:val="005D088F"/>
    <w:rsid w:val="005D112F"/>
    <w:rsid w:val="005D2EE7"/>
    <w:rsid w:val="005D7E19"/>
    <w:rsid w:val="005E3639"/>
    <w:rsid w:val="005E6D95"/>
    <w:rsid w:val="00651C7D"/>
    <w:rsid w:val="006D391E"/>
    <w:rsid w:val="006E6083"/>
    <w:rsid w:val="007D77B3"/>
    <w:rsid w:val="007F3ADD"/>
    <w:rsid w:val="00815B6D"/>
    <w:rsid w:val="0081685F"/>
    <w:rsid w:val="00835B01"/>
    <w:rsid w:val="00835FFF"/>
    <w:rsid w:val="008607CE"/>
    <w:rsid w:val="00880089"/>
    <w:rsid w:val="008A2525"/>
    <w:rsid w:val="008C0B51"/>
    <w:rsid w:val="008F2696"/>
    <w:rsid w:val="00920CC8"/>
    <w:rsid w:val="00992DDB"/>
    <w:rsid w:val="009D4853"/>
    <w:rsid w:val="00A33D27"/>
    <w:rsid w:val="00A56535"/>
    <w:rsid w:val="00A772F9"/>
    <w:rsid w:val="00A84F9F"/>
    <w:rsid w:val="00A936E8"/>
    <w:rsid w:val="00A940A4"/>
    <w:rsid w:val="00AA37D0"/>
    <w:rsid w:val="00AA4F25"/>
    <w:rsid w:val="00AB0E8F"/>
    <w:rsid w:val="00AC53CB"/>
    <w:rsid w:val="00AE7146"/>
    <w:rsid w:val="00B10A4B"/>
    <w:rsid w:val="00B11143"/>
    <w:rsid w:val="00B265D6"/>
    <w:rsid w:val="00B31269"/>
    <w:rsid w:val="00B55FDC"/>
    <w:rsid w:val="00B90758"/>
    <w:rsid w:val="00BE1DB0"/>
    <w:rsid w:val="00BF54C3"/>
    <w:rsid w:val="00C169D7"/>
    <w:rsid w:val="00C239D3"/>
    <w:rsid w:val="00C264A2"/>
    <w:rsid w:val="00C34A57"/>
    <w:rsid w:val="00C409F4"/>
    <w:rsid w:val="00C57308"/>
    <w:rsid w:val="00C715CC"/>
    <w:rsid w:val="00C85762"/>
    <w:rsid w:val="00CE0C97"/>
    <w:rsid w:val="00CE7F2C"/>
    <w:rsid w:val="00D06BB2"/>
    <w:rsid w:val="00D42433"/>
    <w:rsid w:val="00D66FE9"/>
    <w:rsid w:val="00D84338"/>
    <w:rsid w:val="00D959EE"/>
    <w:rsid w:val="00DB509B"/>
    <w:rsid w:val="00DB7D38"/>
    <w:rsid w:val="00DC77A8"/>
    <w:rsid w:val="00DD7EBB"/>
    <w:rsid w:val="00E13A21"/>
    <w:rsid w:val="00E23613"/>
    <w:rsid w:val="00E61AFC"/>
    <w:rsid w:val="00E7000A"/>
    <w:rsid w:val="00E73D31"/>
    <w:rsid w:val="00E8283E"/>
    <w:rsid w:val="00E85ACD"/>
    <w:rsid w:val="00EB6109"/>
    <w:rsid w:val="00EE0507"/>
    <w:rsid w:val="00EE4FC8"/>
    <w:rsid w:val="00F0552B"/>
    <w:rsid w:val="00F63F11"/>
    <w:rsid w:val="00F70553"/>
    <w:rsid w:val="00F96C08"/>
    <w:rsid w:val="00FE300B"/>
    <w:rsid w:val="00FE42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doi.org/10.1007/s00227-012-2039-x" TargetMode="External"/><Relationship Id="rId39" Type="http://schemas.openxmlformats.org/officeDocument/2006/relationships/hyperlink" Target="https://doi.org/10.1016/j.marenvres.2021.105505" TargetMode="External"/><Relationship Id="rId21" Type="http://schemas.openxmlformats.org/officeDocument/2006/relationships/hyperlink" Target="https://www.int-res.com/articles/meps/15/m015p265.pdf" TargetMode="External"/><Relationship Id="rId34" Type="http://schemas.openxmlformats.org/officeDocument/2006/relationships/hyperlink" Target="https://doi.org/10.1111/1365-2664.13748" TargetMode="External"/><Relationship Id="rId42" Type="http://schemas.openxmlformats.org/officeDocument/2006/relationships/hyperlink" Target="https://doi.org/10.1093/BIOSCI/BIAD084" TargetMode="External"/><Relationship Id="rId47" Type="http://schemas.openxmlformats.org/officeDocument/2006/relationships/hyperlink" Target="https://doi.org/10.1017/S0025315422001011" TargetMode="External"/><Relationship Id="rId50" Type="http://schemas.openxmlformats.org/officeDocument/2006/relationships/hyperlink" Target="https://doi.org/10.1080/19425120.2017.1282897"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002/lno.12431" TargetMode="External"/><Relationship Id="rId11" Type="http://schemas.microsoft.com/office/2016/09/relationships/commentsIds" Target="commentsIds.xml"/><Relationship Id="rId24" Type="http://schemas.openxmlformats.org/officeDocument/2006/relationships/hyperlink" Target="https://doi.org/10.3354/meps14377" TargetMode="External"/><Relationship Id="rId32" Type="http://schemas.openxmlformats.org/officeDocument/2006/relationships/hyperlink" Target="https://sedarweb.org/documents/sedar-74-rd09-a-comparison-of-fish-assemblages-according-to-artificial-reef-attributes-and-seasons-in-the-northern-gulf-of-mexico/" TargetMode="External"/><Relationship Id="rId37" Type="http://schemas.openxmlformats.org/officeDocument/2006/relationships/hyperlink" Target="https://doi.org/10.1111/1365-2664.14053" TargetMode="External"/><Relationship Id="rId40" Type="http://schemas.openxmlformats.org/officeDocument/2006/relationships/hyperlink" Target="https://doi.org/10.3389/fmars.2020.00282" TargetMode="External"/><Relationship Id="rId45" Type="http://schemas.openxmlformats.org/officeDocument/2006/relationships/hyperlink" Target="https://doi.org/10.1093/icesjms/fsae075" TargetMode="External"/><Relationship Id="rId53" Type="http://schemas.openxmlformats.org/officeDocument/2006/relationships/hyperlink" Target="https://doi.org/10.1016/J.OCECOAMAN.2006.06.002"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doi.org/10.1890/ES14-00292.1" TargetMode="External"/><Relationship Id="rId27" Type="http://schemas.openxmlformats.org/officeDocument/2006/relationships/hyperlink" Target="https://doi.org/10.25903/7ek9%2D5m80" TargetMode="External"/><Relationship Id="rId30" Type="http://schemas.openxmlformats.org/officeDocument/2006/relationships/hyperlink" Target="https://doi.org/10.3389/FMARS.2021.664014/BIBTEX" TargetMode="External"/><Relationship Id="rId35" Type="http://schemas.openxmlformats.org/officeDocument/2006/relationships/hyperlink" Target="https://doi.org/10.1371/JOURNAL.PBIO.3000366" TargetMode="External"/><Relationship Id="rId43" Type="http://schemas.openxmlformats.org/officeDocument/2006/relationships/hyperlink" Target="https://doi.org/10.1007/S002279900250" TargetMode="External"/><Relationship Id="rId48" Type="http://schemas.openxmlformats.org/officeDocument/2006/relationships/hyperlink" Target="https://doi.org/10.1016/j.ecss.2023.108552" TargetMode="External"/><Relationship Id="rId56" Type="http://schemas.openxmlformats.org/officeDocument/2006/relationships/footer" Target="footer1.xml"/><Relationship Id="rId8" Type="http://schemas.openxmlformats.org/officeDocument/2006/relationships/hyperlink" Target="mailto:scarlett@global-reef.com" TargetMode="External"/><Relationship Id="rId51" Type="http://schemas.openxmlformats.org/officeDocument/2006/relationships/hyperlink" Target="https://doi.org/10.1007/S00338-015-1322-Y/METRICS"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371/journal.pone.0063505" TargetMode="External"/><Relationship Id="rId33" Type="http://schemas.openxmlformats.org/officeDocument/2006/relationships/hyperlink" Target="https://doi.org/10.3354/ab00561" TargetMode="External"/><Relationship Id="rId38" Type="http://schemas.openxmlformats.org/officeDocument/2006/relationships/hyperlink" Target="https://doi.org/10.1007/s10452-025-10182-1" TargetMode="External"/><Relationship Id="rId46" Type="http://schemas.openxmlformats.org/officeDocument/2006/relationships/hyperlink" Target="https://doi.org/10.3389/fmars.2020.00447" TargetMode="External"/><Relationship Id="rId59" Type="http://schemas.openxmlformats.org/officeDocument/2006/relationships/theme" Target="theme/theme1.xml"/><Relationship Id="rId20" Type="http://schemas.openxmlformats.org/officeDocument/2006/relationships/hyperlink" Target="https://doi.org/10.14456/pmbcrb.2024.4" TargetMode="External"/><Relationship Id="rId41" Type="http://schemas.openxmlformats.org/officeDocument/2006/relationships/hyperlink" Target="https://doi.org/10.1371/journal.pone.0237374" TargetMode="External"/><Relationship Id="rId54" Type="http://schemas.openxmlformats.org/officeDocument/2006/relationships/hyperlink" Target="https://doi.org/10.21105/joss.0168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8637/jss.v080.i01" TargetMode="External"/><Relationship Id="rId28" Type="http://schemas.openxmlformats.org/officeDocument/2006/relationships/hyperlink" Target="https://doi.org/10.13140/RG.2.2.10516.68487/1" TargetMode="External"/><Relationship Id="rId36" Type="http://schemas.openxmlformats.org/officeDocument/2006/relationships/hyperlink" Target="https://ph02.tci-thaijo.org/index.php/RIST/article/view/193777" TargetMode="External"/><Relationship Id="rId49" Type="http://schemas.openxmlformats.org/officeDocument/2006/relationships/hyperlink" Target="https://doi.org/10.1016/j.marenvres.2013.05.012" TargetMode="External"/><Relationship Id="rId57" Type="http://schemas.openxmlformats.org/officeDocument/2006/relationships/fontTable" Target="fontTable.xml"/><Relationship Id="rId10" Type="http://schemas.microsoft.com/office/2011/relationships/commentsExtended" Target="commentsExtended.xml"/><Relationship Id="rId31" Type="http://schemas.openxmlformats.org/officeDocument/2006/relationships/hyperlink" Target="https://doi.org/10.1111/maec.12782" TargetMode="External"/><Relationship Id="rId44" Type="http://schemas.openxmlformats.org/officeDocument/2006/relationships/hyperlink" Target="https://doi.org/10.7755/FB.114.1.4" TargetMode="External"/><Relationship Id="rId52" Type="http://schemas.openxmlformats.org/officeDocument/2006/relationships/hyperlink" Target="https://doi.org/10.1007/s11222-016-96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10829</Words>
  <Characters>61729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3</cp:revision>
  <cp:lastPrinted>2025-08-14T09:20:00Z</cp:lastPrinted>
  <dcterms:created xsi:type="dcterms:W3CDTF">2025-10-18T09:45:00Z</dcterms:created>
  <dcterms:modified xsi:type="dcterms:W3CDTF">2025-10-22T07:53:00Z</dcterms:modified>
</cp:coreProperties>
</file>