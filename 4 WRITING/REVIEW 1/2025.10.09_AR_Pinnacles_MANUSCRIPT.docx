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77777777"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3F963EBA"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701F33FA" w14:textId="32350D75" w:rsidR="00DD7EBB" w:rsidRDefault="00DD7EBB" w:rsidP="00DD7EBB">
      <w:pPr>
        <w:spacing w:after="240"/>
      </w:pPr>
      <w:r>
        <w:lastRenderedPageBreak/>
        <w:t xml:space="preserve">Running Page Head: Fish on Shipwrecks vs. Pelagic Pinnacles </w:t>
      </w:r>
    </w:p>
    <w:p w14:paraId="59E2207F" w14:textId="3B8B7549" w:rsidR="00C57308" w:rsidRPr="00C715CC" w:rsidRDefault="00000000" w:rsidP="00132A98">
      <w:pPr>
        <w:pStyle w:val="Heading1"/>
      </w:pPr>
      <w:r w:rsidRPr="00C715CC">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FE2A245"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C715CC">
      <w:pPr>
        <w:spacing w:before="240" w:after="240" w:line="480" w:lineRule="auto"/>
        <w:rPr>
          <w:lang w:val="en-GB"/>
        </w:rPr>
      </w:pPr>
      <w:bookmarkStart w:id="6" w:name="_5g48a2m0kxmd" w:colFirst="0" w:colLast="0"/>
      <w:bookmarkEnd w:id="6"/>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9A5305C" w14:textId="0CAD7D57" w:rsidR="001C6241" w:rsidRDefault="001C6241" w:rsidP="00B31269">
      <w:pPr>
        <w:spacing w:after="240" w:line="480" w:lineRule="auto"/>
        <w:rPr>
          <w:lang w:val="en-GB"/>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w:t>
      </w:r>
      <w:r w:rsidRPr="001C6241">
        <w:lastRenderedPageBreak/>
        <w:t>vertical relief, and a growing number of artificial structures such as shipwrecks (Mattos et al. 2023). Despite the prevalence of these artificial reefs, relatively few studies have assessed their ecological functioning, particularly their capacity to support balanced trophic assemblages and replicate the ecological roles of natural reef systems (Fowler &amp; Booth 2012, Simon et al. 2013, Streich et al. 2017, Medeiros et al. 2022, Paxton et al. 2023, Schram et al. 2024).</w:t>
      </w:r>
    </w:p>
    <w:p w14:paraId="565831CA" w14:textId="346A6468"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However, these metrics can obscure differences in community composition and ecological function (</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Shipwrecks tend to be high-relief and 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w:t>
      </w:r>
      <w:r w:rsidRPr="000049FD">
        <w:rPr>
          <w:lang w:val="en-GB"/>
        </w:rPr>
        <w:lastRenderedPageBreak/>
        <w:t>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w:t>
      </w:r>
      <w:proofErr w:type="spellStart"/>
      <w:r w:rsidR="00C715CC" w:rsidRPr="00C715CC">
        <w:rPr>
          <w:lang w:val="en-GB"/>
        </w:rPr>
        <w:t>Letessier</w:t>
      </w:r>
      <w:proofErr w:type="spellEnd"/>
      <w:r w:rsidR="00C715CC" w:rsidRPr="00C715CC">
        <w:rPr>
          <w:lang w:val="en-GB"/>
        </w:rPr>
        <w:t xml:space="preserve"> </w:t>
      </w:r>
      <w:r w:rsidR="003C2044">
        <w:rPr>
          <w:lang w:val="en-GB"/>
        </w:rPr>
        <w:t>et al.</w:t>
      </w:r>
      <w:r w:rsidR="00C715CC" w:rsidRPr="00C715CC">
        <w:rPr>
          <w:lang w:val="en-GB"/>
        </w:rPr>
        <w:t xml:space="preserve"> 2019).</w:t>
      </w:r>
    </w:p>
    <w:p w14:paraId="500F1017" w14:textId="1B2089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C715CC">
      <w:pPr>
        <w:spacing w:before="240" w:after="240" w:line="480" w:lineRule="auto"/>
        <w:rPr>
          <w:lang w:val="en-GB"/>
        </w:rPr>
      </w:pPr>
      <w:r w:rsidRPr="00C715CC">
        <w:rPr>
          <w:lang w:val="en-GB"/>
        </w:rPr>
        <w:lastRenderedPageBreak/>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0049FD">
      <w:pPr>
        <w:spacing w:after="240" w:line="480" w:lineRule="auto"/>
        <w:rPr>
          <w:lang w:val="en-GB"/>
        </w:rPr>
      </w:pPr>
      <w:r w:rsidRPr="000049FD">
        <w:rPr>
          <w:lang w:val="en-GB"/>
        </w:rPr>
        <w:t>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w:t>
      </w:r>
      <w:r w:rsidRPr="000049FD">
        <w:rPr>
          <w:lang w:val="en-GB"/>
        </w:rPr>
        <w:lastRenderedPageBreak/>
        <w:t>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3D73D8FB" w14:textId="77777777" w:rsidR="0042250B" w:rsidRDefault="00A772F9" w:rsidP="001E279D">
      <w:pPr>
        <w:spacing w:after="240" w:line="480" w:lineRule="auto"/>
        <w:rPr>
          <w:ins w:id="8" w:author="Scarlett Taylor" w:date="2025-10-09T11:47:00Z" w16du:dateUtc="2025-10-09T04:47:00Z"/>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77777777" w:rsidR="00332E1B" w:rsidRDefault="00A772F9" w:rsidP="0081685F">
      <w:pPr>
        <w:spacing w:after="240" w:line="480" w:lineRule="auto"/>
        <w:rPr>
          <w:ins w:id="9"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commentRangeStart w:id="10"/>
      <w:ins w:id="11"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t xml:space="preserve">width, </w:t>
        </w:r>
      </w:ins>
      <w:ins w:id="12" w:author="Scarlett Taylor" w:date="2025-10-09T12:13:00Z" w16du:dateUtc="2025-10-09T05:13:00Z">
        <w:r w:rsidR="0081685F" w:rsidRPr="0081685F">
          <w:rPr>
            <w:i/>
            <w:iCs/>
            <w:lang w:val="en-GB"/>
            <w:rPrChange w:id="13" w:author="Scarlett Taylor" w:date="2025-10-09T12:13:00Z" w16du:dateUtc="2025-10-09T05:13:00Z">
              <w:rPr>
                <w:lang w:val="en-GB"/>
              </w:rPr>
            </w:rPrChange>
          </w:rPr>
          <w:t xml:space="preserve">HTMS </w:t>
        </w:r>
      </w:ins>
      <w:proofErr w:type="spellStart"/>
      <w:ins w:id="14" w:author="Scarlett Taylor" w:date="2025-10-09T12:12:00Z" w16du:dateUtc="2025-10-09T05:12:00Z">
        <w:r w:rsidR="0081685F" w:rsidRPr="0081685F">
          <w:rPr>
            <w:i/>
            <w:iCs/>
            <w:lang w:val="en-GB"/>
            <w:rPrChange w:id="15" w:author="Scarlett Taylor" w:date="2025-10-09T12:13:00Z" w16du:dateUtc="2025-10-09T05:13:00Z">
              <w:rPr>
                <w:lang w:val="en-GB"/>
              </w:rPr>
            </w:rPrChange>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16"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17" w:author="Scarlett Taylor" w:date="2025-10-09T12:12:00Z" w16du:dateUtc="2025-10-09T05:12:00Z">
        <w:r w:rsidR="0081685F" w:rsidRPr="0081685F">
          <w:rPr>
            <w:lang w:val="en-GB"/>
          </w:rPr>
          <w:t>.</w:t>
        </w:r>
      </w:ins>
      <w:ins w:id="18"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81685F">
          <w:rPr>
            <w:i/>
            <w:iCs/>
            <w:lang w:val="en-GB"/>
            <w:rPrChange w:id="19" w:author="Scarlett Taylor" w:date="2025-10-09T12:13:00Z" w16du:dateUtc="2025-10-09T05:13:00Z">
              <w:rPr>
                <w:lang w:val="en-GB"/>
              </w:rPr>
            </w:rPrChange>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81685F">
          <w:rPr>
            <w:i/>
            <w:iCs/>
            <w:lang w:val="en-GB"/>
            <w:rPrChange w:id="20" w:author="Scarlett Taylor" w:date="2025-10-09T12:13:00Z" w16du:dateUtc="2025-10-09T05:13:00Z">
              <w:rPr>
                <w:lang w:val="en-GB"/>
              </w:rPr>
            </w:rPrChange>
          </w:rPr>
          <w:t>Hanhak-Sattru</w:t>
        </w:r>
        <w:proofErr w:type="spellEnd"/>
        <w:r w:rsidR="0081685F" w:rsidRPr="0081685F">
          <w:rPr>
            <w:lang w:val="en-GB"/>
          </w:rPr>
          <w:t xml:space="preserve"> were deployed 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81685F">
          <w:rPr>
            <w:i/>
            <w:iCs/>
            <w:lang w:val="en-GB"/>
            <w:rPrChange w:id="21" w:author="Scarlett Taylor" w:date="2025-10-09T12:13:00Z" w16du:dateUtc="2025-10-09T05:13:00Z">
              <w:rPr>
                <w:lang w:val="en-GB"/>
              </w:rPr>
            </w:rPrChange>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81685F">
          <w:rPr>
            <w:i/>
            <w:iCs/>
            <w:lang w:val="en-GB"/>
            <w:rPrChange w:id="22" w:author="Scarlett Taylor" w:date="2025-10-09T12:13:00Z" w16du:dateUtc="2025-10-09T05:13:00Z">
              <w:rPr>
                <w:lang w:val="en-GB"/>
              </w:rPr>
            </w:rPrChange>
          </w:rPr>
          <w:t>Hanhak-Sattru</w:t>
        </w:r>
        <w:proofErr w:type="spellEnd"/>
        <w:r w:rsidR="0081685F" w:rsidRPr="0081685F">
          <w:rPr>
            <w:i/>
            <w:iCs/>
            <w:lang w:val="en-GB"/>
            <w:rPrChange w:id="23" w:author="Scarlett Taylor" w:date="2025-10-09T12:13:00Z" w16du:dateUtc="2025-10-09T05:13:00Z">
              <w:rPr>
                <w:lang w:val="en-GB"/>
              </w:rPr>
            </w:rPrChange>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24"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25" w:author="Scarlett Taylor" w:date="2025-10-09T12:15:00Z" w16du:dateUtc="2025-10-09T05:15:00Z">
        <w:r w:rsidR="0081685F">
          <w:rPr>
            <w:lang w:val="en-GB"/>
          </w:rPr>
          <w:t>.</w:t>
        </w:r>
      </w:ins>
      <w:r w:rsidRPr="00C715CC">
        <w:rPr>
          <w:lang w:val="en-GB"/>
        </w:rPr>
        <w:t xml:space="preserve"> </w:t>
      </w:r>
      <w:commentRangeEnd w:id="10"/>
      <w:r w:rsidR="0081685F">
        <w:rPr>
          <w:rStyle w:val="CommentReference"/>
        </w:rPr>
        <w:commentReference w:id="10"/>
      </w:r>
    </w:p>
    <w:p w14:paraId="45F84795" w14:textId="38B3B17D" w:rsidR="00C57308" w:rsidRPr="00C715CC" w:rsidRDefault="00BE1DB0" w:rsidP="0081685F">
      <w:pPr>
        <w:spacing w:after="240" w:line="480" w:lineRule="auto"/>
        <w:rPr>
          <w:lang w:val="en-GB"/>
        </w:rPr>
      </w:pPr>
      <w:commentRangeStart w:id="26"/>
      <w:ins w:id="27" w:author="Scarlett Taylor" w:date="2025-10-09T12:41:00Z" w16du:dateUtc="2025-10-09T05:41:00Z">
        <w:r w:rsidRPr="00BE1DB0">
          <w:rPr>
            <w:lang w:val="en-GB"/>
            <w:rPrChange w:id="28" w:author="Scarlett Taylor" w:date="2025-10-09T12:42:00Z" w16du:dateUtc="2025-10-09T05:42:00Z">
              <w:rPr>
                <w:rFonts w:ascii="Arial" w:hAnsi="Arial" w:cs="Arial"/>
                <w:color w:val="000000"/>
                <w:sz w:val="22"/>
                <w:szCs w:val="22"/>
              </w:rPr>
            </w:rPrChange>
          </w:rPr>
          <w:lastRenderedPageBreak/>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29" w:author="Scarlett Taylor" w:date="2025-10-09T12:42:00Z" w16du:dateUtc="2025-10-09T05:42:00Z">
        <w:r>
          <w:rPr>
            <w:lang w:val="en-GB"/>
          </w:rPr>
          <w:t>1.</w:t>
        </w:r>
      </w:ins>
      <w:commentRangeEnd w:id="26"/>
      <w:ins w:id="30" w:author="Scarlett Taylor" w:date="2025-10-09T12:48:00Z" w16du:dateUtc="2025-10-09T05:48:00Z">
        <w:r>
          <w:rPr>
            <w:rStyle w:val="CommentReference"/>
          </w:rPr>
          <w:commentReference w:id="26"/>
        </w:r>
      </w:ins>
      <w:ins w:id="31" w:author="Scarlett Taylor" w:date="2025-10-09T12:42:00Z" w16du:dateUtc="2025-10-09T05:42:00Z">
        <w:r>
          <w:rPr>
            <w:lang w:val="en-GB"/>
          </w:rPr>
          <w:t xml:space="preserve"> </w:t>
        </w:r>
      </w:ins>
      <w:del w:id="32"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81685F">
      <w:pPr>
        <w:pStyle w:val="Heading2"/>
        <w:pPrChange w:id="33" w:author="Scarlett Taylor" w:date="2025-10-09T12:11:00Z" w16du:dateUtc="2025-10-09T05:11:00Z">
          <w:pPr>
            <w:spacing w:after="240" w:line="480" w:lineRule="auto"/>
          </w:pPr>
        </w:pPrChange>
      </w:pPr>
      <w:bookmarkStart w:id="34" w:name="_wkrrlat1y6lc" w:colFirst="0" w:colLast="0"/>
      <w:bookmarkEnd w:id="34"/>
      <w:r w:rsidRPr="00C715CC">
        <w:t xml:space="preserve">2.2. </w:t>
      </w:r>
      <w:r w:rsidR="001E279D">
        <w:t>Survey Protocol</w:t>
      </w:r>
    </w:p>
    <w:p w14:paraId="62DFEC56" w14:textId="424B6495" w:rsidR="00C57308" w:rsidRPr="00C715CC" w:rsidRDefault="00000000" w:rsidP="001E279D">
      <w:pPr>
        <w:spacing w:after="240" w:line="480" w:lineRule="auto"/>
        <w:rPr>
          <w:lang w:val="en-GB"/>
        </w:rPr>
      </w:pPr>
      <w:r w:rsidRPr="00C715CC">
        <w:rPr>
          <w:lang w:val="en-GB"/>
        </w:rPr>
        <w:t xml:space="preserve">All surveys followed </w:t>
      </w:r>
      <w:commentRangeStart w:id="35"/>
      <w:ins w:id="36" w:author="Scarlett Taylor" w:date="2025-10-09T11:51:00Z" w16du:dateUtc="2025-10-09T04:51:00Z">
        <w:r w:rsidR="0042250B">
          <w:rPr>
            <w:lang w:val="en-GB"/>
          </w:rPr>
          <w:t>a</w:t>
        </w:r>
        <w:commentRangeEnd w:id="35"/>
        <w:r w:rsidR="0042250B">
          <w:rPr>
            <w:rStyle w:val="CommentReference"/>
          </w:rPr>
          <w:commentReference w:id="35"/>
        </w:r>
        <w:r w:rsidR="0042250B">
          <w:rPr>
            <w:lang w:val="en-GB"/>
          </w:rPr>
          <w:t xml:space="preserve"> </w:t>
        </w:r>
      </w:ins>
      <w:r w:rsidRPr="00C715CC">
        <w:rPr>
          <w:lang w:val="en-GB"/>
        </w:rPr>
        <w:t xml:space="preserve">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4FEB5AF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w:t>
      </w:r>
      <w:r w:rsidR="004C68AF" w:rsidRPr="004C68AF">
        <w:rPr>
          <w:rFonts w:ascii="Times New Roman" w:hAnsi="Times New Roman" w:cs="Times New Roman"/>
        </w:rPr>
        <w:lastRenderedPageBreak/>
        <w:t xml:space="preserve">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t>
      </w:r>
      <w:ins w:id="37" w:author="Scarlett Taylor" w:date="2025-10-09T12:17:00Z" w16du:dateUtc="2025-10-09T05:17:00Z">
        <w:r w:rsidR="0081685F">
          <w:rPr>
            <w:rFonts w:ascii="Times New Roman" w:hAnsi="Times New Roman" w:cs="Times New Roman"/>
          </w:rPr>
          <w:t xml:space="preserve">(approximately </w:t>
        </w:r>
      </w:ins>
      <w:ins w:id="38" w:author="Scarlett Taylor" w:date="2025-10-09T12:18:00Z" w16du:dateUtc="2025-10-09T05:18:00Z">
        <w:r w:rsidR="0081685F">
          <w:rPr>
            <w:rFonts w:ascii="Times New Roman" w:hAnsi="Times New Roman" w:cs="Times New Roman"/>
          </w:rPr>
          <w:t xml:space="preserve">~1,200 </w:t>
        </w:r>
        <w:r w:rsidR="0081685F" w:rsidRPr="0081685F">
          <w:rPr>
            <w:rFonts w:ascii="Times New Roman" w:hAnsi="Times New Roman" w:cs="Times New Roman"/>
          </w:rPr>
          <w:t>m</w:t>
        </w:r>
        <w:r w:rsidR="0081685F" w:rsidRPr="0081685F">
          <w:rPr>
            <w:rFonts w:ascii="Times New Roman" w:hAnsi="Times New Roman" w:cs="Times New Roman"/>
            <w:vertAlign w:val="superscript"/>
          </w:rPr>
          <w:t>2</w:t>
        </w:r>
        <w:r w:rsidR="0081685F">
          <w:rPr>
            <w:rFonts w:ascii="Times New Roman" w:hAnsi="Times New Roman" w:cs="Times New Roman"/>
          </w:rPr>
          <w:t xml:space="preserve">) </w:t>
        </w:r>
      </w:ins>
      <w:r w:rsidR="00E85ACD" w:rsidRPr="0081685F">
        <w:rPr>
          <w:rFonts w:ascii="Times New Roman" w:hAnsi="Times New Roman" w:cs="Times New Roman"/>
        </w:rPr>
        <w:t>was</w:t>
      </w:r>
      <w:r w:rsidR="00E85ACD" w:rsidRPr="004C68AF">
        <w:rPr>
          <w:rFonts w:ascii="Times New Roman" w:hAnsi="Times New Roman" w:cs="Times New Roman"/>
        </w:rPr>
        <w:t xml:space="preserve">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1F91E284"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ins w:id="39" w:author="Scarlett Taylor" w:date="2025-10-09T11:42:00Z" w16du:dateUtc="2025-10-09T04:42:00Z">
        <w:r w:rsidR="0042250B">
          <w:rPr>
            <w:lang w:val="en-GB"/>
          </w:rPr>
          <w:t xml:space="preserve"> </w:t>
        </w:r>
        <w:commentRangeStart w:id="40"/>
        <w:r w:rsidR="0042250B">
          <w:rPr>
            <w:lang w:val="en-GB"/>
          </w:rPr>
          <w:t>in</w:t>
        </w:r>
      </w:ins>
      <w:ins w:id="41" w:author="Scarlett Taylor" w:date="2025-10-09T11:47:00Z" w16du:dateUtc="2025-10-09T04:47:00Z">
        <w:r w:rsidR="0042250B">
          <w:rPr>
            <w:lang w:val="en-GB"/>
          </w:rPr>
          <w:t>-</w:t>
        </w:r>
      </w:ins>
      <w:ins w:id="42" w:author="Scarlett Taylor" w:date="2025-10-09T11:42:00Z" w16du:dateUtc="2025-10-09T04:42:00Z">
        <w:r w:rsidR="0042250B">
          <w:rPr>
            <w:lang w:val="en-GB"/>
          </w:rPr>
          <w:t>situ</w:t>
        </w:r>
      </w:ins>
      <w:commentRangeEnd w:id="40"/>
      <w:ins w:id="43" w:author="Scarlett Taylor" w:date="2025-10-09T11:47:00Z" w16du:dateUtc="2025-10-09T04:47:00Z">
        <w:r w:rsidR="0042250B">
          <w:rPr>
            <w:rStyle w:val="CommentReference"/>
          </w:rPr>
          <w:commentReference w:id="40"/>
        </w:r>
      </w:ins>
      <w:r w:rsidRPr="00C715CC">
        <w:rPr>
          <w:lang w:val="en-GB"/>
        </w:rPr>
        <w:t xml:space="preserve">. </w:t>
      </w:r>
      <w:del w:id="44" w:author="Scarlett Taylor" w:date="2025-10-09T12:17:00Z" w16du:dateUtc="2025-10-09T05:17:00Z">
        <w:r w:rsidRPr="00C715CC" w:rsidDel="0081685F">
          <w:rPr>
            <w:lang w:val="en-GB"/>
          </w:rPr>
          <w:delText xml:space="preserve">Data were recorded in real-time during the survey. </w:delText>
        </w:r>
      </w:del>
      <w:commentRangeStart w:id="45"/>
      <w:del w:id="46" w:author="Scarlett Taylor" w:date="2025-10-09T11:41:00Z" w16du:dateUtc="2025-10-09T04:41:00Z">
        <w:r w:rsidRPr="00C715CC" w:rsidDel="0042250B">
          <w:rPr>
            <w:lang w:val="en-GB"/>
          </w:rPr>
          <w:delText xml:space="preserve">Each new survey was recorded in a separate section of the slate to maintain data integrity. </w:delText>
        </w:r>
      </w:del>
      <w:commentRangeEnd w:id="45"/>
      <w:r w:rsidR="0042250B">
        <w:rPr>
          <w:rStyle w:val="CommentReference"/>
        </w:rPr>
        <w:commentReference w:id="45"/>
      </w:r>
    </w:p>
    <w:p w14:paraId="5C29810E" w14:textId="5A02E1EE" w:rsidR="00C57308" w:rsidRPr="00C715CC" w:rsidRDefault="00000000" w:rsidP="00132A98">
      <w:pPr>
        <w:pStyle w:val="Heading2"/>
      </w:pPr>
      <w:bookmarkStart w:id="47" w:name="_kmnnqgfdlep6" w:colFirst="0" w:colLast="0"/>
      <w:bookmarkEnd w:id="47"/>
      <w:r w:rsidRPr="00C715CC">
        <w:t xml:space="preserve">2.3. </w:t>
      </w:r>
      <w:r w:rsidR="001E279D">
        <w:t>Data Analysis</w:t>
      </w:r>
      <w:r w:rsidRPr="00C715CC">
        <w:t xml:space="preserve"> </w:t>
      </w:r>
    </w:p>
    <w:p w14:paraId="3F48EA60" w14:textId="7C27E630"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zones. </w:t>
      </w:r>
      <w:commentRangeStart w:id="48"/>
      <w:ins w:id="49"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offshore pinnacles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 Zone was added to separate shoreline proximity from reef type when estimating classification effects</w:t>
        </w:r>
        <w:r w:rsidR="0042250B">
          <w:rPr>
            <w:lang w:val="en-GB"/>
          </w:rPr>
          <w:t xml:space="preserve">. </w:t>
        </w:r>
      </w:ins>
      <w:commentRangeEnd w:id="48"/>
      <w:ins w:id="50" w:author="Scarlett Taylor" w:date="2025-10-09T11:46:00Z" w16du:dateUtc="2025-10-09T04:46:00Z">
        <w:r w:rsidR="0042250B">
          <w:rPr>
            <w:rStyle w:val="CommentReference"/>
          </w:rPr>
          <w:commentReference w:id="48"/>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51" w:name="_ap0laf6xnjoq" w:colFirst="0" w:colLast="0"/>
      <w:bookmarkEnd w:id="51"/>
      <w:r w:rsidRPr="00C715CC">
        <w:lastRenderedPageBreak/>
        <w:t xml:space="preserve">2.3.1. Functional group analysis </w:t>
      </w:r>
    </w:p>
    <w:p w14:paraId="196CCA5D" w14:textId="77777777"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w:t>
      </w:r>
      <w:r w:rsidRPr="00C715CC">
        <w:rPr>
          <w:lang w:val="en-GB"/>
        </w:rPr>
        <w:lastRenderedPageBreak/>
        <w:t xml:space="preserve">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lastRenderedPageBreak/>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52" w:name="_y4qkqo9zdgtp" w:colFirst="0" w:colLast="0"/>
      <w:bookmarkEnd w:id="52"/>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w:t>
      </w:r>
      <w:r w:rsidRPr="00C715CC">
        <w:rPr>
          <w:lang w:val="en-GB"/>
        </w:rPr>
        <w:lastRenderedPageBreak/>
        <w:t xml:space="preserve">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53" w:name="_ghijga7vsfoa" w:colFirst="0" w:colLast="0"/>
      <w:bookmarkEnd w:id="53"/>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67DB73B3"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w:t>
      </w:r>
      <w:r w:rsidRPr="00C715CC">
        <w:rPr>
          <w:lang w:val="en-GB"/>
        </w:rPr>
        <w:lastRenderedPageBreak/>
        <w:t xml:space="preserve">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54" w:name="_igkw3jbs1h89" w:colFirst="0" w:colLast="0"/>
      <w:bookmarkStart w:id="55" w:name="_bf7wafrjl4fh" w:colFirst="0" w:colLast="0"/>
      <w:bookmarkEnd w:id="54"/>
      <w:bookmarkEnd w:id="55"/>
      <w:r>
        <w:t>3. RESULTS </w:t>
      </w:r>
    </w:p>
    <w:p w14:paraId="7A7166E3" w14:textId="1850D6E3" w:rsidR="00E13A21" w:rsidRDefault="00E13A21" w:rsidP="00E13A21">
      <w:pPr>
        <w:pStyle w:val="NormalWeb"/>
        <w:spacing w:before="0" w:beforeAutospacing="0" w:after="160" w:afterAutospacing="0" w:line="480" w:lineRule="auto"/>
        <w:rPr>
          <w:color w:val="000000"/>
        </w:rPr>
      </w:pPr>
      <w:commentRangeStart w:id="56"/>
      <w:r>
        <w:rPr>
          <w:color w:val="000000"/>
        </w:rPr>
        <w:t xml:space="preserve">A total of 350 fish surveys were conducted </w:t>
      </w:r>
      <w:ins w:id="57" w:author="Scarlett Taylor" w:date="2025-10-09T12:43:00Z" w16du:dateUtc="2025-10-09T05:43:00Z">
        <w:r w:rsidR="00BE1DB0">
          <w:rPr>
            <w:color w:val="000000"/>
          </w:rPr>
          <w:t xml:space="preserve">from March 2019 to </w:t>
        </w:r>
      </w:ins>
      <w:ins w:id="58" w:author="Scarlett Taylor" w:date="2025-10-09T12:44:00Z" w16du:dateUtc="2025-10-09T05:44:00Z">
        <w:r w:rsidR="00BE1DB0">
          <w:rPr>
            <w:color w:val="000000"/>
          </w:rPr>
          <w:t xml:space="preserve">June 2025 </w:t>
        </w:r>
      </w:ins>
      <w:r>
        <w:rPr>
          <w:color w:val="000000"/>
        </w:rPr>
        <w:t xml:space="preserve">across 14 unique reef sites, comprising 5 fringing reefs, 6 pelagic pinnacles, and 3 shipwrecks. </w:t>
      </w:r>
      <w:ins w:id="59" w:author="Scarlett Taylor" w:date="2025-10-09T12:43:00Z" w16du:dateUtc="2025-10-09T05:43:00Z">
        <w:r w:rsidR="00BE1DB0" w:rsidRPr="00BE1DB0">
          <w:rPr>
            <w:color w:val="000000"/>
          </w:rPr>
          <w:t>Survey frequency varied among sites and years, with lower effort in 2020–22</w:t>
        </w:r>
      </w:ins>
      <w:ins w:id="60" w:author="Scarlett Taylor" w:date="2025-10-09T12:45:00Z" w16du:dateUtc="2025-10-09T05:45:00Z">
        <w:r w:rsidR="00BE1DB0">
          <w:rPr>
            <w:color w:val="000000"/>
          </w:rPr>
          <w:t xml:space="preserve"> as a result of COVID</w:t>
        </w:r>
      </w:ins>
      <w:ins w:id="61" w:author="Scarlett Taylor" w:date="2025-10-09T12:43:00Z" w16du:dateUtc="2025-10-09T05:43:00Z">
        <w:r w:rsidR="00BE1DB0" w:rsidRPr="00BE1DB0">
          <w:rPr>
            <w:color w:val="000000"/>
          </w:rPr>
          <w:t xml:space="preserve"> and monthly revisits from 2023 onward outside the monsoon p</w:t>
        </w:r>
      </w:ins>
      <w:ins w:id="62" w:author="Scarlett Taylor" w:date="2025-10-09T12:44:00Z" w16du:dateUtc="2025-10-09T05:44:00Z">
        <w:r w:rsidR="00BE1DB0">
          <w:rPr>
            <w:color w:val="000000"/>
          </w:rPr>
          <w:t>eriod (Nov-Dec)</w:t>
        </w:r>
      </w:ins>
      <w:ins w:id="63" w:author="Scarlett Taylor" w:date="2025-10-09T12:43:00Z" w16du:dateUtc="2025-10-09T05:43:00Z">
        <w:r w:rsidR="00BE1DB0" w:rsidRPr="00BE1DB0">
          <w:rPr>
            <w:color w:val="000000"/>
          </w:rPr>
          <w:t xml:space="preserve">. </w:t>
        </w:r>
      </w:ins>
      <w:commentRangeEnd w:id="56"/>
      <w:ins w:id="64" w:author="Scarlett Taylor" w:date="2025-10-09T12:46:00Z" w16du:dateUtc="2025-10-09T05:46:00Z">
        <w:r w:rsidR="00BE1DB0">
          <w:rPr>
            <w:rStyle w:val="CommentReference"/>
          </w:rPr>
          <w:commentReference w:id="56"/>
        </w:r>
      </w:ins>
      <w:r>
        <w:rPr>
          <w:color w:val="000000"/>
        </w:rPr>
        <w:t>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w:t>
      </w:r>
      <w:r>
        <w:rPr>
          <w:color w:val="000000"/>
        </w:rPr>
        <w:lastRenderedPageBreak/>
        <w:t>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t>3.2. Geographic zones</w:t>
      </w:r>
    </w:p>
    <w:p w14:paraId="2550504B" w14:textId="2ADBA1BF"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w:t>
      </w:r>
      <w:r>
        <w:rPr>
          <w:color w:val="000000"/>
        </w:rPr>
        <w:lastRenderedPageBreak/>
        <w:t xml:space="preserve">(median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w:t>
      </w:r>
      <w:r>
        <w:rPr>
          <w:color w:val="000000"/>
        </w:rPr>
        <w:lastRenderedPageBreak/>
        <w:t xml:space="preserve">(large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w:t>
      </w:r>
      <w:r>
        <w:rPr>
          <w:color w:val="000000"/>
        </w:rPr>
        <w:lastRenderedPageBreak/>
        <w:t xml:space="preserve">(parrotfish;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w:t>
      </w:r>
      <w:r w:rsidRPr="00C715CC">
        <w:rPr>
          <w:lang w:val="en-GB"/>
        </w:rPr>
        <w:lastRenderedPageBreak/>
        <w:t xml:space="preserve">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65" w:name="_f60g0u5kmq4" w:colFirst="0" w:colLast="0"/>
      <w:bookmarkEnd w:id="65"/>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(Rilov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 xml:space="preserve">spp. </w:t>
      </w:r>
      <w:r w:rsidRPr="00C715CC">
        <w:rPr>
          <w:lang w:val="en-GB"/>
        </w:rPr>
        <w:lastRenderedPageBreak/>
        <w:t>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66" w:name="_8priziyv84wp" w:colFirst="0" w:colLast="0"/>
      <w:bookmarkEnd w:id="66"/>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lastRenderedPageBreak/>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w:t>
      </w:r>
      <w:r w:rsidRPr="00C715CC">
        <w:rPr>
          <w:lang w:val="en-GB"/>
        </w:rPr>
        <w:lastRenderedPageBreak/>
        <w:t>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67" w:name="_tu4l9qpiadwm" w:colFirst="0" w:colLast="0"/>
      <w:bookmarkEnd w:id="67"/>
      <w:r w:rsidRPr="00C715CC">
        <w:t xml:space="preserve">4.3. Functional limitations of ARs as ecosystem surrogates </w:t>
      </w:r>
    </w:p>
    <w:p w14:paraId="52C027A1" w14:textId="57BE085F"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as they serve as physical barriers to bottom-trawling practices (Hickman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68" w:name="_f110367vqcnr" w:colFirst="0" w:colLast="0"/>
      <w:bookmarkEnd w:id="68"/>
      <w:r w:rsidRPr="00C715CC">
        <w:lastRenderedPageBreak/>
        <w:t xml:space="preserve">4.4. Design and management implications </w:t>
      </w:r>
    </w:p>
    <w:p w14:paraId="620BE7AC" w14:textId="61A6DC4D"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Jaxion-Harm et al. 2018, Baillie et al. 2024)</w:t>
      </w:r>
      <w:r w:rsidR="001437F9">
        <w:rPr>
          <w:lang w:val="en-GB"/>
        </w:rPr>
        <w:t xml:space="preserve">. </w:t>
      </w:r>
      <w:r w:rsidRPr="00C715CC">
        <w:rPr>
          <w:lang w:val="en-GB"/>
        </w:rPr>
        <w:t>Internal cavities and varied surface materials that shipwrecks may lack, can help to improve habitat heterogeneity and support functional diversity in fish assemblages.</w:t>
      </w:r>
    </w:p>
    <w:p w14:paraId="7DC38C12" w14:textId="0E888FC7"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lastRenderedPageBreak/>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CE7499" w:rsidR="00C57308" w:rsidRPr="00C715CC" w:rsidRDefault="00000000" w:rsidP="001E279D">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w:t>
      </w:r>
      <w:r w:rsidRPr="00C715CC">
        <w:rPr>
          <w:lang w:val="en-GB"/>
        </w:rPr>
        <w:lastRenderedPageBreak/>
        <w:t xml:space="preserve">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2C8A243E" w:rsidR="00C57308" w:rsidRPr="00C715CC" w:rsidRDefault="00000000" w:rsidP="001E279D">
      <w:pPr>
        <w:spacing w:before="240" w:after="240" w:line="480" w:lineRule="auto"/>
        <w:rPr>
          <w:lang w:val="en-GB"/>
        </w:rPr>
      </w:pPr>
      <w:r w:rsidRPr="00C715CC">
        <w:rPr>
          <w:lang w:val="en-GB"/>
        </w:rPr>
        <w:t>Where this study focused on variance of fish assemblages across natural and artificial reef sites, future research should extend beyond fish 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w:t>
      </w:r>
      <w:r w:rsidRPr="00C715CC">
        <w:rPr>
          <w:lang w:val="en-GB"/>
        </w:rPr>
        <w:lastRenderedPageBreak/>
        <w:t xml:space="preserve">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69" w:name="_boey4qhpyqif" w:colFirst="0" w:colLast="0"/>
      <w:bookmarkEnd w:id="69"/>
      <w:r w:rsidRPr="00C715CC">
        <w:t>5. CONCLUSION</w:t>
      </w:r>
    </w:p>
    <w:p w14:paraId="182FDC27" w14:textId="7014C272"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depends on more than high relief and isolation. Designs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w:t>
      </w:r>
      <w:r w:rsidRPr="00491E9D">
        <w:lastRenderedPageBreak/>
        <w:t>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70" w:name="_yk50kyr7wai0" w:colFirst="0" w:colLast="0"/>
      <w:bookmarkEnd w:id="70"/>
      <w:r w:rsidRPr="00C715CC">
        <w:lastRenderedPageBreak/>
        <w:t>6. TABLES</w:t>
      </w:r>
    </w:p>
    <w:p w14:paraId="2A0D94E6" w14:textId="09550290"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71" w:name="_r8za2knmn1z1" w:colFirst="0" w:colLast="0"/>
      <w:bookmarkEnd w:id="71"/>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33906BA7">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72" w:author="Scarlett Taylor" w:date="2025-10-09T10:43:00Z" w16du:dateUtc="2025-10-09T03:43:00Z">
        <w:r w:rsidR="007F3ADD">
          <w:rPr>
            <w:lang w:val="en-GB"/>
          </w:rPr>
          <w:t xml:space="preserve"> </w:t>
        </w:r>
      </w:ins>
      <w:proofErr w:type="gramStart"/>
      <w:r w:rsidRPr="00C715CC">
        <w:rPr>
          <w:lang w:val="en-GB"/>
        </w:rPr>
        <w:t>Densities</w:t>
      </w:r>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73" w:name="_985k75it9yz4" w:colFirst="0" w:colLast="0"/>
      <w:bookmarkEnd w:id="7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74" w:name="_kmw9l3yusmgk" w:colFirst="0" w:colLast="0"/>
      <w:bookmarkEnd w:id="74"/>
      <w:r w:rsidRPr="00C715CC">
        <w:rPr>
          <w:lang w:val="en-GB"/>
        </w:rPr>
        <w:br w:type="page"/>
      </w:r>
    </w:p>
    <w:p w14:paraId="0AE2E46D" w14:textId="77777777" w:rsidR="00C57308" w:rsidRPr="00C715CC" w:rsidRDefault="00000000" w:rsidP="00132A98">
      <w:pPr>
        <w:pStyle w:val="Heading1"/>
      </w:pPr>
      <w:bookmarkStart w:id="75" w:name="_hnnllomz5v09" w:colFirst="0" w:colLast="0"/>
      <w:bookmarkEnd w:id="75"/>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76" w:author="Scarlett Taylor" w:date="2025-10-09T10:10:00Z" w16du:dateUtc="2025-10-09T03:10:00Z">
        <w:r w:rsidR="003A3948">
          <w:rPr>
            <w:lang w:val="en-GB"/>
          </w:rPr>
          <w:t xml:space="preserve"> This study </w:t>
        </w:r>
      </w:ins>
      <w:ins w:id="77"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78" w:name="_c9ufq256rcpa" w:colFirst="0" w:colLast="0"/>
      <w:bookmarkEnd w:id="78"/>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79" w:name="_2pxcsaxlieuv" w:colFirst="0" w:colLast="0"/>
      <w:bookmarkEnd w:id="79"/>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80" w:name="_jkyvumhvy7in" w:colFirst="0" w:colLast="0"/>
      <w:bookmarkEnd w:id="80"/>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81" w:name="_ybva4sl89vak" w:colFirst="0" w:colLast="0"/>
      <w:bookmarkEnd w:id="81"/>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82" w:name="_mgdh7rqr3ie9" w:colFirst="0" w:colLast="0"/>
      <w:bookmarkEnd w:id="82"/>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9">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0">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1">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2">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3">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4">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5">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6">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7"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8">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9">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Hickman, J., Richards, J., Rees, A., and Sheehan, E.</w:t>
      </w:r>
      <w:ins w:id="83"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84"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0">
        <w:r w:rsidR="00C57308" w:rsidRPr="00C715CC">
          <w:rPr>
            <w:rFonts w:eastAsia="Arial"/>
            <w:color w:val="1155CC"/>
            <w:sz w:val="22"/>
            <w:szCs w:val="22"/>
            <w:u w:val="single"/>
            <w:lang w:val="en-GB"/>
          </w:rPr>
          <w:t>https://doi.org/10.1111/mae</w:t>
        </w:r>
        <w:r w:rsidR="00C57308" w:rsidRPr="00C715CC">
          <w:rPr>
            <w:rFonts w:eastAsia="Arial"/>
            <w:color w:val="1155CC"/>
            <w:sz w:val="22"/>
            <w:szCs w:val="22"/>
            <w:u w:val="single"/>
            <w:lang w:val="en-GB"/>
          </w:rPr>
          <w:t>c</w:t>
        </w:r>
        <w:r w:rsidR="00C57308" w:rsidRPr="00C715CC">
          <w:rPr>
            <w:rFonts w:eastAsia="Arial"/>
            <w:color w:val="1155CC"/>
            <w:sz w:val="22"/>
            <w:szCs w:val="22"/>
            <w:u w:val="single"/>
            <w:lang w:val="en-GB"/>
          </w:rPr>
          <w:t>.12782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1"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2">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3"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4">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5">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6">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7"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8"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9">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0">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1"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r w:rsidRPr="00C715CC">
        <w:rPr>
          <w:rFonts w:eastAsia="Arial"/>
          <w:sz w:val="22"/>
          <w:szCs w:val="22"/>
          <w:lang w:val="en-GB"/>
        </w:rPr>
        <w:lastRenderedPageBreak/>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2">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3"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4">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5">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6">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7">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8">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9">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0">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1">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2"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3">
        <w:r w:rsidR="00C57308" w:rsidRPr="00C715CC">
          <w:rPr>
            <w:rFonts w:eastAsia="Arial"/>
            <w:color w:val="1155CC"/>
            <w:sz w:val="22"/>
            <w:szCs w:val="22"/>
            <w:u w:val="single"/>
            <w:lang w:val="en-GB"/>
          </w:rPr>
          <w:t>https://doi.org/10.21105/joss.01686</w:t>
        </w:r>
      </w:hyperlink>
    </w:p>
    <w:sectPr w:rsidR="00C57308" w:rsidRPr="00C715CC">
      <w:footerReference w:type="default" r:id="rId54"/>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carlett Taylor" w:date="2025-10-09T12:16:00Z" w:initials="SRT">
    <w:p w14:paraId="74749531" w14:textId="77777777" w:rsidR="0081685F" w:rsidRDefault="0081685F" w:rsidP="0081685F">
      <w:r>
        <w:rPr>
          <w:rStyle w:val="CommentReference"/>
        </w:rPr>
        <w:annotationRef/>
      </w:r>
      <w:r>
        <w:rPr>
          <w:sz w:val="20"/>
          <w:szCs w:val="20"/>
        </w:rPr>
        <w:t xml:space="preserve">R3-01. </w:t>
      </w:r>
      <w:r>
        <w:rPr>
          <w:i/>
          <w:iCs/>
          <w:sz w:val="20"/>
          <w:szCs w:val="20"/>
        </w:rPr>
        <w:t> In the section on study sites, I would recommend that you provide some information on the size and structural complexity of the shipwrecks.</w:t>
      </w:r>
      <w:r>
        <w:rPr>
          <w:sz w:val="20"/>
          <w:szCs w:val="20"/>
        </w:rPr>
        <w:t xml:space="preserve"> </w:t>
      </w:r>
    </w:p>
  </w:comment>
  <w:comment w:id="26" w:author="Scarlett Taylor" w:date="2025-10-09T12:48:00Z" w:initials="SRT">
    <w:p w14:paraId="053166C0" w14:textId="77777777" w:rsidR="00BE1DB0" w:rsidRDefault="00BE1DB0" w:rsidP="00BE1DB0">
      <w:r>
        <w:rPr>
          <w:rStyle w:val="CommentReference"/>
        </w:rPr>
        <w:annotationRef/>
      </w:r>
      <w:r>
        <w:rPr>
          <w:sz w:val="20"/>
          <w:szCs w:val="20"/>
        </w:rPr>
        <w:t>R1-08 and R3-02: Adding time frame for surveys,  freq. of surveys, and adding reference to site characteristics table (T1, new)</w:t>
      </w:r>
    </w:p>
  </w:comment>
  <w:comment w:id="35" w:author="Scarlett Taylor" w:date="2025-10-09T11:51:00Z" w:initials="SRT">
    <w:p w14:paraId="242845DA" w14:textId="6D02C7F6" w:rsidR="0042250B" w:rsidRDefault="0042250B" w:rsidP="0042250B">
      <w:r>
        <w:rPr>
          <w:rStyle w:val="CommentReference"/>
        </w:rPr>
        <w:annotationRef/>
      </w:r>
      <w:r>
        <w:rPr>
          <w:sz w:val="20"/>
          <w:szCs w:val="20"/>
        </w:rPr>
        <w:t>R1-09</w:t>
      </w:r>
    </w:p>
  </w:comment>
  <w:comment w:id="40" w:author="Scarlett Taylor" w:date="2025-10-09T11:47:00Z" w:initials="SRT">
    <w:p w14:paraId="74D56EE4" w14:textId="0E469A86" w:rsidR="0042250B" w:rsidRDefault="0042250B" w:rsidP="0042250B">
      <w:r>
        <w:rPr>
          <w:rStyle w:val="CommentReference"/>
        </w:rPr>
        <w:annotationRef/>
      </w:r>
      <w:r>
        <w:rPr>
          <w:sz w:val="20"/>
          <w:szCs w:val="20"/>
        </w:rPr>
        <w:t>R1-12</w:t>
      </w:r>
    </w:p>
  </w:comment>
  <w:comment w:id="45" w:author="Scarlett Taylor" w:date="2025-10-09T11:47:00Z" w:initials="SRT">
    <w:p w14:paraId="2A7E75CF" w14:textId="2A355D10" w:rsidR="0042250B" w:rsidRDefault="0042250B" w:rsidP="0042250B">
      <w:r>
        <w:rPr>
          <w:rStyle w:val="CommentReference"/>
        </w:rPr>
        <w:annotationRef/>
      </w:r>
      <w:r>
        <w:rPr>
          <w:sz w:val="20"/>
          <w:szCs w:val="20"/>
        </w:rPr>
        <w:t xml:space="preserve">R1-13. </w:t>
      </w:r>
    </w:p>
  </w:comment>
  <w:comment w:id="48" w:author="Scarlett Taylor" w:date="2025-10-09T11:46:00Z" w:initials="SRT">
    <w:p w14:paraId="5C22CBE8" w14:textId="64100854" w:rsidR="0042250B" w:rsidRDefault="0042250B" w:rsidP="0042250B">
      <w:r>
        <w:rPr>
          <w:rStyle w:val="CommentReference"/>
        </w:rPr>
        <w:annotationRef/>
      </w:r>
      <w:r>
        <w:rPr>
          <w:sz w:val="20"/>
          <w:szCs w:val="20"/>
        </w:rPr>
        <w:t>replying to R1-14.</w:t>
      </w:r>
    </w:p>
  </w:comment>
  <w:comment w:id="56" w:author="Scarlett Taylor" w:date="2025-10-09T12:46:00Z" w:initials="SRT">
    <w:p w14:paraId="787F0C21" w14:textId="77777777" w:rsidR="00BE1DB0" w:rsidRDefault="00BE1DB0" w:rsidP="00BE1DB0">
      <w:r>
        <w:rPr>
          <w:rStyle w:val="CommentReference"/>
        </w:rPr>
        <w:annotationRef/>
      </w:r>
      <w:r>
        <w:rPr>
          <w:sz w:val="20"/>
          <w:szCs w:val="20"/>
        </w:rPr>
        <w:t xml:space="preserve">R1-08 and R3-02 Adding time frame for surveys and freq. of surveys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749531" w15:done="0"/>
  <w15:commentEx w15:paraId="053166C0" w15:done="0"/>
  <w15:commentEx w15:paraId="242845DA" w15:done="0"/>
  <w15:commentEx w15:paraId="74D56EE4" w15:done="0"/>
  <w15:commentEx w15:paraId="2A7E75CF" w15:done="0"/>
  <w15:commentEx w15:paraId="5C22CBE8" w15:done="0"/>
  <w15:commentEx w15:paraId="787F0C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1B163" w16cex:dateUtc="2025-10-09T05:16:00Z"/>
  <w16cex:commentExtensible w16cex:durableId="4EDC67EF" w16cex:dateUtc="2025-10-09T05:48:00Z"/>
  <w16cex:commentExtensible w16cex:durableId="0DAA5274" w16cex:dateUtc="2025-10-09T04:51:00Z"/>
  <w16cex:commentExtensible w16cex:durableId="2FD55F30" w16cex:dateUtc="2025-10-09T04:47:00Z"/>
  <w16cex:commentExtensible w16cex:durableId="37E36B52" w16cex:dateUtc="2025-10-09T04:47:00Z"/>
  <w16cex:commentExtensible w16cex:durableId="2BBE08AC" w16cex:dateUtc="2025-10-09T04:46:00Z"/>
  <w16cex:commentExtensible w16cex:durableId="2658DA7A" w16cex:dateUtc="2025-10-09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749531" w16cid:durableId="42C1B163"/>
  <w16cid:commentId w16cid:paraId="053166C0" w16cid:durableId="4EDC67EF"/>
  <w16cid:commentId w16cid:paraId="242845DA" w16cid:durableId="0DAA5274"/>
  <w16cid:commentId w16cid:paraId="74D56EE4" w16cid:durableId="2FD55F30"/>
  <w16cid:commentId w16cid:paraId="2A7E75CF" w16cid:durableId="37E36B52"/>
  <w16cid:commentId w16cid:paraId="5C22CBE8" w16cid:durableId="2BBE08AC"/>
  <w16cid:commentId w16cid:paraId="787F0C21" w16cid:durableId="2658D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63F6B" w14:textId="77777777" w:rsidR="001D73B8" w:rsidRDefault="001D73B8">
      <w:r>
        <w:separator/>
      </w:r>
    </w:p>
    <w:p w14:paraId="7ADBE9AC" w14:textId="77777777" w:rsidR="001D73B8" w:rsidRDefault="001D73B8"/>
  </w:endnote>
  <w:endnote w:type="continuationSeparator" w:id="0">
    <w:p w14:paraId="622D923C" w14:textId="77777777" w:rsidR="001D73B8" w:rsidRDefault="001D73B8">
      <w:r>
        <w:continuationSeparator/>
      </w:r>
    </w:p>
    <w:p w14:paraId="094FF33F" w14:textId="77777777" w:rsidR="001D73B8" w:rsidRDefault="001D73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89AE2" w14:textId="77777777" w:rsidR="001D73B8" w:rsidRDefault="001D73B8">
      <w:r>
        <w:separator/>
      </w:r>
    </w:p>
    <w:p w14:paraId="74FAA67E" w14:textId="77777777" w:rsidR="001D73B8" w:rsidRDefault="001D73B8"/>
  </w:footnote>
  <w:footnote w:type="continuationSeparator" w:id="0">
    <w:p w14:paraId="6D42E120" w14:textId="77777777" w:rsidR="001D73B8" w:rsidRDefault="001D73B8">
      <w:r>
        <w:continuationSeparator/>
      </w:r>
    </w:p>
    <w:p w14:paraId="39C36BFB" w14:textId="77777777" w:rsidR="001D73B8" w:rsidRDefault="001D73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D57B8"/>
    <w:rsid w:val="000F71C5"/>
    <w:rsid w:val="00124DF7"/>
    <w:rsid w:val="00127BB9"/>
    <w:rsid w:val="00130E1D"/>
    <w:rsid w:val="00132A98"/>
    <w:rsid w:val="001437F9"/>
    <w:rsid w:val="00160DDC"/>
    <w:rsid w:val="001C6241"/>
    <w:rsid w:val="001D6095"/>
    <w:rsid w:val="001D73B8"/>
    <w:rsid w:val="001E279D"/>
    <w:rsid w:val="00213430"/>
    <w:rsid w:val="002632BD"/>
    <w:rsid w:val="0027036F"/>
    <w:rsid w:val="002E13D8"/>
    <w:rsid w:val="00332E1B"/>
    <w:rsid w:val="0034189D"/>
    <w:rsid w:val="00341E02"/>
    <w:rsid w:val="0037358C"/>
    <w:rsid w:val="003A3948"/>
    <w:rsid w:val="003C2044"/>
    <w:rsid w:val="003C73AD"/>
    <w:rsid w:val="003E1C2C"/>
    <w:rsid w:val="0041702C"/>
    <w:rsid w:val="0042250B"/>
    <w:rsid w:val="00433206"/>
    <w:rsid w:val="00491E9D"/>
    <w:rsid w:val="004A7752"/>
    <w:rsid w:val="004C68AF"/>
    <w:rsid w:val="004C7C96"/>
    <w:rsid w:val="004E4E3B"/>
    <w:rsid w:val="00523557"/>
    <w:rsid w:val="005253F1"/>
    <w:rsid w:val="00564D8C"/>
    <w:rsid w:val="005A4E44"/>
    <w:rsid w:val="005A599C"/>
    <w:rsid w:val="005D088F"/>
    <w:rsid w:val="005D112F"/>
    <w:rsid w:val="005D2EE7"/>
    <w:rsid w:val="005D7E19"/>
    <w:rsid w:val="006E6083"/>
    <w:rsid w:val="007D77B3"/>
    <w:rsid w:val="007F3ADD"/>
    <w:rsid w:val="00815B6D"/>
    <w:rsid w:val="0081685F"/>
    <w:rsid w:val="00835B01"/>
    <w:rsid w:val="008607CE"/>
    <w:rsid w:val="008C0B51"/>
    <w:rsid w:val="008F2696"/>
    <w:rsid w:val="00920CC8"/>
    <w:rsid w:val="009D4853"/>
    <w:rsid w:val="00A33D27"/>
    <w:rsid w:val="00A56535"/>
    <w:rsid w:val="00A772F9"/>
    <w:rsid w:val="00A84F9F"/>
    <w:rsid w:val="00AA37D0"/>
    <w:rsid w:val="00AB0E8F"/>
    <w:rsid w:val="00AE7146"/>
    <w:rsid w:val="00B10A4B"/>
    <w:rsid w:val="00B265D6"/>
    <w:rsid w:val="00B31269"/>
    <w:rsid w:val="00B55FDC"/>
    <w:rsid w:val="00B90758"/>
    <w:rsid w:val="00BE1DB0"/>
    <w:rsid w:val="00C169D7"/>
    <w:rsid w:val="00C239D3"/>
    <w:rsid w:val="00C264A2"/>
    <w:rsid w:val="00C409F4"/>
    <w:rsid w:val="00C57308"/>
    <w:rsid w:val="00C715CC"/>
    <w:rsid w:val="00D06BB2"/>
    <w:rsid w:val="00D42433"/>
    <w:rsid w:val="00D66FE9"/>
    <w:rsid w:val="00D84338"/>
    <w:rsid w:val="00DB509B"/>
    <w:rsid w:val="00DD7EBB"/>
    <w:rsid w:val="00E13A21"/>
    <w:rsid w:val="00E23613"/>
    <w:rsid w:val="00E61AFC"/>
    <w:rsid w:val="00E8283E"/>
    <w:rsid w:val="00E85ACD"/>
    <w:rsid w:val="00EB6109"/>
    <w:rsid w:val="00EE0507"/>
    <w:rsid w:val="00EE4FC8"/>
    <w:rsid w:val="00F0552B"/>
    <w:rsid w:val="00F63F11"/>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25903/7ek9%2D5m80" TargetMode="External"/><Relationship Id="rId39" Type="http://schemas.openxmlformats.org/officeDocument/2006/relationships/hyperlink" Target="https://doi.org/10.3389/fmars.2020.00282" TargetMode="External"/><Relationship Id="rId21" Type="http://schemas.openxmlformats.org/officeDocument/2006/relationships/hyperlink" Target="https://doi.org/10.1890/ES14-00292.1" TargetMode="External"/><Relationship Id="rId34" Type="http://schemas.openxmlformats.org/officeDocument/2006/relationships/hyperlink" Target="https://doi.org/10.1371/JOURNAL.PBIO.3000366" TargetMode="External"/><Relationship Id="rId42" Type="http://schemas.openxmlformats.org/officeDocument/2006/relationships/hyperlink" Target="https://doi.org/10.1007/S002279900250" TargetMode="External"/><Relationship Id="rId47" Type="http://schemas.openxmlformats.org/officeDocument/2006/relationships/hyperlink" Target="https://doi.org/10.1016/j.ecss.2023.108552" TargetMode="External"/><Relationship Id="rId50" Type="http://schemas.openxmlformats.org/officeDocument/2006/relationships/hyperlink" Target="https://doi.org/10.1007/S00338-015-1322-Y/METRICS" TargetMode="External"/><Relationship Id="rId55" Type="http://schemas.openxmlformats.org/officeDocument/2006/relationships/fontTable" Target="fontTable.xm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3389/FMARS.2021.664014/BIBTEX" TargetMode="External"/><Relationship Id="rId11" Type="http://schemas.microsoft.com/office/2018/08/relationships/commentsExtensible" Target="commentsExtensible.xml"/><Relationship Id="rId24" Type="http://schemas.openxmlformats.org/officeDocument/2006/relationships/hyperlink" Target="https://doi.org/10.1371/journal.pone.0063505" TargetMode="External"/><Relationship Id="rId32" Type="http://schemas.openxmlformats.org/officeDocument/2006/relationships/hyperlink" Target="https://doi.org/10.3354/ab00561" TargetMode="External"/><Relationship Id="rId37" Type="http://schemas.openxmlformats.org/officeDocument/2006/relationships/hyperlink" Target="https://doi.org/10.1007/s10452-025-10182-1" TargetMode="External"/><Relationship Id="rId40" Type="http://schemas.openxmlformats.org/officeDocument/2006/relationships/hyperlink" Target="https://doi.org/10.1371/journal.pone.0237374" TargetMode="External"/><Relationship Id="rId45" Type="http://schemas.openxmlformats.org/officeDocument/2006/relationships/hyperlink" Target="https://doi.org/10.3389/fmars.2020.00447" TargetMode="External"/><Relationship Id="rId53" Type="http://schemas.openxmlformats.org/officeDocument/2006/relationships/hyperlink" Target="https://doi.org/10.21105/joss.01686" TargetMode="External"/><Relationship Id="rId5" Type="http://schemas.openxmlformats.org/officeDocument/2006/relationships/footnotes" Target="footnotes.xml"/><Relationship Id="rId19" Type="http://schemas.openxmlformats.org/officeDocument/2006/relationships/hyperlink" Target="https://doi.org/10.14456/pmbcrb.2024.4"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18637/jss.v080.i01" TargetMode="External"/><Relationship Id="rId27" Type="http://schemas.openxmlformats.org/officeDocument/2006/relationships/hyperlink" Target="https://doi.org/10.13140/RG.2.2.10516.68487/1" TargetMode="External"/><Relationship Id="rId30" Type="http://schemas.openxmlformats.org/officeDocument/2006/relationships/hyperlink" Target="https://doi.org/10.1111/maec.12782" TargetMode="External"/><Relationship Id="rId35" Type="http://schemas.openxmlformats.org/officeDocument/2006/relationships/hyperlink" Target="https://ph02.tci-thaijo.org/index.php/RIST/article/view/193777" TargetMode="External"/><Relationship Id="rId43" Type="http://schemas.openxmlformats.org/officeDocument/2006/relationships/hyperlink" Target="https://doi.org/10.7755/FB.114.1.4" TargetMode="External"/><Relationship Id="rId48" Type="http://schemas.openxmlformats.org/officeDocument/2006/relationships/hyperlink" Target="https://doi.org/10.1016/j.marenvres.2013.05.012" TargetMode="External"/><Relationship Id="rId56"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1007/s11222-016-9696-4"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s://doi.org/10.1007/s00227-012-2039-x" TargetMode="External"/><Relationship Id="rId33" Type="http://schemas.openxmlformats.org/officeDocument/2006/relationships/hyperlink" Target="https://doi.org/10.1111/1365-2664.13748" TargetMode="External"/><Relationship Id="rId38" Type="http://schemas.openxmlformats.org/officeDocument/2006/relationships/hyperlink" Target="https://doi.org/10.1016/j.marenvres.2021.105505" TargetMode="External"/><Relationship Id="rId46" Type="http://schemas.openxmlformats.org/officeDocument/2006/relationships/hyperlink" Target="https://doi.org/10.1017/S0025315422001011" TargetMode="External"/><Relationship Id="rId20" Type="http://schemas.openxmlformats.org/officeDocument/2006/relationships/hyperlink" Target="https://www.int-res.com/articles/meps/15/m015p265.pdf" TargetMode="External"/><Relationship Id="rId41" Type="http://schemas.openxmlformats.org/officeDocument/2006/relationships/hyperlink" Target="https://doi.org/10.1093/BIOSCI/BIAD084"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3354/meps14377" TargetMode="External"/><Relationship Id="rId28" Type="http://schemas.openxmlformats.org/officeDocument/2006/relationships/hyperlink" Target="https://doi.org/10.1002/lno.12431" TargetMode="External"/><Relationship Id="rId36" Type="http://schemas.openxmlformats.org/officeDocument/2006/relationships/hyperlink" Target="https://doi.org/10.1111/1365-2664.14053" TargetMode="External"/><Relationship Id="rId49" Type="http://schemas.openxmlformats.org/officeDocument/2006/relationships/hyperlink" Target="https://doi.org/10.1080/19425120.2017.1282897" TargetMode="External"/><Relationship Id="rId57"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s://sedarweb.org/documents/sedar-74-rd09-a-comparison-of-fish-assemblages-according-to-artificial-reef-attributes-and-seasons-in-the-northern-gulf-of-mexico/" TargetMode="External"/><Relationship Id="rId44" Type="http://schemas.openxmlformats.org/officeDocument/2006/relationships/hyperlink" Target="https://doi.org/10.1093/icesjms/fsae075" TargetMode="External"/><Relationship Id="rId52"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41</Pages>
  <Words>10264</Words>
  <Characters>58505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3</cp:revision>
  <cp:lastPrinted>2025-08-14T09:20:00Z</cp:lastPrinted>
  <dcterms:created xsi:type="dcterms:W3CDTF">2025-10-09T03:09:00Z</dcterms:created>
  <dcterms:modified xsi:type="dcterms:W3CDTF">2025-10-09T06:32:00Z</dcterms:modified>
</cp:coreProperties>
</file>